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F37300" w14:textId="77777777" w:rsidR="003F5C08" w:rsidRPr="00F4270D" w:rsidRDefault="00C56C4D" w:rsidP="00EC10D8">
      <w:pPr>
        <w:jc w:val="left"/>
        <w:rPr>
          <w:rFonts w:asciiTheme="minorEastAsia" w:eastAsiaTheme="minorEastAsia" w:hAnsiTheme="minorEastAsia"/>
          <w:sz w:val="32"/>
        </w:rPr>
      </w:pPr>
      <w:r w:rsidRPr="00F4270D">
        <w:rPr>
          <w:rFonts w:asciiTheme="minorEastAsia" w:eastAsiaTheme="minorEastAsia" w:hAnsiTheme="minorEastAsia"/>
          <w:noProof/>
          <w:sz w:val="32"/>
        </w:rPr>
        <w:drawing>
          <wp:inline distT="0" distB="0" distL="0" distR="0" wp14:anchorId="05E47A24" wp14:editId="292E6DC7">
            <wp:extent cx="1047750" cy="323850"/>
            <wp:effectExtent l="0" t="0" r="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F9C44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5D6AD1AA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65FA555A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4FA93B6E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2A59CDB8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5235CEC1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7549A3D1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251E83BC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1EB0920D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76DFAC86" w14:textId="77777777" w:rsidR="003F5C08" w:rsidRPr="00F4270D" w:rsidRDefault="00163A82" w:rsidP="00D96449">
      <w:pPr>
        <w:tabs>
          <w:tab w:val="left" w:pos="1620"/>
        </w:tabs>
        <w:jc w:val="right"/>
        <w:rPr>
          <w:rFonts w:asciiTheme="minorEastAsia" w:eastAsiaTheme="minorEastAsia" w:hAnsiTheme="minorEastAsia"/>
          <w:sz w:val="32"/>
        </w:rPr>
      </w:pPr>
      <w:r w:rsidRPr="00F4270D">
        <w:rPr>
          <w:rFonts w:asciiTheme="minorEastAsia" w:eastAsiaTheme="minorEastAsia" w:hAnsiTheme="minor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3635B2" wp14:editId="3BB6D5AA">
                <wp:simplePos x="0" y="0"/>
                <wp:positionH relativeFrom="column">
                  <wp:posOffset>828675</wp:posOffset>
                </wp:positionH>
                <wp:positionV relativeFrom="paragraph">
                  <wp:posOffset>273685</wp:posOffset>
                </wp:positionV>
                <wp:extent cx="5090102" cy="662947"/>
                <wp:effectExtent l="0" t="0" r="0" b="3810"/>
                <wp:wrapNone/>
                <wp:docPr id="42" name="그룹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0102" cy="662947"/>
                          <a:chOff x="-1032452" y="0"/>
                          <a:chExt cx="5090102" cy="662947"/>
                        </a:xfrm>
                      </wpg:grpSpPr>
                      <wps:wsp>
                        <wps:cNvPr id="36" name="Text Box 8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-1032452" y="57103"/>
                            <a:ext cx="3620769" cy="60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7790D0" w14:textId="6A434EE1" w:rsidR="00B54A2D" w:rsidRDefault="00B54A2D" w:rsidP="00562B48">
                              <w:pPr>
                                <w:pStyle w:val="af3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</w:pP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[주문/배송] 서비스 정책서</w:t>
                              </w:r>
                            </w:p>
                            <w:p w14:paraId="07FB71BA" w14:textId="77777777" w:rsidR="00B54A2D" w:rsidRPr="00B47F04" w:rsidRDefault="00B54A2D" w:rsidP="00562B48">
                              <w:pPr>
                                <w:pStyle w:val="af3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47F04">
                                <w:rPr>
                                  <w:rFonts w:ascii="맑은 고딕" w:eastAsia="맑은 고딕" w:hAnsi="맑은 고딕" w:cs="Arial" w:hint="eastAsia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3TOP Project Management Methodology</w:t>
                              </w:r>
                            </w:p>
                          </w:txbxContent>
                        </wps:txbx>
                        <wps:bodyPr wrap="square" lIns="91440" tIns="118800" rIns="91440" bIns="45720" anchor="t" upright="1">
                          <a:spAutoFit/>
                        </wps:bodyPr>
                      </wps:wsp>
                      <wps:wsp>
                        <wps:cNvPr id="35" name="Line 7">
                          <a:extLst/>
                        </wps:cNvPr>
                        <wps:cNvCnPr/>
                        <wps:spPr bwMode="auto">
                          <a:xfrm>
                            <a:off x="2647950" y="161925"/>
                            <a:ext cx="0" cy="43815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36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2733675" y="0"/>
                            <a:ext cx="13239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9006B" w14:textId="7624520F" w:rsidR="00B54A2D" w:rsidRPr="00562B48" w:rsidRDefault="00B54A2D" w:rsidP="009F3998">
                              <w:pPr>
                                <w:pStyle w:val="af3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562B48"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v</w:t>
                              </w:r>
                              <w:r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0.</w:t>
                              </w:r>
                              <w:r w:rsidR="00EF2A1C">
                                <w:rPr>
                                  <w:rFonts w:ascii="맑은 고딕" w:eastAsia="맑은 고딕" w:hAnsi="맑은 고딕" w:cstheme="minorBidi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8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wrap="square" lIns="73152" tIns="0" rIns="0" bIns="0" anchor="t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3635B2" id="그룹 42" o:spid="_x0000_s1026" style="position:absolute;left:0;text-align:left;margin-left:65.25pt;margin-top:21.55pt;width:400.8pt;height:52.2pt;z-index:251659264;mso-width-relative:margin" coordorigin="-10324" coordsize="50901,6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-10324;top:571;width:36207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" filled="f" stroked="f">
                  <v:textbox style="mso-fit-shape-to-text:t" inset=",3.3mm">
                    <w:txbxContent>
                      <w:p w14:paraId="6A7790D0" w14:textId="6A434EE1" w:rsidR="00B54A2D" w:rsidRDefault="00B54A2D" w:rsidP="00562B48">
                        <w:pPr>
                          <w:pStyle w:val="af3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</w:pP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[주문/배송] 서비스 정책서</w:t>
                        </w:r>
                      </w:p>
                      <w:p w14:paraId="07FB71BA" w14:textId="77777777" w:rsidR="00B54A2D" w:rsidRPr="00B47F04" w:rsidRDefault="00B54A2D" w:rsidP="00562B48">
                        <w:pPr>
                          <w:pStyle w:val="af3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  <w:rPr>
                            <w:sz w:val="20"/>
                            <w:szCs w:val="20"/>
                          </w:rPr>
                        </w:pPr>
                        <w:r w:rsidRPr="00B47F04">
                          <w:rPr>
                            <w:rFonts w:ascii="맑은 고딕" w:eastAsia="맑은 고딕" w:hAnsi="맑은 고딕" w:cs="Arial" w:hint="eastAsia"/>
                            <w:color w:val="000000"/>
                            <w:kern w:val="24"/>
                            <w:sz w:val="20"/>
                            <w:szCs w:val="20"/>
                          </w:rPr>
                          <w:t>3TOP Project Management Methodology</w:t>
                        </w:r>
                      </w:p>
                    </w:txbxContent>
                  </v:textbox>
                </v:shape>
                <v:line id="Line 7" o:spid="_x0000_s1028" style="position:absolute;visibility:visible;mso-wrap-style:square" from="26479,1619" to="26479,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" strokeweight="4.5pt"/>
                <v:shape id="Text Box 36" o:spid="_x0000_s1029" type="#_x0000_t202" style="position:absolute;left:27336;width:13240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" filled="f" stroked="f">
                  <v:textbox inset="5.76pt,0,0,0">
                    <w:txbxContent>
                      <w:p w14:paraId="3709006B" w14:textId="7624520F" w:rsidR="00B54A2D" w:rsidRPr="00562B48" w:rsidRDefault="00B54A2D" w:rsidP="009F3998">
                        <w:pPr>
                          <w:pStyle w:val="af3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72"/>
                            <w:szCs w:val="72"/>
                          </w:rPr>
                        </w:pPr>
                        <w:r w:rsidRPr="00562B48"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v</w:t>
                        </w:r>
                        <w:r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0.</w:t>
                        </w:r>
                        <w:r w:rsidR="00EF2A1C">
                          <w:rPr>
                            <w:rFonts w:ascii="맑은 고딕" w:eastAsia="맑은 고딕" w:hAnsi="맑은 고딕" w:cstheme="minorBidi"/>
                            <w:color w:val="808080"/>
                            <w:kern w:val="24"/>
                            <w:sz w:val="72"/>
                            <w:szCs w:val="72"/>
                          </w:rPr>
                          <w:t>8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</v:group>
            </w:pict>
          </mc:Fallback>
        </mc:AlternateContent>
      </w:r>
    </w:p>
    <w:p w14:paraId="7DEA8C88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 w:cs="HY헤드라인M"/>
          <w:b/>
          <w:bCs/>
          <w:color w:val="333399"/>
          <w:sz w:val="36"/>
          <w:szCs w:val="36"/>
          <w:lang w:val="ko-KR"/>
        </w:rPr>
      </w:pPr>
    </w:p>
    <w:p w14:paraId="2A1E475A" w14:textId="77777777" w:rsidR="003F5C08" w:rsidRPr="00F4270D" w:rsidRDefault="003F5C08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66A40A9B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3E37BE04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7B8173E5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30480D3B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57305FC8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75D76334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6305C324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6F1C22A7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256A540F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7B2792CC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  <w:sz w:val="28"/>
        </w:rPr>
      </w:pPr>
    </w:p>
    <w:tbl>
      <w:tblPr>
        <w:tblW w:w="75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894"/>
        <w:gridCol w:w="1894"/>
        <w:gridCol w:w="1894"/>
      </w:tblGrid>
      <w:tr w:rsidR="00EB6854" w:rsidRPr="00F4270D" w14:paraId="7F1D0165" w14:textId="77777777" w:rsidTr="004F5A6D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383783A9" w14:textId="77777777" w:rsidR="00EB6854" w:rsidRPr="00F4270D" w:rsidRDefault="00EB6854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프로젝트</w:t>
            </w:r>
          </w:p>
        </w:tc>
        <w:tc>
          <w:tcPr>
            <w:tcW w:w="5682" w:type="dxa"/>
            <w:gridSpan w:val="3"/>
            <w:vAlign w:val="center"/>
          </w:tcPr>
          <w:p w14:paraId="44C2C56F" w14:textId="77777777" w:rsidR="00EB6854" w:rsidRPr="00F4270D" w:rsidRDefault="00EB6854" w:rsidP="00AE2D8B">
            <w:pPr>
              <w:wordWrap w:val="0"/>
              <w:autoSpaceDE w:val="0"/>
              <w:autoSpaceDN w:val="0"/>
              <w:jc w:val="left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A</w:t>
            </w:r>
            <w:r w:rsidRPr="00F4270D">
              <w:rPr>
                <w:rFonts w:asciiTheme="minorEastAsia" w:eastAsiaTheme="minorEastAsia" w:hAnsiTheme="minorEastAsia"/>
              </w:rPr>
              <w:t xml:space="preserve">BC-MART </w:t>
            </w:r>
            <w:r w:rsidRPr="00F4270D">
              <w:rPr>
                <w:rFonts w:asciiTheme="minorEastAsia" w:eastAsiaTheme="minorEastAsia" w:hAnsiTheme="minorEastAsia" w:hint="eastAsia"/>
              </w:rPr>
              <w:t xml:space="preserve">온라인 쇼핑몰 </w:t>
            </w:r>
            <w:r w:rsidRPr="00F4270D">
              <w:rPr>
                <w:rFonts w:asciiTheme="minorEastAsia" w:eastAsiaTheme="minorEastAsia" w:hAnsiTheme="minorEastAsia"/>
              </w:rPr>
              <w:t xml:space="preserve">2.0 </w:t>
            </w:r>
            <w:r w:rsidRPr="00F4270D">
              <w:rPr>
                <w:rFonts w:asciiTheme="minorEastAsia" w:eastAsiaTheme="minorEastAsia" w:hAnsiTheme="minorEastAsia" w:hint="eastAsia"/>
              </w:rPr>
              <w:t>구축</w:t>
            </w:r>
          </w:p>
        </w:tc>
      </w:tr>
      <w:tr w:rsidR="00D96449" w:rsidRPr="00F4270D" w14:paraId="1A0D44C8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16CB8A3D" w14:textId="77777777"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작성자</w:t>
            </w:r>
          </w:p>
        </w:tc>
        <w:tc>
          <w:tcPr>
            <w:tcW w:w="1894" w:type="dxa"/>
            <w:vAlign w:val="center"/>
          </w:tcPr>
          <w:p w14:paraId="1982F418" w14:textId="3A54EF2B" w:rsidR="00D96449" w:rsidRPr="00F4270D" w:rsidRDefault="008D0ACF" w:rsidP="00015D19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신진아,윤예지</w:t>
            </w:r>
          </w:p>
        </w:tc>
        <w:tc>
          <w:tcPr>
            <w:tcW w:w="1894" w:type="dxa"/>
            <w:shd w:val="clear" w:color="auto" w:fill="E6E6E6"/>
            <w:vAlign w:val="center"/>
          </w:tcPr>
          <w:p w14:paraId="4FDAFD75" w14:textId="77777777"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작성일</w:t>
            </w:r>
          </w:p>
        </w:tc>
        <w:tc>
          <w:tcPr>
            <w:tcW w:w="1894" w:type="dxa"/>
            <w:vAlign w:val="center"/>
          </w:tcPr>
          <w:p w14:paraId="1F3A48F3" w14:textId="2906DC52" w:rsidR="00D96449" w:rsidRPr="00F4270D" w:rsidRDefault="00D30A69" w:rsidP="007E5D4B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20</w:t>
            </w:r>
            <w:r w:rsidR="00C32CA6" w:rsidRPr="00F4270D">
              <w:rPr>
                <w:rFonts w:asciiTheme="minorEastAsia" w:eastAsiaTheme="minorEastAsia" w:hAnsiTheme="minorEastAsia" w:hint="eastAsia"/>
              </w:rPr>
              <w:t>1</w:t>
            </w:r>
            <w:r w:rsidR="007E5D4B">
              <w:rPr>
                <w:rFonts w:asciiTheme="minorEastAsia" w:eastAsiaTheme="minorEastAsia" w:hAnsiTheme="minorEastAsia"/>
              </w:rPr>
              <w:t>9</w:t>
            </w:r>
            <w:r w:rsidR="008435D0" w:rsidRPr="00F4270D">
              <w:rPr>
                <w:rFonts w:asciiTheme="minorEastAsia" w:eastAsiaTheme="minorEastAsia" w:hAnsiTheme="minorEastAsia" w:hint="eastAsia"/>
              </w:rPr>
              <w:t>-</w:t>
            </w:r>
            <w:r w:rsidR="00015D19" w:rsidRPr="00F4270D">
              <w:rPr>
                <w:rFonts w:asciiTheme="minorEastAsia" w:eastAsiaTheme="minorEastAsia" w:hAnsiTheme="minorEastAsia" w:hint="eastAsia"/>
              </w:rPr>
              <w:t>0</w:t>
            </w:r>
            <w:r w:rsidR="007E5D4B">
              <w:rPr>
                <w:rFonts w:asciiTheme="minorEastAsia" w:eastAsiaTheme="minorEastAsia" w:hAnsiTheme="minorEastAsia"/>
              </w:rPr>
              <w:t>4</w:t>
            </w:r>
            <w:r w:rsidR="008435D0" w:rsidRPr="00F4270D">
              <w:rPr>
                <w:rFonts w:asciiTheme="minorEastAsia" w:eastAsiaTheme="minorEastAsia" w:hAnsiTheme="minorEastAsia" w:hint="eastAsia"/>
              </w:rPr>
              <w:t>-</w:t>
            </w:r>
            <w:r w:rsidR="00EF2A1C">
              <w:rPr>
                <w:rFonts w:asciiTheme="minorEastAsia" w:eastAsiaTheme="minorEastAsia" w:hAnsiTheme="minorEastAsia"/>
              </w:rPr>
              <w:t>26</w:t>
            </w:r>
          </w:p>
        </w:tc>
      </w:tr>
      <w:tr w:rsidR="00D96449" w:rsidRPr="00F4270D" w14:paraId="77DBDEE5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0A147078" w14:textId="77777777"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smartTag w:uri="urn:schemas-microsoft-com:office:smarttags" w:element="PersonName">
              <w:r w:rsidRPr="00F4270D">
                <w:rPr>
                  <w:rFonts w:asciiTheme="minorEastAsia" w:eastAsiaTheme="minorEastAsia" w:hAnsiTheme="minorEastAsia" w:hint="eastAsia"/>
                </w:rPr>
                <w:t>승인자</w:t>
              </w:r>
            </w:smartTag>
          </w:p>
        </w:tc>
        <w:tc>
          <w:tcPr>
            <w:tcW w:w="1894" w:type="dxa"/>
            <w:vAlign w:val="center"/>
          </w:tcPr>
          <w:p w14:paraId="4D2B6DD4" w14:textId="77777777"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94" w:type="dxa"/>
            <w:shd w:val="clear" w:color="auto" w:fill="E6E6E6"/>
            <w:vAlign w:val="center"/>
          </w:tcPr>
          <w:p w14:paraId="16214DBD" w14:textId="77777777"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승인일</w:t>
            </w:r>
          </w:p>
        </w:tc>
        <w:tc>
          <w:tcPr>
            <w:tcW w:w="1894" w:type="dxa"/>
            <w:vAlign w:val="center"/>
          </w:tcPr>
          <w:p w14:paraId="16AFF878" w14:textId="77777777"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4902E616" w14:textId="77777777" w:rsidR="003F5C08" w:rsidRPr="00F4270D" w:rsidRDefault="003F5C08">
      <w:pPr>
        <w:pStyle w:val="ab"/>
        <w:spacing w:before="240"/>
        <w:jc w:val="right"/>
        <w:rPr>
          <w:rFonts w:asciiTheme="minorEastAsia" w:eastAsiaTheme="minorEastAsia" w:hAnsiTheme="minorEastAsia"/>
          <w:b/>
          <w:sz w:val="48"/>
        </w:rPr>
      </w:pPr>
    </w:p>
    <w:p w14:paraId="0F41AD3E" w14:textId="77777777" w:rsidR="003F5C08" w:rsidRPr="00F4270D" w:rsidRDefault="003F5C08">
      <w:pPr>
        <w:pStyle w:val="ac"/>
        <w:jc w:val="right"/>
        <w:rPr>
          <w:rFonts w:asciiTheme="minorEastAsia" w:eastAsiaTheme="minorEastAsia" w:hAnsiTheme="minorEastAsia"/>
        </w:rPr>
        <w:sectPr w:rsidR="003F5C08" w:rsidRPr="00F4270D">
          <w:headerReference w:type="default" r:id="rId8"/>
          <w:footerReference w:type="even" r:id="rId9"/>
          <w:footerReference w:type="default" r:id="rId10"/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659FCF6E" w14:textId="77777777" w:rsidR="004F5A6D" w:rsidRPr="00F4270D" w:rsidRDefault="004F5A6D" w:rsidP="004F5A6D">
      <w:pPr>
        <w:spacing w:line="440" w:lineRule="exact"/>
        <w:jc w:val="center"/>
        <w:rPr>
          <w:rFonts w:asciiTheme="minorEastAsia" w:eastAsiaTheme="minorEastAsia" w:hAnsiTheme="minorEastAsia" w:cs="Arial"/>
          <w:b/>
          <w:color w:val="000000" w:themeColor="text1"/>
          <w:sz w:val="28"/>
          <w:szCs w:val="22"/>
        </w:rPr>
      </w:pPr>
      <w:r w:rsidRPr="00F4270D">
        <w:rPr>
          <w:rFonts w:asciiTheme="minorEastAsia" w:eastAsiaTheme="minorEastAsia" w:hAnsiTheme="minorEastAsia" w:cs="Arial"/>
          <w:b/>
          <w:color w:val="000000" w:themeColor="text1"/>
          <w:sz w:val="28"/>
          <w:szCs w:val="22"/>
        </w:rPr>
        <w:lastRenderedPageBreak/>
        <w:t>Revision History</w:t>
      </w:r>
    </w:p>
    <w:p w14:paraId="3EE599BC" w14:textId="56315409" w:rsidR="004F5A6D" w:rsidRDefault="004F5A6D" w:rsidP="004F5A6D">
      <w:pPr>
        <w:spacing w:line="44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28"/>
          <w:szCs w:val="22"/>
        </w:rPr>
      </w:pPr>
    </w:p>
    <w:p w14:paraId="3D71C951" w14:textId="77777777" w:rsidR="008D0ACF" w:rsidRPr="00F4270D" w:rsidRDefault="008D0ACF" w:rsidP="004F5A6D">
      <w:pPr>
        <w:spacing w:line="44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28"/>
          <w:szCs w:val="22"/>
        </w:rPr>
      </w:pPr>
    </w:p>
    <w:tbl>
      <w:tblPr>
        <w:tblStyle w:val="a9"/>
        <w:tblW w:w="9493" w:type="dxa"/>
        <w:tblLayout w:type="fixed"/>
        <w:tblLook w:val="04A0" w:firstRow="1" w:lastRow="0" w:firstColumn="1" w:lastColumn="0" w:noHBand="0" w:noVBand="1"/>
      </w:tblPr>
      <w:tblGrid>
        <w:gridCol w:w="567"/>
        <w:gridCol w:w="962"/>
        <w:gridCol w:w="1417"/>
        <w:gridCol w:w="3570"/>
        <w:gridCol w:w="1843"/>
        <w:gridCol w:w="1134"/>
      </w:tblGrid>
      <w:tr w:rsidR="006C605D" w:rsidRPr="00F4270D" w14:paraId="575251D8" w14:textId="77777777" w:rsidTr="006C605D">
        <w:trPr>
          <w:trHeight w:val="391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94794EC" w14:textId="225AA8F8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No</w:t>
            </w:r>
          </w:p>
        </w:tc>
        <w:tc>
          <w:tcPr>
            <w:tcW w:w="962" w:type="dxa"/>
            <w:shd w:val="clear" w:color="auto" w:fill="D9D9D9" w:themeFill="background1" w:themeFillShade="D9"/>
            <w:vAlign w:val="center"/>
          </w:tcPr>
          <w:p w14:paraId="1A28CA20" w14:textId="2468EB03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버전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9DEDD6E" w14:textId="46219E2E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날짜</w:t>
            </w:r>
          </w:p>
        </w:tc>
        <w:tc>
          <w:tcPr>
            <w:tcW w:w="3570" w:type="dxa"/>
            <w:shd w:val="clear" w:color="auto" w:fill="D9D9D9" w:themeFill="background1" w:themeFillShade="D9"/>
            <w:vAlign w:val="center"/>
          </w:tcPr>
          <w:p w14:paraId="65E19A74" w14:textId="241FA04D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페이지 및 내용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AEF37A6" w14:textId="24DD14B2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작성자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36972C" w14:textId="6B738BA3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승인자</w:t>
            </w:r>
          </w:p>
        </w:tc>
      </w:tr>
      <w:tr w:rsidR="006C605D" w:rsidRPr="00F4270D" w14:paraId="464C29C4" w14:textId="77777777" w:rsidTr="006C605D">
        <w:tc>
          <w:tcPr>
            <w:tcW w:w="567" w:type="dxa"/>
            <w:vAlign w:val="center"/>
          </w:tcPr>
          <w:p w14:paraId="0C1AA3AA" w14:textId="63BC7354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1</w:t>
            </w:r>
          </w:p>
        </w:tc>
        <w:tc>
          <w:tcPr>
            <w:tcW w:w="962" w:type="dxa"/>
            <w:vAlign w:val="center"/>
          </w:tcPr>
          <w:p w14:paraId="75055C37" w14:textId="6974B3F2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0.1</w:t>
            </w:r>
          </w:p>
        </w:tc>
        <w:tc>
          <w:tcPr>
            <w:tcW w:w="1417" w:type="dxa"/>
            <w:vAlign w:val="center"/>
          </w:tcPr>
          <w:p w14:paraId="69AF914E" w14:textId="76EF4E90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2018.10.01</w:t>
            </w:r>
          </w:p>
        </w:tc>
        <w:tc>
          <w:tcPr>
            <w:tcW w:w="3570" w:type="dxa"/>
          </w:tcPr>
          <w:p w14:paraId="0F6649C3" w14:textId="55A5EB57" w:rsidR="006C605D" w:rsidRPr="00F4270D" w:rsidRDefault="006C605D" w:rsidP="006C605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신규작성</w:t>
            </w:r>
          </w:p>
        </w:tc>
        <w:tc>
          <w:tcPr>
            <w:tcW w:w="1843" w:type="dxa"/>
            <w:vAlign w:val="center"/>
          </w:tcPr>
          <w:p w14:paraId="62286AF2" w14:textId="59423A5A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윤예지</w:t>
            </w:r>
          </w:p>
        </w:tc>
        <w:tc>
          <w:tcPr>
            <w:tcW w:w="1134" w:type="dxa"/>
          </w:tcPr>
          <w:p w14:paraId="439BAD17" w14:textId="77777777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6C605D" w:rsidRPr="00F4270D" w14:paraId="05345F7D" w14:textId="77777777" w:rsidTr="006C605D">
        <w:tc>
          <w:tcPr>
            <w:tcW w:w="567" w:type="dxa"/>
            <w:vAlign w:val="center"/>
          </w:tcPr>
          <w:p w14:paraId="72EB18F2" w14:textId="1D423631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</w:t>
            </w:r>
          </w:p>
        </w:tc>
        <w:tc>
          <w:tcPr>
            <w:tcW w:w="962" w:type="dxa"/>
            <w:vAlign w:val="center"/>
          </w:tcPr>
          <w:p w14:paraId="4028E676" w14:textId="2B849841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0.2</w:t>
            </w:r>
          </w:p>
        </w:tc>
        <w:tc>
          <w:tcPr>
            <w:tcW w:w="1417" w:type="dxa"/>
            <w:vAlign w:val="center"/>
          </w:tcPr>
          <w:p w14:paraId="7C1E2218" w14:textId="138D8FEB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2018.10.12</w:t>
            </w:r>
          </w:p>
        </w:tc>
        <w:tc>
          <w:tcPr>
            <w:tcW w:w="3570" w:type="dxa"/>
          </w:tcPr>
          <w:p w14:paraId="2B0EDBC5" w14:textId="38D6F6A6" w:rsidR="006C605D" w:rsidRPr="00EA6218" w:rsidRDefault="006C605D" w:rsidP="006C605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문서 업데이트</w:t>
            </w:r>
          </w:p>
        </w:tc>
        <w:tc>
          <w:tcPr>
            <w:tcW w:w="1843" w:type="dxa"/>
            <w:vAlign w:val="center"/>
          </w:tcPr>
          <w:p w14:paraId="7411E184" w14:textId="29C114B3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윤예지</w:t>
            </w:r>
          </w:p>
        </w:tc>
        <w:tc>
          <w:tcPr>
            <w:tcW w:w="1134" w:type="dxa"/>
          </w:tcPr>
          <w:p w14:paraId="6D0573B2" w14:textId="77777777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6C605D" w:rsidRPr="00F4270D" w14:paraId="2E6C35D7" w14:textId="77777777" w:rsidTr="006C605D">
        <w:tc>
          <w:tcPr>
            <w:tcW w:w="567" w:type="dxa"/>
            <w:vAlign w:val="center"/>
          </w:tcPr>
          <w:p w14:paraId="45400092" w14:textId="1937CBF5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3</w:t>
            </w:r>
          </w:p>
        </w:tc>
        <w:tc>
          <w:tcPr>
            <w:tcW w:w="962" w:type="dxa"/>
            <w:vAlign w:val="center"/>
          </w:tcPr>
          <w:p w14:paraId="4362C9CA" w14:textId="7FA441AC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0.3</w:t>
            </w:r>
          </w:p>
        </w:tc>
        <w:tc>
          <w:tcPr>
            <w:tcW w:w="1417" w:type="dxa"/>
            <w:vAlign w:val="center"/>
          </w:tcPr>
          <w:p w14:paraId="3FE421AD" w14:textId="45EC14CD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2018.10.15</w:t>
            </w:r>
          </w:p>
        </w:tc>
        <w:tc>
          <w:tcPr>
            <w:tcW w:w="3570" w:type="dxa"/>
          </w:tcPr>
          <w:p w14:paraId="2DECB4C7" w14:textId="0CE6DF75" w:rsidR="006C605D" w:rsidRPr="00EA6218" w:rsidRDefault="006C605D" w:rsidP="006C605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문서 업데이트 </w:t>
            </w:r>
          </w:p>
        </w:tc>
        <w:tc>
          <w:tcPr>
            <w:tcW w:w="1843" w:type="dxa"/>
            <w:vAlign w:val="center"/>
          </w:tcPr>
          <w:p w14:paraId="6CE00258" w14:textId="10173CF6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윤예지</w:t>
            </w:r>
          </w:p>
        </w:tc>
        <w:tc>
          <w:tcPr>
            <w:tcW w:w="1134" w:type="dxa"/>
          </w:tcPr>
          <w:p w14:paraId="68C6D1D1" w14:textId="77777777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6C605D" w:rsidRPr="00F4270D" w14:paraId="0E3A8765" w14:textId="77777777" w:rsidTr="006C605D">
        <w:tc>
          <w:tcPr>
            <w:tcW w:w="567" w:type="dxa"/>
            <w:vAlign w:val="center"/>
          </w:tcPr>
          <w:p w14:paraId="085A36B3" w14:textId="646C23E6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4</w:t>
            </w:r>
          </w:p>
        </w:tc>
        <w:tc>
          <w:tcPr>
            <w:tcW w:w="962" w:type="dxa"/>
            <w:vAlign w:val="center"/>
          </w:tcPr>
          <w:p w14:paraId="07F13058" w14:textId="2F03F147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0.4</w:t>
            </w:r>
          </w:p>
        </w:tc>
        <w:tc>
          <w:tcPr>
            <w:tcW w:w="1417" w:type="dxa"/>
            <w:vAlign w:val="center"/>
          </w:tcPr>
          <w:p w14:paraId="4AD8661A" w14:textId="4F8EFFA7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2018.10.23</w:t>
            </w:r>
          </w:p>
        </w:tc>
        <w:tc>
          <w:tcPr>
            <w:tcW w:w="3570" w:type="dxa"/>
          </w:tcPr>
          <w:p w14:paraId="6AD1CDE2" w14:textId="3BF288E7" w:rsidR="006C605D" w:rsidRPr="00EA6218" w:rsidRDefault="006C605D" w:rsidP="006C605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이메일,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알림톡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 발송 내용 추가</w:t>
            </w:r>
          </w:p>
        </w:tc>
        <w:tc>
          <w:tcPr>
            <w:tcW w:w="1843" w:type="dxa"/>
            <w:vAlign w:val="center"/>
          </w:tcPr>
          <w:p w14:paraId="0DD43A29" w14:textId="627ADA96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윤예지</w:t>
            </w:r>
          </w:p>
        </w:tc>
        <w:tc>
          <w:tcPr>
            <w:tcW w:w="1134" w:type="dxa"/>
          </w:tcPr>
          <w:p w14:paraId="21C7EF78" w14:textId="77777777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6C605D" w:rsidRPr="00F4270D" w14:paraId="4F395C6C" w14:textId="77777777" w:rsidTr="006C605D">
        <w:tc>
          <w:tcPr>
            <w:tcW w:w="567" w:type="dxa"/>
            <w:vAlign w:val="center"/>
          </w:tcPr>
          <w:p w14:paraId="7668D507" w14:textId="6243EBBD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5</w:t>
            </w:r>
          </w:p>
        </w:tc>
        <w:tc>
          <w:tcPr>
            <w:tcW w:w="962" w:type="dxa"/>
            <w:vAlign w:val="center"/>
          </w:tcPr>
          <w:p w14:paraId="2EC1553F" w14:textId="7B963D93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0.5</w:t>
            </w:r>
          </w:p>
        </w:tc>
        <w:tc>
          <w:tcPr>
            <w:tcW w:w="1417" w:type="dxa"/>
            <w:vAlign w:val="center"/>
          </w:tcPr>
          <w:p w14:paraId="49F01459" w14:textId="3691FD9F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2018.10.24</w:t>
            </w:r>
          </w:p>
        </w:tc>
        <w:tc>
          <w:tcPr>
            <w:tcW w:w="3570" w:type="dxa"/>
          </w:tcPr>
          <w:p w14:paraId="1A497898" w14:textId="19BB8B10" w:rsidR="006C605D" w:rsidRPr="00EA6218" w:rsidRDefault="006C605D" w:rsidP="006C605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Depth 조정</w:t>
            </w:r>
          </w:p>
        </w:tc>
        <w:tc>
          <w:tcPr>
            <w:tcW w:w="1843" w:type="dxa"/>
            <w:vAlign w:val="center"/>
          </w:tcPr>
          <w:p w14:paraId="0FA42607" w14:textId="4AD2B788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곽효주</w:t>
            </w:r>
            <w:proofErr w:type="spellEnd"/>
          </w:p>
        </w:tc>
        <w:tc>
          <w:tcPr>
            <w:tcW w:w="1134" w:type="dxa"/>
          </w:tcPr>
          <w:p w14:paraId="2753A6F9" w14:textId="77777777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6C605D" w:rsidRPr="00F4270D" w14:paraId="54FF383F" w14:textId="77777777" w:rsidTr="006C605D">
        <w:tc>
          <w:tcPr>
            <w:tcW w:w="567" w:type="dxa"/>
            <w:vAlign w:val="center"/>
          </w:tcPr>
          <w:p w14:paraId="669B7D63" w14:textId="41853D62" w:rsidR="006C605D" w:rsidRPr="00F4270D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6</w:t>
            </w:r>
          </w:p>
        </w:tc>
        <w:tc>
          <w:tcPr>
            <w:tcW w:w="962" w:type="dxa"/>
            <w:vAlign w:val="center"/>
          </w:tcPr>
          <w:p w14:paraId="76263D37" w14:textId="44794C0F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0.6</w:t>
            </w:r>
          </w:p>
        </w:tc>
        <w:tc>
          <w:tcPr>
            <w:tcW w:w="1417" w:type="dxa"/>
            <w:vAlign w:val="center"/>
          </w:tcPr>
          <w:p w14:paraId="340769A8" w14:textId="0A47A1E7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201</w:t>
            </w:r>
            <w:r w:rsidR="00F65DE4">
              <w:rPr>
                <w:rFonts w:asciiTheme="minorEastAsia" w:eastAsiaTheme="minorEastAsia" w:hAnsiTheme="minorEastAsia"/>
                <w:color w:val="000000" w:themeColor="text1"/>
              </w:rPr>
              <w:t>9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.04.02</w:t>
            </w:r>
          </w:p>
        </w:tc>
        <w:tc>
          <w:tcPr>
            <w:tcW w:w="3570" w:type="dxa"/>
          </w:tcPr>
          <w:p w14:paraId="1B6D237B" w14:textId="05084581" w:rsidR="006C605D" w:rsidRPr="00EA6218" w:rsidRDefault="006C605D" w:rsidP="006C605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주문, 배송 내용 추가</w:t>
            </w:r>
          </w:p>
        </w:tc>
        <w:tc>
          <w:tcPr>
            <w:tcW w:w="1843" w:type="dxa"/>
            <w:vAlign w:val="center"/>
          </w:tcPr>
          <w:p w14:paraId="44F6EA2B" w14:textId="295F07E2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신진아, 윤예지</w:t>
            </w:r>
          </w:p>
        </w:tc>
        <w:tc>
          <w:tcPr>
            <w:tcW w:w="1134" w:type="dxa"/>
          </w:tcPr>
          <w:p w14:paraId="4F824E35" w14:textId="77777777" w:rsidR="006C605D" w:rsidRPr="00EA6218" w:rsidRDefault="006C605D" w:rsidP="006C605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0C00059E" w14:textId="77777777" w:rsidTr="006C605D">
        <w:tc>
          <w:tcPr>
            <w:tcW w:w="567" w:type="dxa"/>
            <w:vAlign w:val="center"/>
          </w:tcPr>
          <w:p w14:paraId="5E1D9F6D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7</w:t>
            </w:r>
          </w:p>
        </w:tc>
        <w:tc>
          <w:tcPr>
            <w:tcW w:w="962" w:type="dxa"/>
            <w:vAlign w:val="center"/>
          </w:tcPr>
          <w:p w14:paraId="317A10EF" w14:textId="7D36A286" w:rsidR="007E5D4B" w:rsidRPr="00EA6218" w:rsidRDefault="00F65DE4" w:rsidP="007F4F4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.</w:t>
            </w:r>
            <w:r w:rsidR="007F4F41">
              <w:rPr>
                <w:rFonts w:asciiTheme="minorEastAsia" w:eastAsiaTheme="minorEastAsia" w:hAnsiTheme="minorEastAsia"/>
                <w:color w:val="000000" w:themeColor="text1"/>
              </w:rPr>
              <w:t>7</w:t>
            </w:r>
          </w:p>
        </w:tc>
        <w:tc>
          <w:tcPr>
            <w:tcW w:w="1417" w:type="dxa"/>
            <w:vAlign w:val="center"/>
          </w:tcPr>
          <w:p w14:paraId="32E86FBA" w14:textId="46463533" w:rsidR="007E5D4B" w:rsidRPr="00EA6218" w:rsidRDefault="00F65DE4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019.04.10</w:t>
            </w:r>
          </w:p>
        </w:tc>
        <w:tc>
          <w:tcPr>
            <w:tcW w:w="3570" w:type="dxa"/>
          </w:tcPr>
          <w:p w14:paraId="1A12F050" w14:textId="073B0213" w:rsidR="00F65DE4" w:rsidRPr="00EA6218" w:rsidRDefault="007F4F41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개발팀 의견 및 수정사항 반영</w:t>
            </w:r>
          </w:p>
        </w:tc>
        <w:tc>
          <w:tcPr>
            <w:tcW w:w="1843" w:type="dxa"/>
            <w:vAlign w:val="center"/>
          </w:tcPr>
          <w:p w14:paraId="6399FA50" w14:textId="44787072" w:rsidR="007E5D4B" w:rsidRPr="00EA6218" w:rsidRDefault="00F65DE4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신진아</w:t>
            </w:r>
            <w:r w:rsidR="007F4F41">
              <w:rPr>
                <w:rFonts w:asciiTheme="minorEastAsia" w:eastAsiaTheme="minorEastAsia" w:hAnsiTheme="minorEastAsia" w:hint="eastAsia"/>
                <w:color w:val="000000" w:themeColor="text1"/>
              </w:rPr>
              <w:t>, 윤예지</w:t>
            </w:r>
          </w:p>
        </w:tc>
        <w:tc>
          <w:tcPr>
            <w:tcW w:w="1134" w:type="dxa"/>
          </w:tcPr>
          <w:p w14:paraId="2524B352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2AFF62D7" w14:textId="77777777" w:rsidTr="006C605D">
        <w:tc>
          <w:tcPr>
            <w:tcW w:w="567" w:type="dxa"/>
            <w:vAlign w:val="center"/>
          </w:tcPr>
          <w:p w14:paraId="77E4340B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8</w:t>
            </w:r>
          </w:p>
        </w:tc>
        <w:tc>
          <w:tcPr>
            <w:tcW w:w="962" w:type="dxa"/>
            <w:vAlign w:val="center"/>
          </w:tcPr>
          <w:p w14:paraId="08AD8C4D" w14:textId="18E82042" w:rsidR="007E5D4B" w:rsidRPr="00EA6218" w:rsidRDefault="00EF2A1C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.8</w:t>
            </w:r>
          </w:p>
        </w:tc>
        <w:tc>
          <w:tcPr>
            <w:tcW w:w="1417" w:type="dxa"/>
            <w:vAlign w:val="center"/>
          </w:tcPr>
          <w:p w14:paraId="04EC14A8" w14:textId="36D2C616" w:rsidR="007E5D4B" w:rsidRPr="00EA6218" w:rsidRDefault="00EF2A1C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2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019.04.26</w:t>
            </w:r>
          </w:p>
        </w:tc>
        <w:tc>
          <w:tcPr>
            <w:tcW w:w="3570" w:type="dxa"/>
          </w:tcPr>
          <w:p w14:paraId="6FE12AB9" w14:textId="0678B6DD" w:rsidR="007E5D4B" w:rsidRPr="00EA6218" w:rsidRDefault="00EF2A1C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‘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결제 수단별 사용 처리 순서</w:t>
            </w:r>
            <w:proofErr w:type="gramStart"/>
            <w:r>
              <w:rPr>
                <w:rFonts w:asciiTheme="minorEastAsia" w:eastAsiaTheme="minorEastAsia" w:hAnsiTheme="minorEastAsia"/>
                <w:color w:val="000000" w:themeColor="text1"/>
              </w:rPr>
              <w:t>’ &gt;</w:t>
            </w:r>
            <w:proofErr w:type="gramEnd"/>
            <w:r>
              <w:rPr>
                <w:rFonts w:asciiTheme="minorEastAsia" w:eastAsiaTheme="minorEastAsia" w:hAnsiTheme="minorEastAsia"/>
                <w:color w:val="000000" w:themeColor="text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이벤트 포인트 내용 업데이트</w:t>
            </w:r>
          </w:p>
        </w:tc>
        <w:tc>
          <w:tcPr>
            <w:tcW w:w="1843" w:type="dxa"/>
            <w:vAlign w:val="center"/>
          </w:tcPr>
          <w:p w14:paraId="2C30F62A" w14:textId="7C5644DD" w:rsidR="007E5D4B" w:rsidRPr="00EA6218" w:rsidRDefault="00EF2A1C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신진아</w:t>
            </w:r>
          </w:p>
        </w:tc>
        <w:tc>
          <w:tcPr>
            <w:tcW w:w="1134" w:type="dxa"/>
          </w:tcPr>
          <w:p w14:paraId="6D6085F1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5ED56B76" w14:textId="77777777" w:rsidTr="006C605D">
        <w:tc>
          <w:tcPr>
            <w:tcW w:w="567" w:type="dxa"/>
            <w:vAlign w:val="center"/>
          </w:tcPr>
          <w:p w14:paraId="227FA85A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9</w:t>
            </w:r>
          </w:p>
        </w:tc>
        <w:tc>
          <w:tcPr>
            <w:tcW w:w="962" w:type="dxa"/>
            <w:vAlign w:val="center"/>
          </w:tcPr>
          <w:p w14:paraId="166A3ACC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45E5D22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570" w:type="dxa"/>
          </w:tcPr>
          <w:p w14:paraId="33279D98" w14:textId="77777777" w:rsidR="007E5D4B" w:rsidRPr="00EA6218" w:rsidRDefault="007E5D4B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11D5AB8F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4D235089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3E7C3F82" w14:textId="77777777" w:rsidTr="006C605D">
        <w:tc>
          <w:tcPr>
            <w:tcW w:w="567" w:type="dxa"/>
            <w:vAlign w:val="center"/>
          </w:tcPr>
          <w:p w14:paraId="3C8889F3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10</w:t>
            </w:r>
          </w:p>
        </w:tc>
        <w:tc>
          <w:tcPr>
            <w:tcW w:w="962" w:type="dxa"/>
            <w:vAlign w:val="center"/>
          </w:tcPr>
          <w:p w14:paraId="5D210153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563CA305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570" w:type="dxa"/>
          </w:tcPr>
          <w:p w14:paraId="6F46D6CC" w14:textId="77777777" w:rsidR="007E5D4B" w:rsidRPr="00EA6218" w:rsidRDefault="007E5D4B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0BAB441A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446053D1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42F0DA3F" w14:textId="77777777" w:rsidTr="006C605D">
        <w:tc>
          <w:tcPr>
            <w:tcW w:w="567" w:type="dxa"/>
            <w:vAlign w:val="center"/>
          </w:tcPr>
          <w:p w14:paraId="3F9D3C1D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11</w:t>
            </w:r>
          </w:p>
        </w:tc>
        <w:tc>
          <w:tcPr>
            <w:tcW w:w="962" w:type="dxa"/>
            <w:vAlign w:val="center"/>
          </w:tcPr>
          <w:p w14:paraId="0E17EEDE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47337551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570" w:type="dxa"/>
          </w:tcPr>
          <w:p w14:paraId="1C2886E2" w14:textId="77777777" w:rsidR="007E5D4B" w:rsidRPr="00EA6218" w:rsidRDefault="007E5D4B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59CB5980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693575B0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098A9C70" w14:textId="77777777" w:rsidTr="006C605D">
        <w:tc>
          <w:tcPr>
            <w:tcW w:w="567" w:type="dxa"/>
            <w:vAlign w:val="center"/>
          </w:tcPr>
          <w:p w14:paraId="2CF17FA6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12</w:t>
            </w:r>
          </w:p>
        </w:tc>
        <w:tc>
          <w:tcPr>
            <w:tcW w:w="962" w:type="dxa"/>
            <w:vAlign w:val="center"/>
          </w:tcPr>
          <w:p w14:paraId="47BAD833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6604EEA6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570" w:type="dxa"/>
          </w:tcPr>
          <w:p w14:paraId="66443324" w14:textId="77777777" w:rsidR="007E5D4B" w:rsidRPr="00F4270D" w:rsidRDefault="007E5D4B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616AC7F0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5885368D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314C2843" w14:textId="77777777" w:rsidTr="006C605D">
        <w:tc>
          <w:tcPr>
            <w:tcW w:w="567" w:type="dxa"/>
            <w:vAlign w:val="center"/>
          </w:tcPr>
          <w:p w14:paraId="25A026AB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13</w:t>
            </w:r>
          </w:p>
        </w:tc>
        <w:tc>
          <w:tcPr>
            <w:tcW w:w="962" w:type="dxa"/>
            <w:vAlign w:val="center"/>
          </w:tcPr>
          <w:p w14:paraId="0BF82785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4A10D209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570" w:type="dxa"/>
          </w:tcPr>
          <w:p w14:paraId="0256905F" w14:textId="77777777" w:rsidR="007E5D4B" w:rsidRPr="00F4270D" w:rsidRDefault="007E5D4B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4DED2B9B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1EAEC1C3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15D6E94C" w14:textId="77777777" w:rsidTr="006C605D">
        <w:tc>
          <w:tcPr>
            <w:tcW w:w="567" w:type="dxa"/>
            <w:vAlign w:val="center"/>
          </w:tcPr>
          <w:p w14:paraId="51B164AF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14</w:t>
            </w:r>
          </w:p>
        </w:tc>
        <w:tc>
          <w:tcPr>
            <w:tcW w:w="962" w:type="dxa"/>
            <w:vAlign w:val="center"/>
          </w:tcPr>
          <w:p w14:paraId="1D707F51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FD115EC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570" w:type="dxa"/>
          </w:tcPr>
          <w:p w14:paraId="1342F43A" w14:textId="77777777" w:rsidR="007E5D4B" w:rsidRPr="00F4270D" w:rsidRDefault="007E5D4B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0AA0015B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3760C0F3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471A9E8C" w14:textId="77777777" w:rsidTr="006C605D">
        <w:tc>
          <w:tcPr>
            <w:tcW w:w="567" w:type="dxa"/>
            <w:vAlign w:val="center"/>
          </w:tcPr>
          <w:p w14:paraId="70C0B2DE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15</w:t>
            </w:r>
          </w:p>
        </w:tc>
        <w:tc>
          <w:tcPr>
            <w:tcW w:w="962" w:type="dxa"/>
            <w:vAlign w:val="center"/>
          </w:tcPr>
          <w:p w14:paraId="2B9AD993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6E9997AB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570" w:type="dxa"/>
          </w:tcPr>
          <w:p w14:paraId="155C6EF7" w14:textId="77777777" w:rsidR="007E5D4B" w:rsidRPr="00F4270D" w:rsidRDefault="007E5D4B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1619A651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710E27D2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759DA3F8" w14:textId="77777777" w:rsidTr="006C605D">
        <w:tc>
          <w:tcPr>
            <w:tcW w:w="567" w:type="dxa"/>
            <w:vAlign w:val="center"/>
          </w:tcPr>
          <w:p w14:paraId="6341330E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16</w:t>
            </w:r>
          </w:p>
        </w:tc>
        <w:tc>
          <w:tcPr>
            <w:tcW w:w="962" w:type="dxa"/>
            <w:vAlign w:val="center"/>
          </w:tcPr>
          <w:p w14:paraId="575083E4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46E09992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570" w:type="dxa"/>
          </w:tcPr>
          <w:p w14:paraId="3170446A" w14:textId="77777777" w:rsidR="007E5D4B" w:rsidRPr="00F4270D" w:rsidRDefault="007E5D4B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3AFD7033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27C61844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15815EE3" w14:textId="77777777" w:rsidTr="006C605D">
        <w:tc>
          <w:tcPr>
            <w:tcW w:w="567" w:type="dxa"/>
            <w:vAlign w:val="center"/>
          </w:tcPr>
          <w:p w14:paraId="3BA854EF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17</w:t>
            </w:r>
          </w:p>
        </w:tc>
        <w:tc>
          <w:tcPr>
            <w:tcW w:w="962" w:type="dxa"/>
            <w:vAlign w:val="center"/>
          </w:tcPr>
          <w:p w14:paraId="43CF27C5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D358D53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570" w:type="dxa"/>
          </w:tcPr>
          <w:p w14:paraId="0A7BA46A" w14:textId="77777777" w:rsidR="007E5D4B" w:rsidRPr="00F4270D" w:rsidRDefault="007E5D4B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445F2257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10B5476A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2EC3FC3B" w14:textId="77777777" w:rsidTr="006C605D">
        <w:tc>
          <w:tcPr>
            <w:tcW w:w="567" w:type="dxa"/>
            <w:vAlign w:val="center"/>
          </w:tcPr>
          <w:p w14:paraId="1F21F8D8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18</w:t>
            </w:r>
          </w:p>
        </w:tc>
        <w:tc>
          <w:tcPr>
            <w:tcW w:w="962" w:type="dxa"/>
            <w:vAlign w:val="center"/>
          </w:tcPr>
          <w:p w14:paraId="755429CB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8D43AD8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570" w:type="dxa"/>
          </w:tcPr>
          <w:p w14:paraId="40E2521A" w14:textId="77777777" w:rsidR="007E5D4B" w:rsidRPr="00F4270D" w:rsidRDefault="007E5D4B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45747CEC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20E93C88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4AC0EB07" w14:textId="77777777" w:rsidTr="006C605D">
        <w:tc>
          <w:tcPr>
            <w:tcW w:w="567" w:type="dxa"/>
            <w:vAlign w:val="center"/>
          </w:tcPr>
          <w:p w14:paraId="2FB04092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19</w:t>
            </w:r>
          </w:p>
        </w:tc>
        <w:tc>
          <w:tcPr>
            <w:tcW w:w="962" w:type="dxa"/>
            <w:vAlign w:val="center"/>
          </w:tcPr>
          <w:p w14:paraId="17A9F26A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6DC58A05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570" w:type="dxa"/>
          </w:tcPr>
          <w:p w14:paraId="4E4CE6E3" w14:textId="77777777" w:rsidR="007E5D4B" w:rsidRPr="00F4270D" w:rsidRDefault="007E5D4B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77428314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4DAB96B1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3320FAF8" w14:textId="77777777" w:rsidTr="006C605D">
        <w:tc>
          <w:tcPr>
            <w:tcW w:w="567" w:type="dxa"/>
            <w:vAlign w:val="center"/>
          </w:tcPr>
          <w:p w14:paraId="66054681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20</w:t>
            </w:r>
          </w:p>
        </w:tc>
        <w:tc>
          <w:tcPr>
            <w:tcW w:w="962" w:type="dxa"/>
            <w:vAlign w:val="center"/>
          </w:tcPr>
          <w:p w14:paraId="736EB055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86F952D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570" w:type="dxa"/>
          </w:tcPr>
          <w:p w14:paraId="6BBAD98E" w14:textId="77777777" w:rsidR="007E5D4B" w:rsidRPr="00F4270D" w:rsidRDefault="007E5D4B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7A390050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77CDF445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</w:tbl>
    <w:p w14:paraId="1348D855" w14:textId="77777777" w:rsidR="004F5A6D" w:rsidRPr="00F4270D" w:rsidRDefault="004F5A6D" w:rsidP="004F5A6D">
      <w:pPr>
        <w:spacing w:line="440" w:lineRule="exact"/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</w:pPr>
    </w:p>
    <w:p w14:paraId="6C9FFF5B" w14:textId="77777777" w:rsidR="004F5A6D" w:rsidRPr="00F4270D" w:rsidRDefault="004F5A6D" w:rsidP="004F5A6D">
      <w:pPr>
        <w:widowControl/>
        <w:jc w:val="left"/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</w:pPr>
      <w:r w:rsidRPr="00F4270D"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  <w:br w:type="page"/>
      </w:r>
    </w:p>
    <w:sdt>
      <w:sdtPr>
        <w:rPr>
          <w:rFonts w:asciiTheme="minorEastAsia" w:eastAsiaTheme="minorEastAsia" w:hAnsiTheme="minorEastAsia" w:cs="Times New Roman"/>
          <w:b w:val="0"/>
          <w:bCs/>
          <w:kern w:val="2"/>
          <w:sz w:val="20"/>
          <w:szCs w:val="24"/>
          <w:lang w:val="ko-KR"/>
        </w:rPr>
        <w:id w:val="94911355"/>
        <w:docPartObj>
          <w:docPartGallery w:val="Table of Contents"/>
          <w:docPartUnique/>
        </w:docPartObj>
      </w:sdtPr>
      <w:sdtEndPr>
        <w:rPr>
          <w:rFonts w:cs="Arial Unicode MS"/>
          <w:bCs w:val="0"/>
          <w:kern w:val="0"/>
          <w:szCs w:val="20"/>
          <w:lang w:val="en-US"/>
        </w:rPr>
      </w:sdtEndPr>
      <w:sdtContent>
        <w:p w14:paraId="51143507" w14:textId="77777777" w:rsidR="0097170C" w:rsidRPr="00F4270D" w:rsidRDefault="0097170C" w:rsidP="0097170C">
          <w:pPr>
            <w:pStyle w:val="aa"/>
            <w:rPr>
              <w:rFonts w:asciiTheme="minorEastAsia" w:eastAsiaTheme="minorEastAsia" w:hAnsiTheme="minorEastAsia" w:cs="Arial"/>
              <w:sz w:val="32"/>
            </w:rPr>
          </w:pPr>
          <w:r w:rsidRPr="00F4270D">
            <w:rPr>
              <w:rFonts w:asciiTheme="minorEastAsia" w:eastAsiaTheme="minorEastAsia" w:hAnsiTheme="minorEastAsia" w:cs="Arial"/>
              <w:sz w:val="32"/>
            </w:rPr>
            <w:t>Table of Contents</w:t>
          </w:r>
        </w:p>
        <w:p w14:paraId="586E1D5F" w14:textId="223BA683" w:rsidR="00AC1C2A" w:rsidRDefault="0097170C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r w:rsidRPr="00F4270D">
            <w:rPr>
              <w:rFonts w:asciiTheme="minorEastAsia" w:eastAsiaTheme="minorEastAsia" w:hAnsiTheme="minorEastAsia" w:cs="Times New Roman"/>
            </w:rPr>
            <w:fldChar w:fldCharType="begin"/>
          </w:r>
          <w:r w:rsidRPr="00F4270D">
            <w:rPr>
              <w:rFonts w:asciiTheme="minorEastAsia" w:eastAsiaTheme="minorEastAsia" w:hAnsiTheme="minorEastAsia" w:cs="Times New Roman"/>
            </w:rPr>
            <w:instrText xml:space="preserve"> TOC \o "1-3" \h \z \u </w:instrText>
          </w:r>
          <w:r w:rsidRPr="00F4270D">
            <w:rPr>
              <w:rFonts w:asciiTheme="minorEastAsia" w:eastAsiaTheme="minorEastAsia" w:hAnsiTheme="minorEastAsia" w:cs="Times New Roman"/>
            </w:rPr>
            <w:fldChar w:fldCharType="separate"/>
          </w:r>
          <w:hyperlink w:anchor="_Toc6416725" w:history="1">
            <w:r w:rsidR="00AC1C2A" w:rsidRPr="00741685">
              <w:rPr>
                <w:rStyle w:val="af6"/>
                <w:noProof/>
              </w:rPr>
              <w:t>1</w:t>
            </w:r>
            <w:r w:rsidR="00AC1C2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noProof/>
              </w:rPr>
              <w:t>주문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_Toc6416725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6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1369BB01" w14:textId="29FFEDD5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26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1.1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정의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_Toc6416726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6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5A37C1A5" w14:textId="5674A2E5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27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1.2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주문 기본 정책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_Toc6416727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6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280CBE32" w14:textId="5D2CD315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28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1.2.1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기본 정책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_Toc6416728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6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0BE9432F" w14:textId="1542C07F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29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1.2.2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가격 표시 정책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_Toc6416729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6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0EC30C56" w14:textId="4EE95153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30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1.2.3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주문/배송 상태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_Toc6416730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7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6BBD03CD" w14:textId="4596A144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31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1.2.4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자사상품 주문 재고 확인 정책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_Toc6416731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7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D47B107" w14:textId="075B3475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32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1.3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주문 유형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_Toc6416732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8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525F4690" w14:textId="6F602ACA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33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1.3.1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회원 유형에 따른 주문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_Toc6416733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8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2C22E72B" w14:textId="6BEDA633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34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1.3.2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주문 프로세스에 따른 주문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_Toc6416734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8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520B22D4" w14:textId="54CD9CB4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35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1.3.3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상품 공급 방식에 따른 주문 유형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_Toc6416735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9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1044006D" w14:textId="64208674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36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1.3.4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주문/배송 프로세스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_Toc6416736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9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1BD10E2C" w14:textId="0F4D2EB4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37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1.4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장바구니 정책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_Toc6416737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9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3E1966C8" w14:textId="133F7956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38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1.4.1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장바구니 기본 정책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_Toc6416738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9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6F88D45B" w14:textId="0928D15B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39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1.4.2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장바구니 유형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_Toc6416739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10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6F478EC2" w14:textId="0EA1A003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40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1.4.3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장바구니 상품노출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_Toc6416740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10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273C914E" w14:textId="79B04E89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41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1.4.4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장바구니 유지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_Toc6416741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11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599F154E" w14:textId="1766B860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42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1.4.5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장바구니 가격노출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_Toc6416742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11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701457A" w14:textId="55A25287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43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1.4.6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장바구니 상품변경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_Toc6416743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12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16D321A1" w14:textId="4646BA8C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44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1.4.7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장바구니 이동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_Toc6416744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12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3CBDDBD4" w14:textId="61535848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45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1.4.8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찜한 상품과의 관계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_Toc6416745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12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5AA732A6" w14:textId="0B15E7C7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46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1.4.9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최근 본 상품과의 관계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_Toc6416746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12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5B4EF3F4" w14:textId="7A5F3994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47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1.5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주문서 작성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_Toc6416747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12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7EF1B5D2" w14:textId="35C2A62B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48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1.5.1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주문서 주문번호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_Toc6416748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12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19D945DB" w14:textId="5E413AE9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49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1.5.2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주문서 접근 경로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_Toc6416749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12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3F59B31B" w14:textId="0E2EB024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50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1.5.3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주문서 상품 노출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_Toc6416750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13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6F38F6C3" w14:textId="1DA2AA05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51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1.5.4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회원 주문서 작성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_Toc6416751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13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775F7C84" w14:textId="33393480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52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1.5.5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비회원 주문서 작성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_Toc6416752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13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2538C087" w14:textId="77A6DE11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53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1.5.6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임직원 주문서 작성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_Toc6416753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14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0D3EB62A" w14:textId="639E250F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54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1.5.7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주문자 동의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_Toc6416754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14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39DF28CC" w14:textId="2D61F061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55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1.5.8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배송방법 선택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_Toc6416755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14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12CF526" w14:textId="6F90EBA9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56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1.6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배송방법에 따른 주문 구분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_Toc6416756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15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74C580E1" w14:textId="617A714F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57" w:history="1">
            <w:r w:rsidR="00AC1C2A" w:rsidRPr="00741685">
              <w:rPr>
                <w:rStyle w:val="af6"/>
                <w:noProof/>
              </w:rPr>
              <w:t>1.6.1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일반 택배 주문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_Toc6416757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15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57EE1BEB" w14:textId="124065FE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58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1.6.2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편의점 픽업 주문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_Toc6416758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15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64B1DAAA" w14:textId="362B1C85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59" w:history="1">
            <w:r w:rsidR="00AC1C2A" w:rsidRPr="00741685">
              <w:rPr>
                <w:rStyle w:val="af6"/>
                <w:noProof/>
              </w:rPr>
              <w:t>1.6.3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매장픽업 주문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_Toc6416759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15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161E92DD" w14:textId="5B6C4CB0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60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1.7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배송지 변경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_Toc6416760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16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2DF4D95D" w14:textId="3D4F34AF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61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1.7.1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배송지 변경 가능 시점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_Toc6416761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16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25439DA7" w14:textId="7A9FC4E0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62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1.7.2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배송지 변경 방법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_Toc6416762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16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2E03D37B" w14:textId="2DD2674B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63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1.8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예약 주문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_Toc6416763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16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63D4D7EB" w14:textId="1C4C5C51" w:rsidR="00AC1C2A" w:rsidRDefault="00C3475C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6416764" w:history="1">
            <w:r w:rsidR="00AC1C2A" w:rsidRPr="00741685">
              <w:rPr>
                <w:rStyle w:val="af6"/>
                <w:noProof/>
              </w:rPr>
              <w:t>2</w:t>
            </w:r>
            <w:r w:rsidR="00AC1C2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noProof/>
              </w:rPr>
              <w:t>결제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_Toc6416764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18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776C4216" w14:textId="00B7CB55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65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2.1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결제 수단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_Toc6416765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18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0F303F87" w14:textId="71D61E75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66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2.1.1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결제수단 정의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_Toc6416766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18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901E97F" w14:textId="6B5B23F1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67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2.1.2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noProof/>
              </w:rPr>
              <w:t>회원 유형별 결제 가능 결제수단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_Toc6416767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18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6967839A" w14:textId="089A304E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68" w:history="1">
            <w:r w:rsidR="00AC1C2A" w:rsidRPr="00741685">
              <w:rPr>
                <w:rStyle w:val="af6"/>
                <w:noProof/>
              </w:rPr>
              <w:t>2.1.3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noProof/>
              </w:rPr>
              <w:t>결제 수단별 사용 처리 순서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_Toc6416768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19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3309C50" w14:textId="24C46601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69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2.1.4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결제 금액 산정 방법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_Toc6416769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19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3AE97C15" w14:textId="4A5543D5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70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2.1.5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신용카드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_Toc6416770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19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2A4A155C" w14:textId="31CA7EF4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71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2.1.6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실시간계좌이체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_Toc6416771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19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77223B31" w14:textId="30EE5727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72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2.1.7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무통장입금(가상계좌)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_Toc6416772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19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7745BFA8" w14:textId="16F1DAD1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73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2.1.8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간편페이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_Toc6416773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20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9D68FC9" w14:textId="30D427A8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74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2.1.9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기프트카드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_Toc6416774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20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756E052" w14:textId="3E8AE269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75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2.2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결제 증빙서류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_Toc6416775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20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6AE87C82" w14:textId="55027914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76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2.3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프로모션 적용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_Toc6416776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20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73FD7571" w14:textId="0A82C8FC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77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2.4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쿠폰 적용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_Toc6416777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21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5D8F77BF" w14:textId="7453EFB6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78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2.4.1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noProof/>
              </w:rPr>
              <w:t>쿠폰 기본 정책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_Toc6416778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21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63F1B26D" w14:textId="79966F45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79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2.4.2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상품 쿠폰 적용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_Toc6416779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21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A56E9D8" w14:textId="0CFEAC88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80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2.5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프로모션 및 쿠폰 중복 적용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_Toc6416780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21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0355F30A" w14:textId="3E07AF59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81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2.6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결제수단 변경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_Toc6416781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21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13598BDF" w14:textId="76F50C19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82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2.6.1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결제수단 변경 기본 정책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_Toc6416782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21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6D579731" w14:textId="6B927B88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83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2.6.2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결제수단 변경 방법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_Toc6416783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22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545020F2" w14:textId="4660F974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84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2.7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주문정보 관리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_Toc6416784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22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210CBE5B" w14:textId="71C20505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85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2.7.1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주문내역 조회 및 관리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_Toc6416785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22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00EF65C1" w14:textId="178B0A8E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86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2.8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무통장 입금 오류 확인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_Toc6416786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22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7B1F5588" w14:textId="568E6A6D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87" w:history="1">
            <w:r w:rsidR="00AC1C2A" w:rsidRPr="00741685">
              <w:rPr>
                <w:rStyle w:val="af6"/>
                <w:noProof/>
              </w:rPr>
              <w:t>2.8.1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정의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_Toc6416787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22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7C2139FD" w14:textId="66F2282D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88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2.8.2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기본정책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_Toc6416788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23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21BAA6C2" w14:textId="074EA17C" w:rsidR="00AC1C2A" w:rsidRDefault="00C3475C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6416789" w:history="1">
            <w:r w:rsidR="00AC1C2A" w:rsidRPr="00741685">
              <w:rPr>
                <w:rStyle w:val="af6"/>
                <w:noProof/>
              </w:rPr>
              <w:t>3</w:t>
            </w:r>
            <w:r w:rsidR="00AC1C2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noProof/>
              </w:rPr>
              <w:t>배송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_Toc6416789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24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109C2018" w14:textId="00869A87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90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3.1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배송의 정의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_Toc6416790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24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5087F45C" w14:textId="317184B6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91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3.2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 유형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_Toc6416791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24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0AB65DBE" w14:textId="6DA27BCA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92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3.2.1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 유형 구분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_Toc6416792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24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11370038" w14:textId="53E28DB4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93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3.2.2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 유형별 처리 프로세스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_Toc6416793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24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06100EAF" w14:textId="315A91B7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94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3.3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 기본정책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_Toc6416794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26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310FF4BD" w14:textId="30400FB6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95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3.3.1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배송비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_Toc6416795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26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C2CD418" w14:textId="5500C60B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96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3.3.2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평균 배송일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_Toc6416796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26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6ED189F6" w14:textId="316731D0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797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3.3.3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배송지연 안내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_Toc6416797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26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77A69C1F" w14:textId="7F69B6A4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98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3.4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배송단계별 상태 값 정의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_Toc6416798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27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DC057E8" w14:textId="7F8904C8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799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3.5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배송완료 처리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_Toc6416799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28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66F948DA" w14:textId="432FF5CD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800" w:history="1">
            <w:r w:rsidR="00AC1C2A" w:rsidRPr="00741685">
              <w:rPr>
                <w:rStyle w:val="af6"/>
                <w:noProof/>
              </w:rPr>
              <w:t>3.6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매장픽업</w:t>
            </w:r>
            <w:r w:rsidR="00AC1C2A" w:rsidRPr="00741685">
              <w:rPr>
                <w:rStyle w:val="af6"/>
                <w:noProof/>
              </w:rPr>
              <w:t xml:space="preserve"> 택배전환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_Toc6416800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28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046CD0C7" w14:textId="21569325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801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3.6.1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정의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_Toc6416801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28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5D922640" w14:textId="29549660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802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3.6.2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가능 조건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_Toc6416802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28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AD25BC9" w14:textId="72D91C50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803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3.6.3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택배전환 처리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_Toc6416803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29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03181580" w14:textId="02860877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804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3.6.4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매장픽업 택배전환 프로세스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_Toc6416804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29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DFD7D0E" w14:textId="336C5BE4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805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3.7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미출고 현황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_Toc6416805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29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10B36CB7" w14:textId="3229C01F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806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3.7.1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미출고 기준 정의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_Toc6416806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29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E5E5ECE" w14:textId="127FD685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807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3.7.2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미출고 예외 구분 조건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_Toc6416807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30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1567D2C4" w14:textId="03E2FBD6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808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3.8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배송중단 / 재배송 처리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_Toc6416808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30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B0D5915" w14:textId="6094ADD3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809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3.8.1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배송중단 처리 정의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_Toc6416809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30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5A1F5717" w14:textId="1604CF19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810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3.8.2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배송중단 처리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_Toc6416810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30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7F5CECBC" w14:textId="3D29771A" w:rsidR="00AC1C2A" w:rsidRDefault="00C3475C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811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3.8.3</w:t>
            </w:r>
            <w:r w:rsidR="00AC1C2A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재배송 처리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_Toc6416811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31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2AF2F144" w14:textId="1F385D17" w:rsidR="00AC1C2A" w:rsidRDefault="00C3475C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6416812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3.9</w:t>
            </w:r>
            <w:r w:rsidR="00AC1C2A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AC1C2A" w:rsidRPr="00741685">
              <w:rPr>
                <w:rStyle w:val="af6"/>
                <w:noProof/>
              </w:rPr>
              <w:t>분실</w:t>
            </w:r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 xml:space="preserve"> 처리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_Toc6416812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31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51E990A" w14:textId="2020D575" w:rsidR="00AC1C2A" w:rsidRDefault="00C3475C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827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4.10.1 분실 처리의 정의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_Toc6416827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31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41E1FE95" w14:textId="38CDDB0F" w:rsidR="00AC1C2A" w:rsidRDefault="00C3475C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828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4.10.2 분실주문취소 처리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_Toc6416828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31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15F06DD4" w14:textId="2B5A22F3" w:rsidR="00AC1C2A" w:rsidRDefault="00C3475C">
          <w:pPr>
            <w:pStyle w:val="30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6416829" w:history="1">
            <w:r w:rsidR="00AC1C2A" w:rsidRPr="00741685">
              <w:rPr>
                <w:rStyle w:val="af6"/>
                <w:rFonts w:asciiTheme="minorEastAsia" w:hAnsiTheme="minorEastAsia" w:cs="Calibri"/>
                <w:noProof/>
              </w:rPr>
              <w:t>4.10.3 분실재배송 처리 및 현황조회</w:t>
            </w:r>
            <w:r w:rsidR="00AC1C2A">
              <w:rPr>
                <w:noProof/>
                <w:webHidden/>
              </w:rPr>
              <w:tab/>
            </w:r>
            <w:r w:rsidR="00AC1C2A">
              <w:rPr>
                <w:noProof/>
                <w:webHidden/>
              </w:rPr>
              <w:fldChar w:fldCharType="begin"/>
            </w:r>
            <w:r w:rsidR="00AC1C2A">
              <w:rPr>
                <w:noProof/>
                <w:webHidden/>
              </w:rPr>
              <w:instrText xml:space="preserve"> PAGEREF _Toc6416829 \h </w:instrText>
            </w:r>
            <w:r w:rsidR="00AC1C2A">
              <w:rPr>
                <w:noProof/>
                <w:webHidden/>
              </w:rPr>
            </w:r>
            <w:r w:rsidR="00AC1C2A">
              <w:rPr>
                <w:noProof/>
                <w:webHidden/>
              </w:rPr>
              <w:fldChar w:fldCharType="separate"/>
            </w:r>
            <w:r w:rsidR="00AC1C2A">
              <w:rPr>
                <w:noProof/>
                <w:webHidden/>
              </w:rPr>
              <w:t>32</w:t>
            </w:r>
            <w:r w:rsidR="00AC1C2A">
              <w:rPr>
                <w:noProof/>
                <w:webHidden/>
              </w:rPr>
              <w:fldChar w:fldCharType="end"/>
            </w:r>
          </w:hyperlink>
        </w:p>
        <w:p w14:paraId="31CB24F0" w14:textId="5039E760" w:rsidR="0097170C" w:rsidRPr="00F4270D" w:rsidRDefault="0097170C" w:rsidP="0097170C">
          <w:pPr>
            <w:rPr>
              <w:rFonts w:asciiTheme="minorEastAsia" w:eastAsiaTheme="minorEastAsia" w:hAnsiTheme="minorEastAsia"/>
            </w:rPr>
          </w:pPr>
          <w:r w:rsidRPr="00F4270D">
            <w:rPr>
              <w:rFonts w:asciiTheme="minorEastAsia" w:eastAsiaTheme="minorEastAsia" w:hAnsiTheme="minorEastAsia"/>
            </w:rPr>
            <w:fldChar w:fldCharType="end"/>
          </w:r>
        </w:p>
      </w:sdtContent>
    </w:sdt>
    <w:p w14:paraId="5954CBB3" w14:textId="77777777" w:rsidR="0097170C" w:rsidRPr="00F4270D" w:rsidRDefault="0097170C" w:rsidP="0097170C">
      <w:pPr>
        <w:widowControl/>
        <w:jc w:val="left"/>
        <w:rPr>
          <w:rFonts w:asciiTheme="minorEastAsia" w:eastAsiaTheme="minorEastAsia" w:hAnsiTheme="minorEastAsia" w:cs="Arial"/>
          <w:sz w:val="21"/>
          <w:szCs w:val="21"/>
        </w:rPr>
      </w:pPr>
      <w:r w:rsidRPr="00F4270D">
        <w:rPr>
          <w:rFonts w:asciiTheme="minorEastAsia" w:eastAsiaTheme="minorEastAsia" w:hAnsiTheme="minorEastAsia" w:cs="Arial"/>
          <w:sz w:val="21"/>
          <w:szCs w:val="21"/>
        </w:rPr>
        <w:br w:type="page"/>
      </w:r>
    </w:p>
    <w:p w14:paraId="25177AEE" w14:textId="525D07D4" w:rsidR="0090078B" w:rsidRDefault="00C34B88" w:rsidP="00214C39">
      <w:pPr>
        <w:pStyle w:val="-1"/>
      </w:pPr>
      <w:bookmarkStart w:id="3" w:name="_Toc6416725"/>
      <w:r>
        <w:rPr>
          <w:rFonts w:hint="eastAsia"/>
        </w:rPr>
        <w:lastRenderedPageBreak/>
        <w:t>주문</w:t>
      </w:r>
      <w:bookmarkEnd w:id="3"/>
    </w:p>
    <w:p w14:paraId="10D3BB54" w14:textId="100731DE" w:rsidR="008701BD" w:rsidRPr="00162676" w:rsidRDefault="00C34B88" w:rsidP="00162676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4" w:name="_Toc6416726"/>
      <w:r>
        <w:rPr>
          <w:rFonts w:asciiTheme="minorEastAsia" w:eastAsiaTheme="minorEastAsia" w:hAnsiTheme="minorEastAsia" w:cs="Calibri" w:hint="eastAsia"/>
        </w:rPr>
        <w:t>정의</w:t>
      </w:r>
      <w:bookmarkEnd w:id="4"/>
    </w:p>
    <w:p w14:paraId="70ED02E6" w14:textId="2F2D1CAC" w:rsidR="001D1A3B" w:rsidRPr="00DF23C4" w:rsidRDefault="00FB0030" w:rsidP="00DF23C4">
      <w:pPr>
        <w:pStyle w:val="af4"/>
        <w:numPr>
          <w:ilvl w:val="3"/>
          <w:numId w:val="7"/>
        </w:numPr>
        <w:ind w:leftChars="0"/>
        <w:jc w:val="left"/>
      </w:pPr>
      <w:r w:rsidRPr="00DF23C4">
        <w:rPr>
          <w:rFonts w:hint="eastAsia"/>
          <w:sz w:val="22"/>
          <w:szCs w:val="22"/>
        </w:rPr>
        <w:t>고객이 온라인몰에서 상품의 제공을 요청하는 행위</w:t>
      </w:r>
      <w:r w:rsidR="006D7D0F" w:rsidRPr="00DF23C4">
        <w:br/>
      </w:r>
    </w:p>
    <w:p w14:paraId="078ADBE1" w14:textId="7B6C5723" w:rsidR="00FB0030" w:rsidRPr="00FB0030" w:rsidRDefault="00FB0030" w:rsidP="00FB0030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5" w:name="_Toc6416727"/>
      <w:r>
        <w:rPr>
          <w:rFonts w:asciiTheme="minorEastAsia" w:eastAsiaTheme="minorEastAsia" w:hAnsiTheme="minorEastAsia" w:cs="Calibri" w:hint="eastAsia"/>
        </w:rPr>
        <w:t>주문 기본 정책</w:t>
      </w:r>
      <w:bookmarkEnd w:id="5"/>
    </w:p>
    <w:p w14:paraId="4F9520AC" w14:textId="6B7B7C27" w:rsidR="001D1A3B" w:rsidRDefault="00FB0030" w:rsidP="0043753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6" w:name="_Toc6416728"/>
      <w:r>
        <w:rPr>
          <w:rFonts w:asciiTheme="minorEastAsia" w:eastAsiaTheme="minorEastAsia" w:hAnsiTheme="minorEastAsia" w:cs="Calibri" w:hint="eastAsia"/>
        </w:rPr>
        <w:t>기본 정책</w:t>
      </w:r>
      <w:bookmarkEnd w:id="6"/>
    </w:p>
    <w:p w14:paraId="6AB9AD67" w14:textId="77777777" w:rsidR="006D7D0F" w:rsidRPr="00CE6569" w:rsidRDefault="006D7D0F" w:rsidP="00CE6569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CE6569">
        <w:rPr>
          <w:rFonts w:hint="eastAsia"/>
          <w:sz w:val="22"/>
          <w:szCs w:val="22"/>
        </w:rPr>
        <w:t>온라인몰에서 판매하는 모든 상품은 회원 비회원 모두 ‘</w:t>
      </w:r>
      <w:proofErr w:type="spellStart"/>
      <w:r w:rsidRPr="00CE6569">
        <w:rPr>
          <w:rFonts w:hint="eastAsia"/>
          <w:sz w:val="22"/>
          <w:szCs w:val="22"/>
        </w:rPr>
        <w:t>바로구매</w:t>
      </w:r>
      <w:proofErr w:type="spellEnd"/>
      <w:r w:rsidRPr="00CE6569">
        <w:rPr>
          <w:rFonts w:hint="eastAsia"/>
          <w:sz w:val="22"/>
          <w:szCs w:val="22"/>
        </w:rPr>
        <w:t>, 장바구니구매' 모두 가능하다. 단, 예약주문 상품은 통합 멤버십 회원에 한하여 예약주문기간 내 장바구니 담기 없이 바로 구매만 가능하다.</w:t>
      </w:r>
    </w:p>
    <w:p w14:paraId="703E2973" w14:textId="77777777" w:rsidR="006D7D0F" w:rsidRPr="00CE6569" w:rsidRDefault="006D7D0F" w:rsidP="00CE6569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CE6569">
        <w:rPr>
          <w:rFonts w:hint="eastAsia"/>
          <w:sz w:val="22"/>
          <w:szCs w:val="22"/>
        </w:rPr>
        <w:t>구매제한이 있는 상품인 경우 상품 속성에서 설정한 수량만큼 장바구니 담기 및 주문이 가능하다. 단, 로그인한 회원 유형에 한하여 구매 가능하다.</w:t>
      </w:r>
    </w:p>
    <w:p w14:paraId="1BC9033C" w14:textId="31BC0799" w:rsidR="006D7D0F" w:rsidRDefault="006D7D0F" w:rsidP="00CE6569">
      <w:pPr>
        <w:pStyle w:val="af4"/>
        <w:numPr>
          <w:ilvl w:val="3"/>
          <w:numId w:val="7"/>
        </w:numPr>
        <w:ind w:leftChars="0"/>
        <w:jc w:val="left"/>
      </w:pPr>
      <w:r w:rsidRPr="00CE6569">
        <w:rPr>
          <w:rFonts w:hint="eastAsia"/>
          <w:sz w:val="22"/>
          <w:szCs w:val="22"/>
        </w:rPr>
        <w:t>상품 주문의 나이제한은 없다. (만 14세 미만에 대한 별도 처리 규정 없음)</w:t>
      </w:r>
      <w:r>
        <w:br/>
      </w:r>
    </w:p>
    <w:p w14:paraId="1340D39F" w14:textId="7A251CEC" w:rsidR="006D7D0F" w:rsidRDefault="006D7D0F" w:rsidP="006D7D0F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7" w:name="_Toc6416729"/>
      <w:r>
        <w:rPr>
          <w:rFonts w:asciiTheme="minorEastAsia" w:eastAsiaTheme="minorEastAsia" w:hAnsiTheme="minorEastAsia" w:cs="Calibri" w:hint="eastAsia"/>
        </w:rPr>
        <w:t>가격 표시 정책</w:t>
      </w:r>
      <w:bookmarkEnd w:id="7"/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410"/>
        <w:gridCol w:w="572"/>
        <w:gridCol w:w="572"/>
        <w:gridCol w:w="6463"/>
      </w:tblGrid>
      <w:tr w:rsidR="006D7D0F" w14:paraId="21DAE308" w14:textId="77777777" w:rsidTr="006D7D0F"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90335A8" w14:textId="77777777" w:rsidR="006D7D0F" w:rsidRDefault="006D7D0F">
            <w:pPr>
              <w:jc w:val="center"/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6"/>
                <w:szCs w:val="16"/>
              </w:rPr>
              <w:t>구분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B2E3F07" w14:textId="77777777" w:rsidR="006D7D0F" w:rsidRDefault="006D7D0F">
            <w:pPr>
              <w:jc w:val="center"/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6"/>
                <w:szCs w:val="16"/>
              </w:rPr>
              <w:t>FO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834D6F2" w14:textId="77777777" w:rsidR="006D7D0F" w:rsidRDefault="006D7D0F">
            <w:pPr>
              <w:jc w:val="center"/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6"/>
                <w:szCs w:val="16"/>
              </w:rPr>
              <w:t>BO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2E26CEDE" w14:textId="77777777" w:rsidR="006D7D0F" w:rsidRDefault="006D7D0F">
            <w:pPr>
              <w:jc w:val="center"/>
            </w:pPr>
            <w:r>
              <w:rPr>
                <w:rFonts w:hint="eastAsia"/>
                <w:sz w:val="16"/>
                <w:szCs w:val="16"/>
              </w:rPr>
              <w:t>설명</w:t>
            </w:r>
          </w:p>
        </w:tc>
      </w:tr>
      <w:tr w:rsidR="006D7D0F" w14:paraId="057F33AE" w14:textId="77777777" w:rsidTr="006D7D0F">
        <w:trPr>
          <w:trHeight w:val="293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46F37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정상가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B6B7F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7AACB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02EC5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최초 상품 등록 가격(=소비자가)</w:t>
            </w:r>
          </w:p>
        </w:tc>
      </w:tr>
      <w:tr w:rsidR="006D7D0F" w14:paraId="6C1331EA" w14:textId="77777777" w:rsidTr="006D7D0F">
        <w:trPr>
          <w:trHeight w:val="293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5434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총 정상가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3F5D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8789F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8618D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주문할 상품의 정상가 합산 금액</w:t>
            </w:r>
          </w:p>
        </w:tc>
      </w:tr>
      <w:tr w:rsidR="006D7D0F" w14:paraId="02712D7E" w14:textId="77777777" w:rsidTr="006D7D0F">
        <w:trPr>
          <w:trHeight w:val="293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EDA17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판매가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17667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2349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E8782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정상가 또는 마스터(ERP)에 등록된 할인율을 적용한 가격</w:t>
            </w:r>
          </w:p>
        </w:tc>
      </w:tr>
      <w:tr w:rsidR="006D7D0F" w14:paraId="116C2C48" w14:textId="77777777" w:rsidTr="006D7D0F">
        <w:trPr>
          <w:trHeight w:val="293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AF525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총 판매가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B6A06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F355B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EC159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주문할 상품의 판매가 합산 금액</w:t>
            </w:r>
          </w:p>
        </w:tc>
      </w:tr>
      <w:tr w:rsidR="006D7D0F" w14:paraId="5C63CE97" w14:textId="77777777" w:rsidTr="006D7D0F">
        <w:trPr>
          <w:trHeight w:val="293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B7B6D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임직원가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B0A6B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B9498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705F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임직원 할인율(정상가 기준 40%)을 적용하여 차감된 금액</w:t>
            </w:r>
          </w:p>
        </w:tc>
      </w:tr>
      <w:tr w:rsidR="006D7D0F" w14:paraId="60C7D7EC" w14:textId="77777777" w:rsidTr="006D7D0F">
        <w:trPr>
          <w:trHeight w:val="293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96E23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할인금액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33B83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EE1BD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6DEA2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프로모션(즉시할인, 기획전, </w:t>
            </w:r>
            <w:proofErr w:type="spellStart"/>
            <w:r>
              <w:rPr>
                <w:rFonts w:hint="eastAsia"/>
                <w:sz w:val="16"/>
                <w:szCs w:val="16"/>
              </w:rPr>
              <w:t>다족구매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등)에 의하여 차감되는 금액</w:t>
            </w:r>
          </w:p>
        </w:tc>
      </w:tr>
      <w:tr w:rsidR="006D7D0F" w14:paraId="3C07D6B8" w14:textId="77777777" w:rsidTr="006D7D0F">
        <w:trPr>
          <w:trHeight w:val="293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3684D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총 할인금액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3D93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DD96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C8B46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주문할 상품의 ‘할인금액+쿠폰할인’ 합산 금액</w:t>
            </w:r>
          </w:p>
        </w:tc>
      </w:tr>
      <w:tr w:rsidR="006D7D0F" w14:paraId="0C439053" w14:textId="77777777" w:rsidTr="006D7D0F">
        <w:trPr>
          <w:trHeight w:val="293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525F7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쿠폰할인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E3566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3342B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0C3E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쿠폰을 적용하여 차감되는 금액 </w:t>
            </w:r>
          </w:p>
        </w:tc>
      </w:tr>
      <w:tr w:rsidR="006D7D0F" w14:paraId="6369C22C" w14:textId="77777777" w:rsidTr="006D7D0F">
        <w:trPr>
          <w:trHeight w:val="293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485EA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최대 </w:t>
            </w:r>
            <w:proofErr w:type="spellStart"/>
            <w:r>
              <w:rPr>
                <w:rFonts w:hint="eastAsia"/>
                <w:sz w:val="16"/>
                <w:szCs w:val="16"/>
              </w:rPr>
              <w:t>혜택가</w:t>
            </w:r>
            <w:proofErr w:type="spellEnd"/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2199B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D209B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X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8B738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‘정상가-총 </w:t>
            </w:r>
            <w:proofErr w:type="spellStart"/>
            <w:r>
              <w:rPr>
                <w:rFonts w:hint="eastAsia"/>
                <w:sz w:val="16"/>
                <w:szCs w:val="16"/>
              </w:rPr>
              <w:t>할인금액’을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적용한 가격 즉 할인이 적용된 금액</w:t>
            </w:r>
          </w:p>
        </w:tc>
      </w:tr>
      <w:tr w:rsidR="006D7D0F" w14:paraId="3562B02E" w14:textId="77777777" w:rsidTr="006D7D0F">
        <w:trPr>
          <w:trHeight w:val="293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B023A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주문금액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148A8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X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D29ED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E3B39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정상가, 판매가, 임직원가에 할인금액과 쿠폰이 할인된 금액</w:t>
            </w:r>
          </w:p>
        </w:tc>
      </w:tr>
      <w:tr w:rsidR="006D7D0F" w14:paraId="35D141DA" w14:textId="77777777" w:rsidTr="006D7D0F">
        <w:trPr>
          <w:trHeight w:val="293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DB093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총 주문금액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BC566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0DDA0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X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341D5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정상가 합계+배송비 합계</w:t>
            </w:r>
          </w:p>
        </w:tc>
      </w:tr>
      <w:tr w:rsidR="006D7D0F" w14:paraId="41D41B57" w14:textId="77777777" w:rsidTr="006D7D0F"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807E3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배송비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5213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08F18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E9703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배송비 정책에 따른 배송비</w:t>
            </w:r>
            <w:r>
              <w:rPr>
                <w:rFonts w:hint="eastAsia"/>
                <w:sz w:val="16"/>
                <w:szCs w:val="16"/>
              </w:rPr>
              <w:br/>
              <w:t xml:space="preserve">* 20,000원 이상 구매 시 무료배송, </w:t>
            </w:r>
            <w:proofErr w:type="spellStart"/>
            <w:r>
              <w:rPr>
                <w:rFonts w:hint="eastAsia"/>
                <w:sz w:val="16"/>
                <w:szCs w:val="16"/>
              </w:rPr>
              <w:t>입점사는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  <w:szCs w:val="16"/>
              </w:rPr>
              <w:t>입점사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정책을 따른다.</w:t>
            </w:r>
          </w:p>
        </w:tc>
      </w:tr>
      <w:tr w:rsidR="006D7D0F" w14:paraId="2C779846" w14:textId="77777777" w:rsidTr="006D7D0F">
        <w:trPr>
          <w:trHeight w:val="377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9BCDD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총 배송비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F1F1C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9512F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C5F7A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자사, </w:t>
            </w:r>
            <w:proofErr w:type="spellStart"/>
            <w:r>
              <w:rPr>
                <w:rFonts w:hint="eastAsia"/>
                <w:sz w:val="16"/>
                <w:szCs w:val="16"/>
              </w:rPr>
              <w:t>입점사의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배송비 합계</w:t>
            </w:r>
          </w:p>
        </w:tc>
      </w:tr>
      <w:tr w:rsidR="006D7D0F" w14:paraId="6F05205E" w14:textId="77777777" w:rsidTr="006D7D0F">
        <w:trPr>
          <w:trHeight w:val="377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97DD1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결제금액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C59E0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09A88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507B3" w14:textId="1EC88ED8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(총 </w:t>
            </w:r>
            <w:r w:rsidR="00815826">
              <w:rPr>
                <w:rFonts w:hint="eastAsia"/>
                <w:sz w:val="16"/>
                <w:szCs w:val="16"/>
              </w:rPr>
              <w:t>정상가</w:t>
            </w:r>
            <w:r>
              <w:rPr>
                <w:rFonts w:hint="eastAsia"/>
                <w:sz w:val="16"/>
                <w:szCs w:val="16"/>
              </w:rPr>
              <w:t>-총 할인금액-사용 포인트 합계)+총 배송비</w:t>
            </w:r>
          </w:p>
        </w:tc>
      </w:tr>
      <w:tr w:rsidR="006D7D0F" w14:paraId="5922FF9A" w14:textId="77777777" w:rsidTr="006D7D0F">
        <w:trPr>
          <w:trHeight w:val="377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7A4E5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결제예정금액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DAAA6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88AC1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X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EFE5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(총 정상가-총 할인금액)+총 </w:t>
            </w:r>
            <w:proofErr w:type="spellStart"/>
            <w:r>
              <w:rPr>
                <w:rFonts w:hint="eastAsia"/>
                <w:sz w:val="16"/>
                <w:szCs w:val="16"/>
              </w:rPr>
              <w:t>배송비’로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  <w:u w:val="single"/>
              </w:rPr>
              <w:t>결제 예정인</w:t>
            </w:r>
            <w:r>
              <w:rPr>
                <w:rFonts w:hint="eastAsia"/>
                <w:sz w:val="16"/>
                <w:szCs w:val="16"/>
              </w:rPr>
              <w:t xml:space="preserve"> 금액</w:t>
            </w:r>
          </w:p>
        </w:tc>
      </w:tr>
      <w:tr w:rsidR="006D7D0F" w14:paraId="37227F72" w14:textId="77777777" w:rsidTr="006D7D0F">
        <w:trPr>
          <w:trHeight w:val="377"/>
        </w:trPr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4A7DD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총 결제금액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898DB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X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D0603" w14:textId="77777777" w:rsidR="006D7D0F" w:rsidRDefault="006D7D0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</w:p>
        </w:tc>
        <w:tc>
          <w:tcPr>
            <w:tcW w:w="3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C95FB" w14:textId="77777777" w:rsidR="006D7D0F" w:rsidRDefault="006D7D0F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결제금액 –클레임 완료금액</w:t>
            </w:r>
          </w:p>
        </w:tc>
      </w:tr>
    </w:tbl>
    <w:p w14:paraId="3723E389" w14:textId="65A9986C" w:rsidR="00CC0F02" w:rsidRDefault="00F65DE4" w:rsidP="00F65DE4">
      <w:pPr>
        <w:pStyle w:val="af4"/>
        <w:numPr>
          <w:ilvl w:val="0"/>
          <w:numId w:val="18"/>
        </w:numPr>
        <w:ind w:leftChars="0"/>
        <w:rPr>
          <w:sz w:val="22"/>
          <w:szCs w:val="22"/>
        </w:rPr>
      </w:pPr>
      <w:r>
        <w:rPr>
          <w:rFonts w:hint="eastAsia"/>
          <w:sz w:val="22"/>
          <w:szCs w:val="22"/>
        </w:rPr>
        <w:t>클레임 완료 금액이란,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주문 취소에 의한 환불,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반품에 의한 환불,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환수/환불 금액 까짐 모두 합산한 금액을 말한다.</w:t>
      </w:r>
    </w:p>
    <w:p w14:paraId="36496411" w14:textId="77935B4E" w:rsidR="00704380" w:rsidRDefault="00704380" w:rsidP="00704380">
      <w:pPr>
        <w:rPr>
          <w:sz w:val="22"/>
          <w:szCs w:val="22"/>
        </w:rPr>
      </w:pPr>
    </w:p>
    <w:p w14:paraId="2D5D56DA" w14:textId="6F84143A" w:rsidR="00704380" w:rsidRDefault="00A533B5" w:rsidP="00A533B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8" w:name="_Toc6416730"/>
      <w:r>
        <w:rPr>
          <w:rFonts w:asciiTheme="minorEastAsia" w:eastAsiaTheme="minorEastAsia" w:hAnsiTheme="minorEastAsia" w:cs="Calibri" w:hint="eastAsia"/>
        </w:rPr>
        <w:lastRenderedPageBreak/>
        <w:t>주문</w:t>
      </w:r>
      <w:r w:rsidR="00AE314F">
        <w:rPr>
          <w:rFonts w:asciiTheme="minorEastAsia" w:eastAsiaTheme="minorEastAsia" w:hAnsiTheme="minorEastAsia" w:cs="Calibri" w:hint="eastAsia"/>
        </w:rPr>
        <w:t xml:space="preserve">/배송 </w:t>
      </w:r>
      <w:r>
        <w:rPr>
          <w:rFonts w:asciiTheme="minorEastAsia" w:eastAsiaTheme="minorEastAsia" w:hAnsiTheme="minorEastAsia" w:cs="Calibri" w:hint="eastAsia"/>
        </w:rPr>
        <w:t>상태</w:t>
      </w:r>
      <w:bookmarkEnd w:id="8"/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562"/>
        <w:gridCol w:w="1276"/>
        <w:gridCol w:w="1276"/>
        <w:gridCol w:w="6237"/>
      </w:tblGrid>
      <w:tr w:rsidR="005634DC" w14:paraId="770235E9" w14:textId="77777777" w:rsidTr="005634DC">
        <w:tc>
          <w:tcPr>
            <w:tcW w:w="562" w:type="dxa"/>
            <w:vMerge w:val="restart"/>
            <w:shd w:val="clear" w:color="auto" w:fill="BFBFBF" w:themeFill="background1" w:themeFillShade="BF"/>
            <w:vAlign w:val="center"/>
          </w:tcPr>
          <w:p w14:paraId="29781275" w14:textId="2930BBC1" w:rsidR="005634DC" w:rsidRPr="005634DC" w:rsidRDefault="005634DC" w:rsidP="005634DC">
            <w:pPr>
              <w:widowControl/>
              <w:autoSpaceDE/>
              <w:autoSpaceDN/>
              <w:spacing w:line="240" w:lineRule="auto"/>
              <w:jc w:val="center"/>
              <w:rPr>
                <w:rFonts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 w:rsidRPr="005634DC">
              <w:rPr>
                <w:rFonts w:cs="Arial" w:hint="eastAsia"/>
                <w:b/>
                <w:bCs/>
                <w:color w:val="000000" w:themeColor="text1"/>
                <w:kern w:val="24"/>
                <w:sz w:val="16"/>
                <w:szCs w:val="16"/>
              </w:rPr>
              <w:t>순서</w:t>
            </w:r>
          </w:p>
        </w:tc>
        <w:tc>
          <w:tcPr>
            <w:tcW w:w="2552" w:type="dxa"/>
            <w:gridSpan w:val="2"/>
            <w:shd w:val="clear" w:color="auto" w:fill="BFBFBF" w:themeFill="background1" w:themeFillShade="BF"/>
            <w:vAlign w:val="center"/>
          </w:tcPr>
          <w:p w14:paraId="19094B9C" w14:textId="2C1557F4" w:rsidR="005634DC" w:rsidRPr="005634DC" w:rsidRDefault="005634DC" w:rsidP="005634DC">
            <w:pPr>
              <w:widowControl/>
              <w:autoSpaceDE/>
              <w:autoSpaceDN/>
              <w:spacing w:line="240" w:lineRule="auto"/>
              <w:jc w:val="center"/>
              <w:rPr>
                <w:rFonts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 w:rsidRPr="005634DC">
              <w:rPr>
                <w:rFonts w:cs="Arial" w:hint="eastAsia"/>
                <w:b/>
                <w:bCs/>
                <w:color w:val="000000" w:themeColor="text1"/>
                <w:kern w:val="24"/>
                <w:sz w:val="16"/>
                <w:szCs w:val="16"/>
              </w:rPr>
              <w:t>상태 값</w:t>
            </w:r>
          </w:p>
        </w:tc>
        <w:tc>
          <w:tcPr>
            <w:tcW w:w="6237" w:type="dxa"/>
            <w:vMerge w:val="restart"/>
            <w:shd w:val="clear" w:color="auto" w:fill="BFBFBF" w:themeFill="background1" w:themeFillShade="BF"/>
            <w:vAlign w:val="center"/>
          </w:tcPr>
          <w:p w14:paraId="14A669EE" w14:textId="42428323" w:rsidR="005634DC" w:rsidRPr="005634DC" w:rsidRDefault="005634DC" w:rsidP="005634DC">
            <w:pPr>
              <w:widowControl/>
              <w:autoSpaceDE/>
              <w:autoSpaceDN/>
              <w:spacing w:line="240" w:lineRule="auto"/>
              <w:jc w:val="center"/>
              <w:rPr>
                <w:rFonts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 w:rsidRPr="005634DC">
              <w:rPr>
                <w:rFonts w:cs="Arial" w:hint="eastAsia"/>
                <w:b/>
                <w:bCs/>
                <w:color w:val="000000" w:themeColor="text1"/>
                <w:kern w:val="24"/>
                <w:sz w:val="16"/>
                <w:szCs w:val="16"/>
              </w:rPr>
              <w:t>정의</w:t>
            </w:r>
          </w:p>
        </w:tc>
      </w:tr>
      <w:tr w:rsidR="005634DC" w14:paraId="1025E17A" w14:textId="77777777" w:rsidTr="005634DC">
        <w:tc>
          <w:tcPr>
            <w:tcW w:w="562" w:type="dxa"/>
            <w:vMerge/>
            <w:shd w:val="clear" w:color="auto" w:fill="BFBFBF" w:themeFill="background1" w:themeFillShade="BF"/>
            <w:vAlign w:val="center"/>
          </w:tcPr>
          <w:p w14:paraId="2ADB1226" w14:textId="02EBBFFB" w:rsidR="005634DC" w:rsidRPr="005634DC" w:rsidRDefault="005634DC" w:rsidP="005634DC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15401DD" w14:textId="7DD9BE85" w:rsidR="005634DC" w:rsidRPr="005634DC" w:rsidRDefault="005634DC" w:rsidP="005634DC">
            <w:pPr>
              <w:jc w:val="center"/>
              <w:rPr>
                <w:b/>
                <w:sz w:val="16"/>
                <w:szCs w:val="16"/>
              </w:rPr>
            </w:pPr>
            <w:r w:rsidRPr="005634DC">
              <w:rPr>
                <w:rFonts w:hint="eastAsia"/>
                <w:b/>
                <w:sz w:val="16"/>
                <w:szCs w:val="16"/>
              </w:rPr>
              <w:t>B</w:t>
            </w:r>
            <w:r w:rsidRPr="005634DC">
              <w:rPr>
                <w:b/>
                <w:sz w:val="16"/>
                <w:szCs w:val="16"/>
              </w:rPr>
              <w:t xml:space="preserve">O </w:t>
            </w:r>
            <w:r w:rsidRPr="005634DC">
              <w:rPr>
                <w:rFonts w:hint="eastAsia"/>
                <w:b/>
                <w:sz w:val="16"/>
                <w:szCs w:val="16"/>
              </w:rPr>
              <w:t>상태 값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7ED84EC0" w14:textId="00031ACB" w:rsidR="005634DC" w:rsidRPr="005634DC" w:rsidRDefault="005634DC" w:rsidP="005634DC">
            <w:pPr>
              <w:jc w:val="center"/>
              <w:rPr>
                <w:b/>
                <w:sz w:val="16"/>
                <w:szCs w:val="16"/>
              </w:rPr>
            </w:pPr>
            <w:r w:rsidRPr="005634DC">
              <w:rPr>
                <w:rFonts w:hint="eastAsia"/>
                <w:b/>
                <w:sz w:val="16"/>
                <w:szCs w:val="16"/>
              </w:rPr>
              <w:t>F</w:t>
            </w:r>
            <w:r w:rsidRPr="005634DC">
              <w:rPr>
                <w:b/>
                <w:sz w:val="16"/>
                <w:szCs w:val="16"/>
              </w:rPr>
              <w:t xml:space="preserve">O </w:t>
            </w:r>
            <w:r w:rsidRPr="005634DC">
              <w:rPr>
                <w:rFonts w:hint="eastAsia"/>
                <w:b/>
                <w:sz w:val="16"/>
                <w:szCs w:val="16"/>
              </w:rPr>
              <w:t>상태 값</w:t>
            </w:r>
          </w:p>
        </w:tc>
        <w:tc>
          <w:tcPr>
            <w:tcW w:w="6237" w:type="dxa"/>
            <w:vMerge/>
            <w:shd w:val="clear" w:color="auto" w:fill="BFBFBF" w:themeFill="background1" w:themeFillShade="BF"/>
            <w:vAlign w:val="center"/>
          </w:tcPr>
          <w:p w14:paraId="4B52294A" w14:textId="27D50E94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</w:p>
        </w:tc>
      </w:tr>
      <w:tr w:rsidR="005634DC" w14:paraId="23A15D86" w14:textId="77777777" w:rsidTr="005634DC">
        <w:tc>
          <w:tcPr>
            <w:tcW w:w="562" w:type="dxa"/>
            <w:vAlign w:val="center"/>
          </w:tcPr>
          <w:p w14:paraId="1847C0E4" w14:textId="74330D8B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276" w:type="dxa"/>
            <w:vAlign w:val="center"/>
          </w:tcPr>
          <w:p w14:paraId="13BFADD1" w14:textId="43742853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입금대기</w:t>
            </w:r>
          </w:p>
        </w:tc>
        <w:tc>
          <w:tcPr>
            <w:tcW w:w="1276" w:type="dxa"/>
            <w:vAlign w:val="center"/>
          </w:tcPr>
          <w:p w14:paraId="3B7BED3D" w14:textId="725A2FFE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입금대기</w:t>
            </w:r>
          </w:p>
        </w:tc>
        <w:tc>
          <w:tcPr>
            <w:tcW w:w="6237" w:type="dxa"/>
          </w:tcPr>
          <w:p w14:paraId="3B74B8E3" w14:textId="6DEB0564" w:rsidR="005634DC" w:rsidRPr="005634DC" w:rsidRDefault="005634DC" w:rsidP="005634DC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 xml:space="preserve"> </w:t>
            </w:r>
            <w:r w:rsidRPr="005634DC">
              <w:rPr>
                <w:rFonts w:hint="eastAsia"/>
                <w:sz w:val="16"/>
                <w:szCs w:val="16"/>
              </w:rPr>
              <w:t>결제방식을</w:t>
            </w:r>
            <w:r w:rsidRPr="005634DC">
              <w:rPr>
                <w:sz w:val="16"/>
                <w:szCs w:val="16"/>
              </w:rPr>
              <w:t xml:space="preserve"> ‘무통장입금(가상계좌)’으로 선택 후 주문이 완료 된 상태</w:t>
            </w:r>
            <w:r>
              <w:rPr>
                <w:rFonts w:hint="eastAsia"/>
                <w:sz w:val="16"/>
                <w:szCs w:val="16"/>
              </w:rPr>
              <w:t>.</w:t>
            </w:r>
          </w:p>
          <w:p w14:paraId="07E5AA05" w14:textId="76B8A771" w:rsidR="005634DC" w:rsidRPr="005634DC" w:rsidRDefault="005634DC" w:rsidP="005634DC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 xml:space="preserve"> </w:t>
            </w:r>
            <w:r w:rsidRPr="005634DC">
              <w:rPr>
                <w:rFonts w:hint="eastAsia"/>
                <w:sz w:val="16"/>
                <w:szCs w:val="16"/>
              </w:rPr>
              <w:t>결제수단으로</w:t>
            </w:r>
            <w:r w:rsidRPr="005634DC">
              <w:rPr>
                <w:sz w:val="16"/>
                <w:szCs w:val="16"/>
              </w:rPr>
              <w:t xml:space="preserve"> 현금 입금을 선택한 경우 입금이 완료되어야 주문이 최종 완료되며 다음 단계로 진행 가능</w:t>
            </w:r>
            <w:r>
              <w:rPr>
                <w:rFonts w:hint="eastAsia"/>
                <w:sz w:val="16"/>
                <w:szCs w:val="16"/>
              </w:rPr>
              <w:t>.</w:t>
            </w:r>
          </w:p>
          <w:p w14:paraId="1C490D7C" w14:textId="3AA568F7" w:rsidR="005634DC" w:rsidRPr="005634DC" w:rsidRDefault="005634DC" w:rsidP="005634DC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 w:rsidRPr="005634DC">
              <w:rPr>
                <w:rFonts w:hint="eastAsia"/>
                <w:sz w:val="16"/>
                <w:szCs w:val="16"/>
              </w:rPr>
              <w:t>입점업체에서는</w:t>
            </w:r>
            <w:proofErr w:type="spellEnd"/>
            <w:r w:rsidRPr="005634DC">
              <w:rPr>
                <w:sz w:val="16"/>
                <w:szCs w:val="16"/>
              </w:rPr>
              <w:t xml:space="preserve"> 입금대기상태 주문에 대해서는 조회되지 않는다</w:t>
            </w:r>
            <w:r>
              <w:rPr>
                <w:rFonts w:hint="eastAsia"/>
                <w:sz w:val="16"/>
                <w:szCs w:val="16"/>
              </w:rPr>
              <w:t>.</w:t>
            </w:r>
          </w:p>
        </w:tc>
      </w:tr>
      <w:tr w:rsidR="005634DC" w14:paraId="57ABE4C6" w14:textId="77777777" w:rsidTr="005634DC">
        <w:tc>
          <w:tcPr>
            <w:tcW w:w="562" w:type="dxa"/>
            <w:vAlign w:val="center"/>
          </w:tcPr>
          <w:p w14:paraId="008D9774" w14:textId="659B927E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276" w:type="dxa"/>
            <w:vAlign w:val="center"/>
          </w:tcPr>
          <w:p w14:paraId="52F7F257" w14:textId="044D53DF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결제완료</w:t>
            </w:r>
          </w:p>
        </w:tc>
        <w:tc>
          <w:tcPr>
            <w:tcW w:w="1276" w:type="dxa"/>
            <w:vAlign w:val="center"/>
          </w:tcPr>
          <w:p w14:paraId="0D18CC1A" w14:textId="58EC7912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결제완료</w:t>
            </w:r>
          </w:p>
        </w:tc>
        <w:tc>
          <w:tcPr>
            <w:tcW w:w="6237" w:type="dxa"/>
          </w:tcPr>
          <w:p w14:paraId="0B5AADE2" w14:textId="12F2B202" w:rsidR="005634DC" w:rsidRPr="005634DC" w:rsidRDefault="005634DC" w:rsidP="005634DC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 xml:space="preserve"> </w:t>
            </w:r>
            <w:r w:rsidRPr="005634DC">
              <w:rPr>
                <w:rFonts w:hint="eastAsia"/>
                <w:sz w:val="16"/>
                <w:szCs w:val="16"/>
              </w:rPr>
              <w:t>결제</w:t>
            </w:r>
            <w:r w:rsidRPr="005634DC">
              <w:rPr>
                <w:sz w:val="16"/>
                <w:szCs w:val="16"/>
              </w:rPr>
              <w:t xml:space="preserve"> 방식에 무관하게 주문, 결제/입금이 완료된 상태</w:t>
            </w:r>
          </w:p>
        </w:tc>
      </w:tr>
      <w:tr w:rsidR="005634DC" w14:paraId="57153437" w14:textId="77777777" w:rsidTr="005634DC">
        <w:tc>
          <w:tcPr>
            <w:tcW w:w="562" w:type="dxa"/>
            <w:vAlign w:val="center"/>
          </w:tcPr>
          <w:p w14:paraId="787459FE" w14:textId="1C4FD580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276" w:type="dxa"/>
            <w:vAlign w:val="center"/>
          </w:tcPr>
          <w:p w14:paraId="22AD4BDA" w14:textId="7165C644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proofErr w:type="spellStart"/>
            <w:r w:rsidRPr="005634DC">
              <w:rPr>
                <w:rFonts w:hint="eastAsia"/>
                <w:sz w:val="16"/>
                <w:szCs w:val="16"/>
              </w:rPr>
              <w:t>상품준비중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14:paraId="6D43B74B" w14:textId="180879B0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proofErr w:type="spellStart"/>
            <w:r w:rsidRPr="005634DC">
              <w:rPr>
                <w:rFonts w:hint="eastAsia"/>
                <w:sz w:val="16"/>
                <w:szCs w:val="16"/>
              </w:rPr>
              <w:t>상품준비중</w:t>
            </w:r>
            <w:proofErr w:type="spellEnd"/>
          </w:p>
        </w:tc>
        <w:tc>
          <w:tcPr>
            <w:tcW w:w="6237" w:type="dxa"/>
          </w:tcPr>
          <w:p w14:paraId="2355784A" w14:textId="6C3AC968" w:rsidR="005634DC" w:rsidRPr="005634DC" w:rsidRDefault="005634DC" w:rsidP="005634DC">
            <w:pPr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결제완료</w:t>
            </w:r>
            <w:r w:rsidRPr="005634DC">
              <w:rPr>
                <w:sz w:val="16"/>
                <w:szCs w:val="16"/>
              </w:rPr>
              <w:t xml:space="preserve"> 후, 상품 준비부터 포장된 상품이 택배사로 전달될 때 까지의 상태</w:t>
            </w:r>
            <w:r w:rsidRPr="005634DC">
              <w:rPr>
                <w:sz w:val="16"/>
                <w:szCs w:val="16"/>
              </w:rPr>
              <w:br/>
              <w:t>- 자사상품: ERP에 의한 [출고지시] 처리시 ‘상품준비</w:t>
            </w:r>
            <w:r w:rsidR="00A85B11">
              <w:rPr>
                <w:rFonts w:hint="eastAsia"/>
                <w:sz w:val="16"/>
                <w:szCs w:val="16"/>
              </w:rPr>
              <w:t xml:space="preserve"> </w:t>
            </w:r>
            <w:r w:rsidRPr="005634DC">
              <w:rPr>
                <w:sz w:val="16"/>
                <w:szCs w:val="16"/>
              </w:rPr>
              <w:t>중’</w:t>
            </w:r>
            <w:proofErr w:type="spellStart"/>
            <w:r w:rsidRPr="005634DC">
              <w:rPr>
                <w:sz w:val="16"/>
                <w:szCs w:val="16"/>
              </w:rPr>
              <w:t>으로</w:t>
            </w:r>
            <w:proofErr w:type="spellEnd"/>
            <w:r w:rsidRPr="005634DC">
              <w:rPr>
                <w:sz w:val="16"/>
                <w:szCs w:val="16"/>
              </w:rPr>
              <w:t xml:space="preserve"> 변경</w:t>
            </w:r>
            <w:r w:rsidRPr="005634DC">
              <w:rPr>
                <w:sz w:val="16"/>
                <w:szCs w:val="16"/>
              </w:rPr>
              <w:br/>
              <w:t xml:space="preserve">- </w:t>
            </w:r>
            <w:proofErr w:type="spellStart"/>
            <w:r w:rsidRPr="005634DC">
              <w:rPr>
                <w:sz w:val="16"/>
                <w:szCs w:val="16"/>
              </w:rPr>
              <w:t>입점상품</w:t>
            </w:r>
            <w:proofErr w:type="spellEnd"/>
            <w:r w:rsidRPr="005634DC">
              <w:rPr>
                <w:sz w:val="16"/>
                <w:szCs w:val="16"/>
              </w:rPr>
              <w:t>: 결제완료 주문을 관리자가 [발주확인] 시 ‘상품준비</w:t>
            </w:r>
            <w:r w:rsidR="00A85B11">
              <w:rPr>
                <w:rFonts w:hint="eastAsia"/>
                <w:sz w:val="16"/>
                <w:szCs w:val="16"/>
              </w:rPr>
              <w:t xml:space="preserve"> </w:t>
            </w:r>
            <w:r w:rsidRPr="005634DC">
              <w:rPr>
                <w:sz w:val="16"/>
                <w:szCs w:val="16"/>
              </w:rPr>
              <w:t>중’</w:t>
            </w:r>
            <w:proofErr w:type="spellStart"/>
            <w:r w:rsidRPr="005634DC">
              <w:rPr>
                <w:sz w:val="16"/>
                <w:szCs w:val="16"/>
              </w:rPr>
              <w:t>으로</w:t>
            </w:r>
            <w:proofErr w:type="spellEnd"/>
            <w:r w:rsidRPr="005634DC">
              <w:rPr>
                <w:sz w:val="16"/>
                <w:szCs w:val="16"/>
              </w:rPr>
              <w:t xml:space="preserve"> 변경 </w:t>
            </w:r>
          </w:p>
          <w:p w14:paraId="20F48367" w14:textId="77777777" w:rsidR="005634DC" w:rsidRPr="005634DC" w:rsidRDefault="005634DC" w:rsidP="005634DC">
            <w:pPr>
              <w:rPr>
                <w:sz w:val="16"/>
                <w:szCs w:val="16"/>
              </w:rPr>
            </w:pPr>
            <w:r w:rsidRPr="005634DC">
              <w:rPr>
                <w:sz w:val="16"/>
                <w:szCs w:val="16"/>
              </w:rPr>
              <w:t xml:space="preserve">* 배송처리를 위해 물류창고 또는 </w:t>
            </w:r>
            <w:proofErr w:type="spellStart"/>
            <w:r w:rsidRPr="005634DC">
              <w:rPr>
                <w:sz w:val="16"/>
                <w:szCs w:val="16"/>
              </w:rPr>
              <w:t>입점사에서</w:t>
            </w:r>
            <w:proofErr w:type="spellEnd"/>
            <w:r w:rsidRPr="005634DC">
              <w:rPr>
                <w:sz w:val="16"/>
                <w:szCs w:val="16"/>
              </w:rPr>
              <w:t xml:space="preserve"> 수행하는 Picking, Packing 단계의 상태 값은 온라인시스템에서 관리하지 않는다</w:t>
            </w:r>
          </w:p>
          <w:p w14:paraId="59DBB4ED" w14:textId="0AC96A57" w:rsidR="005634DC" w:rsidRPr="005634DC" w:rsidRDefault="005634DC" w:rsidP="005634DC">
            <w:pPr>
              <w:rPr>
                <w:sz w:val="16"/>
                <w:szCs w:val="16"/>
              </w:rPr>
            </w:pPr>
            <w:r w:rsidRPr="005634DC">
              <w:rPr>
                <w:sz w:val="16"/>
                <w:szCs w:val="16"/>
              </w:rPr>
              <w:t>*</w:t>
            </w:r>
            <w:proofErr w:type="spellStart"/>
            <w:r w:rsidRPr="005634DC">
              <w:rPr>
                <w:sz w:val="16"/>
                <w:szCs w:val="16"/>
              </w:rPr>
              <w:t>입점</w:t>
            </w:r>
            <w:r>
              <w:rPr>
                <w:rFonts w:hint="eastAsia"/>
                <w:sz w:val="16"/>
                <w:szCs w:val="16"/>
              </w:rPr>
              <w:t>사</w:t>
            </w:r>
            <w:r w:rsidRPr="005634DC">
              <w:rPr>
                <w:sz w:val="16"/>
                <w:szCs w:val="16"/>
              </w:rPr>
              <w:t>는</w:t>
            </w:r>
            <w:proofErr w:type="spellEnd"/>
            <w:r w:rsidRPr="005634DC">
              <w:rPr>
                <w:sz w:val="16"/>
                <w:szCs w:val="16"/>
              </w:rPr>
              <w:t xml:space="preserve"> 운송장 번호가 등록되어 있어도 상태도 상품준비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5634DC">
              <w:rPr>
                <w:sz w:val="16"/>
                <w:szCs w:val="16"/>
              </w:rPr>
              <w:t>중 상태</w:t>
            </w:r>
            <w:r>
              <w:rPr>
                <w:rFonts w:hint="eastAsia"/>
                <w:sz w:val="16"/>
                <w:szCs w:val="16"/>
              </w:rPr>
              <w:t>이다.</w:t>
            </w:r>
          </w:p>
        </w:tc>
      </w:tr>
      <w:tr w:rsidR="005634DC" w14:paraId="5205B5CC" w14:textId="77777777" w:rsidTr="005634DC">
        <w:tc>
          <w:tcPr>
            <w:tcW w:w="562" w:type="dxa"/>
            <w:vAlign w:val="center"/>
          </w:tcPr>
          <w:p w14:paraId="63810C74" w14:textId="3DBE4E4A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1276" w:type="dxa"/>
            <w:vAlign w:val="center"/>
          </w:tcPr>
          <w:p w14:paraId="68C79C40" w14:textId="20664D2A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proofErr w:type="spellStart"/>
            <w:r w:rsidRPr="005634DC">
              <w:rPr>
                <w:rFonts w:hint="eastAsia"/>
                <w:sz w:val="16"/>
                <w:szCs w:val="16"/>
              </w:rPr>
              <w:t>상품출고</w:t>
            </w:r>
            <w:proofErr w:type="spellEnd"/>
          </w:p>
        </w:tc>
        <w:tc>
          <w:tcPr>
            <w:tcW w:w="1276" w:type="dxa"/>
            <w:vMerge/>
            <w:vAlign w:val="center"/>
          </w:tcPr>
          <w:p w14:paraId="4CC2227C" w14:textId="77777777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37" w:type="dxa"/>
          </w:tcPr>
          <w:p w14:paraId="799F55D7" w14:textId="14D35751" w:rsidR="005634DC" w:rsidRPr="005634DC" w:rsidRDefault="005634DC" w:rsidP="005634DC">
            <w:pPr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상품</w:t>
            </w:r>
            <w:r w:rsidRPr="005634DC">
              <w:rPr>
                <w:sz w:val="16"/>
                <w:szCs w:val="16"/>
              </w:rPr>
              <w:t xml:space="preserve"> 준비부터 포장된 상품이 택배사로 전달될 때까지 상태. (패킹 및 출고 완료)</w:t>
            </w:r>
          </w:p>
          <w:p w14:paraId="70AD2093" w14:textId="77777777" w:rsidR="005634DC" w:rsidRPr="005634DC" w:rsidRDefault="005634DC" w:rsidP="005634DC">
            <w:pPr>
              <w:rPr>
                <w:sz w:val="16"/>
                <w:szCs w:val="16"/>
              </w:rPr>
            </w:pPr>
            <w:proofErr w:type="spellStart"/>
            <w:r w:rsidRPr="005634DC">
              <w:rPr>
                <w:rFonts w:hint="eastAsia"/>
                <w:sz w:val="16"/>
                <w:szCs w:val="16"/>
              </w:rPr>
              <w:t>프로튼에서는</w:t>
            </w:r>
            <w:proofErr w:type="spellEnd"/>
            <w:r w:rsidRPr="005634DC">
              <w:rPr>
                <w:sz w:val="16"/>
                <w:szCs w:val="16"/>
              </w:rPr>
              <w:t xml:space="preserve"> </w:t>
            </w:r>
            <w:proofErr w:type="spellStart"/>
            <w:r w:rsidRPr="005634DC">
              <w:rPr>
                <w:sz w:val="16"/>
                <w:szCs w:val="16"/>
              </w:rPr>
              <w:t>상품출고</w:t>
            </w:r>
            <w:proofErr w:type="spellEnd"/>
            <w:r w:rsidRPr="005634DC">
              <w:rPr>
                <w:sz w:val="16"/>
                <w:szCs w:val="16"/>
              </w:rPr>
              <w:t xml:space="preserve"> 상태는 노출하지 않는다. </w:t>
            </w:r>
          </w:p>
          <w:p w14:paraId="3CC790D4" w14:textId="6D6CC5E0" w:rsidR="005634DC" w:rsidRPr="005634DC" w:rsidRDefault="005634DC" w:rsidP="005634DC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*</w:t>
            </w:r>
            <w:r w:rsidRPr="005634DC">
              <w:rPr>
                <w:sz w:val="16"/>
                <w:szCs w:val="16"/>
              </w:rPr>
              <w:t>임직원은 편의점 픽업이 불가하다.</w:t>
            </w:r>
          </w:p>
          <w:p w14:paraId="4EB1C3B7" w14:textId="00F01146" w:rsidR="005634DC" w:rsidRPr="005634DC" w:rsidRDefault="005634DC" w:rsidP="005634DC">
            <w:pPr>
              <w:rPr>
                <w:sz w:val="16"/>
                <w:szCs w:val="16"/>
              </w:rPr>
            </w:pPr>
            <w:r w:rsidRPr="005634DC">
              <w:rPr>
                <w:sz w:val="16"/>
                <w:szCs w:val="16"/>
              </w:rPr>
              <w:t>*</w:t>
            </w:r>
            <w:proofErr w:type="spellStart"/>
            <w:r w:rsidRPr="005634DC">
              <w:rPr>
                <w:sz w:val="16"/>
                <w:szCs w:val="16"/>
              </w:rPr>
              <w:t>입점업체에서는</w:t>
            </w:r>
            <w:proofErr w:type="spellEnd"/>
            <w:r w:rsidRPr="005634DC">
              <w:rPr>
                <w:sz w:val="16"/>
                <w:szCs w:val="16"/>
              </w:rPr>
              <w:t xml:space="preserve"> 별도의 </w:t>
            </w:r>
            <w:proofErr w:type="spellStart"/>
            <w:r w:rsidRPr="005634DC">
              <w:rPr>
                <w:sz w:val="16"/>
                <w:szCs w:val="16"/>
              </w:rPr>
              <w:t>상품출고</w:t>
            </w:r>
            <w:proofErr w:type="spellEnd"/>
            <w:r w:rsidRPr="005634DC">
              <w:rPr>
                <w:sz w:val="16"/>
                <w:szCs w:val="16"/>
              </w:rPr>
              <w:t xml:space="preserve"> 상태를 가져가지 않는다.</w:t>
            </w:r>
          </w:p>
        </w:tc>
      </w:tr>
      <w:tr w:rsidR="005634DC" w14:paraId="46F86015" w14:textId="77777777" w:rsidTr="005634DC">
        <w:tc>
          <w:tcPr>
            <w:tcW w:w="562" w:type="dxa"/>
            <w:vAlign w:val="center"/>
          </w:tcPr>
          <w:p w14:paraId="401C295A" w14:textId="48CE4EF7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1276" w:type="dxa"/>
            <w:vAlign w:val="center"/>
          </w:tcPr>
          <w:p w14:paraId="136B3E29" w14:textId="5DE6BA54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proofErr w:type="spellStart"/>
            <w:r w:rsidRPr="005634DC">
              <w:rPr>
                <w:rFonts w:hint="eastAsia"/>
                <w:sz w:val="16"/>
                <w:szCs w:val="16"/>
              </w:rPr>
              <w:t>배송중</w:t>
            </w:r>
            <w:proofErr w:type="spellEnd"/>
          </w:p>
        </w:tc>
        <w:tc>
          <w:tcPr>
            <w:tcW w:w="1276" w:type="dxa"/>
            <w:vAlign w:val="center"/>
          </w:tcPr>
          <w:p w14:paraId="143C63EB" w14:textId="116A3607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proofErr w:type="spellStart"/>
            <w:r w:rsidRPr="005634DC">
              <w:rPr>
                <w:rFonts w:hint="eastAsia"/>
                <w:sz w:val="16"/>
                <w:szCs w:val="16"/>
              </w:rPr>
              <w:t>배송중</w:t>
            </w:r>
            <w:proofErr w:type="spellEnd"/>
          </w:p>
        </w:tc>
        <w:tc>
          <w:tcPr>
            <w:tcW w:w="6237" w:type="dxa"/>
          </w:tcPr>
          <w:p w14:paraId="4B24786F" w14:textId="1BBBEC7D" w:rsidR="00A85B11" w:rsidRPr="00A85B11" w:rsidRDefault="00A85B11" w:rsidP="00A85B11">
            <w:pPr>
              <w:rPr>
                <w:sz w:val="16"/>
                <w:szCs w:val="16"/>
              </w:rPr>
            </w:pPr>
            <w:r w:rsidRPr="00A85B11">
              <w:rPr>
                <w:rFonts w:hint="eastAsia"/>
                <w:sz w:val="16"/>
                <w:szCs w:val="16"/>
              </w:rPr>
              <w:t>송장번호가</w:t>
            </w:r>
            <w:r w:rsidRPr="00A85B11">
              <w:rPr>
                <w:sz w:val="16"/>
                <w:szCs w:val="16"/>
              </w:rPr>
              <w:t xml:space="preserve"> 입력된 상태 / 운송장번호 (택배번호) 조회 가능</w:t>
            </w:r>
          </w:p>
          <w:p w14:paraId="512D063A" w14:textId="77777777" w:rsidR="00A85B11" w:rsidRPr="00A85B11" w:rsidRDefault="00A85B11" w:rsidP="00A85B11">
            <w:pPr>
              <w:rPr>
                <w:sz w:val="16"/>
                <w:szCs w:val="16"/>
              </w:rPr>
            </w:pPr>
            <w:r w:rsidRPr="00A85B11">
              <w:rPr>
                <w:rFonts w:hint="eastAsia"/>
                <w:sz w:val="16"/>
                <w:szCs w:val="16"/>
              </w:rPr>
              <w:t>택배사에</w:t>
            </w:r>
            <w:r w:rsidRPr="00A85B11">
              <w:rPr>
                <w:sz w:val="16"/>
                <w:szCs w:val="16"/>
              </w:rPr>
              <w:t xml:space="preserve"> 상품이 인계되어 배송이 시작된 상태</w:t>
            </w:r>
          </w:p>
          <w:p w14:paraId="6BD1EA9C" w14:textId="4754CFFD" w:rsidR="005634DC" w:rsidRPr="005634DC" w:rsidRDefault="00A85B11" w:rsidP="00A85B11">
            <w:pPr>
              <w:rPr>
                <w:sz w:val="16"/>
                <w:szCs w:val="16"/>
              </w:rPr>
            </w:pPr>
            <w:r w:rsidRPr="00A85B11">
              <w:rPr>
                <w:sz w:val="16"/>
                <w:szCs w:val="16"/>
              </w:rPr>
              <w:t xml:space="preserve">* </w:t>
            </w:r>
            <w:proofErr w:type="spellStart"/>
            <w:r w:rsidRPr="00A85B11">
              <w:rPr>
                <w:sz w:val="16"/>
                <w:szCs w:val="16"/>
              </w:rPr>
              <w:t>입점업체에서는</w:t>
            </w:r>
            <w:proofErr w:type="spellEnd"/>
            <w:r w:rsidRPr="00A85B11">
              <w:rPr>
                <w:sz w:val="16"/>
                <w:szCs w:val="16"/>
              </w:rPr>
              <w:t xml:space="preserve"> 송장번호 입력 후 [발송처리] 시 ‘</w:t>
            </w:r>
            <w:proofErr w:type="spellStart"/>
            <w:r w:rsidRPr="00A85B11">
              <w:rPr>
                <w:sz w:val="16"/>
                <w:szCs w:val="16"/>
              </w:rPr>
              <w:t>배송중</w:t>
            </w:r>
            <w:proofErr w:type="spellEnd"/>
            <w:r w:rsidRPr="00A85B11">
              <w:rPr>
                <w:sz w:val="16"/>
                <w:szCs w:val="16"/>
              </w:rPr>
              <w:t>’상태로 변경</w:t>
            </w:r>
          </w:p>
        </w:tc>
      </w:tr>
      <w:tr w:rsidR="005634DC" w14:paraId="75277877" w14:textId="77777777" w:rsidTr="005634DC">
        <w:tc>
          <w:tcPr>
            <w:tcW w:w="562" w:type="dxa"/>
            <w:vAlign w:val="center"/>
          </w:tcPr>
          <w:p w14:paraId="418ACD7C" w14:textId="24B2A267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1276" w:type="dxa"/>
            <w:vAlign w:val="center"/>
          </w:tcPr>
          <w:p w14:paraId="04F9EF4F" w14:textId="7EA38C17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픽업준비완료</w:t>
            </w:r>
          </w:p>
        </w:tc>
        <w:tc>
          <w:tcPr>
            <w:tcW w:w="1276" w:type="dxa"/>
            <w:vAlign w:val="center"/>
          </w:tcPr>
          <w:p w14:paraId="035E5456" w14:textId="2E919D0D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픽업준비완료</w:t>
            </w:r>
          </w:p>
        </w:tc>
        <w:tc>
          <w:tcPr>
            <w:tcW w:w="6237" w:type="dxa"/>
          </w:tcPr>
          <w:p w14:paraId="6D4F4BD5" w14:textId="77777777" w:rsidR="00A85B11" w:rsidRPr="00A85B11" w:rsidRDefault="00A85B11" w:rsidP="00A85B11">
            <w:pPr>
              <w:rPr>
                <w:sz w:val="16"/>
                <w:szCs w:val="16"/>
              </w:rPr>
            </w:pPr>
            <w:r w:rsidRPr="00A85B11">
              <w:rPr>
                <w:rFonts w:hint="eastAsia"/>
                <w:sz w:val="16"/>
                <w:szCs w:val="16"/>
              </w:rPr>
              <w:t>편의점</w:t>
            </w:r>
            <w:r w:rsidRPr="00A85B11">
              <w:rPr>
                <w:sz w:val="16"/>
                <w:szCs w:val="16"/>
              </w:rPr>
              <w:t xml:space="preserve"> /매장 픽업준비완료 상태 (일반택배는 제외)</w:t>
            </w:r>
          </w:p>
          <w:p w14:paraId="54D62847" w14:textId="161D20B2" w:rsidR="005634DC" w:rsidRPr="005634DC" w:rsidRDefault="00A85B11" w:rsidP="00A85B11">
            <w:pPr>
              <w:rPr>
                <w:sz w:val="16"/>
                <w:szCs w:val="16"/>
              </w:rPr>
            </w:pPr>
            <w:r w:rsidRPr="00A85B11">
              <w:rPr>
                <w:sz w:val="16"/>
                <w:szCs w:val="16"/>
              </w:rPr>
              <w:t xml:space="preserve">* </w:t>
            </w:r>
            <w:proofErr w:type="spellStart"/>
            <w:r w:rsidRPr="00A85B11">
              <w:rPr>
                <w:sz w:val="16"/>
                <w:szCs w:val="16"/>
              </w:rPr>
              <w:t>입점업체에서는</w:t>
            </w:r>
            <w:proofErr w:type="spellEnd"/>
            <w:r w:rsidRPr="00A85B11">
              <w:rPr>
                <w:sz w:val="16"/>
                <w:szCs w:val="16"/>
              </w:rPr>
              <w:t xml:space="preserve"> 일반택배 배송 유형만 사용</w:t>
            </w:r>
          </w:p>
        </w:tc>
      </w:tr>
      <w:tr w:rsidR="005634DC" w14:paraId="1A4FE904" w14:textId="77777777" w:rsidTr="005634DC">
        <w:tc>
          <w:tcPr>
            <w:tcW w:w="562" w:type="dxa"/>
            <w:vAlign w:val="center"/>
          </w:tcPr>
          <w:p w14:paraId="06456605" w14:textId="145A2D11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1276" w:type="dxa"/>
            <w:vAlign w:val="center"/>
          </w:tcPr>
          <w:p w14:paraId="2F6779CD" w14:textId="0FAF801E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수령완료/배송완료</w:t>
            </w:r>
          </w:p>
        </w:tc>
        <w:tc>
          <w:tcPr>
            <w:tcW w:w="1276" w:type="dxa"/>
            <w:vAlign w:val="center"/>
          </w:tcPr>
          <w:p w14:paraId="2FB878DA" w14:textId="72EB6C02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수령완료/배송완료</w:t>
            </w:r>
          </w:p>
        </w:tc>
        <w:tc>
          <w:tcPr>
            <w:tcW w:w="6237" w:type="dxa"/>
          </w:tcPr>
          <w:p w14:paraId="4DFC8EC8" w14:textId="77777777" w:rsidR="00A85B11" w:rsidRPr="00A85B11" w:rsidRDefault="00A85B11" w:rsidP="00A85B11">
            <w:pPr>
              <w:rPr>
                <w:sz w:val="16"/>
                <w:szCs w:val="16"/>
              </w:rPr>
            </w:pPr>
            <w:r w:rsidRPr="00A85B11">
              <w:rPr>
                <w:rFonts w:hint="eastAsia"/>
                <w:sz w:val="16"/>
                <w:szCs w:val="16"/>
              </w:rPr>
              <w:t>해당</w:t>
            </w:r>
            <w:r w:rsidRPr="00A85B11">
              <w:rPr>
                <w:sz w:val="16"/>
                <w:szCs w:val="16"/>
              </w:rPr>
              <w:t xml:space="preserve"> 물품을 고객이 수령하여 배송이 완료된 상태</w:t>
            </w:r>
          </w:p>
          <w:p w14:paraId="6CFE7275" w14:textId="0F4BE54C" w:rsidR="00A85B11" w:rsidRPr="00A85B11" w:rsidRDefault="00A85B11" w:rsidP="00A85B11">
            <w:pPr>
              <w:rPr>
                <w:sz w:val="16"/>
                <w:szCs w:val="16"/>
              </w:rPr>
            </w:pPr>
            <w:r w:rsidRPr="00A85B11">
              <w:rPr>
                <w:rFonts w:hint="eastAsia"/>
                <w:sz w:val="16"/>
                <w:szCs w:val="16"/>
              </w:rPr>
              <w:t>운송장번호</w:t>
            </w:r>
            <w:r w:rsidRPr="00A85B11">
              <w:rPr>
                <w:sz w:val="16"/>
                <w:szCs w:val="16"/>
              </w:rPr>
              <w:t>(택배번호) 조회 가능</w:t>
            </w:r>
            <w:r w:rsidRPr="00A85B11">
              <w:rPr>
                <w:sz w:val="16"/>
                <w:szCs w:val="16"/>
              </w:rPr>
              <w:br/>
              <w:t xml:space="preserve">- 자사상품: </w:t>
            </w:r>
            <w:proofErr w:type="spellStart"/>
            <w:r w:rsidRPr="00A85B11">
              <w:rPr>
                <w:sz w:val="16"/>
                <w:szCs w:val="16"/>
              </w:rPr>
              <w:t>지정택배사의</w:t>
            </w:r>
            <w:proofErr w:type="spellEnd"/>
            <w:r w:rsidRPr="00A85B11">
              <w:rPr>
                <w:sz w:val="16"/>
                <w:szCs w:val="16"/>
              </w:rPr>
              <w:t xml:space="preserve"> 시스템과 연계하여 배송완료 상태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A85B11">
              <w:rPr>
                <w:sz w:val="16"/>
                <w:szCs w:val="16"/>
              </w:rPr>
              <w:t xml:space="preserve">값을 자동으로 업데이트 또는 자동 배송완료 처리 </w:t>
            </w:r>
            <w:r w:rsidRPr="00A85B11">
              <w:rPr>
                <w:sz w:val="16"/>
                <w:szCs w:val="16"/>
              </w:rPr>
              <w:br/>
              <w:t xml:space="preserve">- </w:t>
            </w:r>
            <w:proofErr w:type="spellStart"/>
            <w:r w:rsidRPr="00A85B11">
              <w:rPr>
                <w:sz w:val="16"/>
                <w:szCs w:val="16"/>
              </w:rPr>
              <w:t>입점상품</w:t>
            </w:r>
            <w:proofErr w:type="spellEnd"/>
            <w:r w:rsidRPr="00A85B11">
              <w:rPr>
                <w:sz w:val="16"/>
                <w:szCs w:val="16"/>
              </w:rPr>
              <w:t xml:space="preserve">: </w:t>
            </w:r>
            <w:proofErr w:type="spellStart"/>
            <w:r w:rsidRPr="00A85B11">
              <w:rPr>
                <w:sz w:val="16"/>
                <w:szCs w:val="16"/>
              </w:rPr>
              <w:t>입점업체</w:t>
            </w:r>
            <w:proofErr w:type="spellEnd"/>
            <w:r w:rsidRPr="00A85B11">
              <w:rPr>
                <w:sz w:val="16"/>
                <w:szCs w:val="16"/>
              </w:rPr>
              <w:t xml:space="preserve"> 배송담당자가 [배송완료]처리하면 ‘배송완료’상태로 변경 (</w:t>
            </w:r>
            <w:proofErr w:type="spellStart"/>
            <w:r w:rsidRPr="00A85B11">
              <w:rPr>
                <w:sz w:val="16"/>
                <w:szCs w:val="16"/>
              </w:rPr>
              <w:t>택배사</w:t>
            </w:r>
            <w:proofErr w:type="spellEnd"/>
            <w:r w:rsidRPr="00A85B11">
              <w:rPr>
                <w:sz w:val="16"/>
                <w:szCs w:val="16"/>
              </w:rPr>
              <w:t xml:space="preserve"> API 연동 없음) 또는 </w:t>
            </w:r>
            <w:proofErr w:type="spellStart"/>
            <w:r w:rsidRPr="00A85B11">
              <w:rPr>
                <w:sz w:val="16"/>
                <w:szCs w:val="16"/>
              </w:rPr>
              <w:t>배송중</w:t>
            </w:r>
            <w:proofErr w:type="spellEnd"/>
            <w:r w:rsidRPr="00A85B11">
              <w:rPr>
                <w:sz w:val="16"/>
                <w:szCs w:val="16"/>
              </w:rPr>
              <w:t xml:space="preserve"> 이후 48시간 경과 후 자동 업데이트 </w:t>
            </w:r>
          </w:p>
          <w:p w14:paraId="530112B2" w14:textId="6D88D2A7" w:rsidR="005634DC" w:rsidRPr="005634DC" w:rsidRDefault="00A85B11" w:rsidP="00A85B11">
            <w:pPr>
              <w:rPr>
                <w:sz w:val="16"/>
                <w:szCs w:val="16"/>
              </w:rPr>
            </w:pPr>
            <w:r w:rsidRPr="00A85B11">
              <w:rPr>
                <w:rFonts w:hint="eastAsia"/>
                <w:sz w:val="16"/>
                <w:szCs w:val="16"/>
              </w:rPr>
              <w:t>자동</w:t>
            </w:r>
            <w:r w:rsidRPr="00A85B11">
              <w:rPr>
                <w:sz w:val="16"/>
                <w:szCs w:val="16"/>
              </w:rPr>
              <w:t xml:space="preserve"> 배송 완료처리 기준일 </w:t>
            </w:r>
            <w:r w:rsidRPr="00A85B11">
              <w:rPr>
                <w:sz w:val="16"/>
                <w:szCs w:val="16"/>
              </w:rPr>
              <w:br/>
              <w:t xml:space="preserve">- 일반택배: </w:t>
            </w:r>
            <w:proofErr w:type="spellStart"/>
            <w:r w:rsidRPr="00A85B11">
              <w:rPr>
                <w:sz w:val="16"/>
                <w:szCs w:val="16"/>
              </w:rPr>
              <w:t>배송중</w:t>
            </w:r>
            <w:proofErr w:type="spellEnd"/>
            <w:r w:rsidRPr="00A85B11">
              <w:rPr>
                <w:sz w:val="16"/>
                <w:szCs w:val="16"/>
              </w:rPr>
              <w:t xml:space="preserve"> 상태 7일 경과 시 </w:t>
            </w:r>
            <w:r w:rsidRPr="00A85B11">
              <w:rPr>
                <w:sz w:val="16"/>
                <w:szCs w:val="16"/>
              </w:rPr>
              <w:br/>
              <w:t xml:space="preserve">- 편의점픽업: 편의점 도착 14일 경과 시 </w:t>
            </w:r>
            <w:r w:rsidRPr="00A85B11">
              <w:rPr>
                <w:sz w:val="16"/>
                <w:szCs w:val="16"/>
              </w:rPr>
              <w:br/>
              <w:t>- 매장픽업 : 자동처리 없음 (ARS에 고객전달 완료 처리)</w:t>
            </w:r>
          </w:p>
        </w:tc>
      </w:tr>
      <w:tr w:rsidR="005634DC" w14:paraId="1D0A8083" w14:textId="77777777" w:rsidTr="005634DC">
        <w:tc>
          <w:tcPr>
            <w:tcW w:w="562" w:type="dxa"/>
            <w:vAlign w:val="center"/>
          </w:tcPr>
          <w:p w14:paraId="06AAF621" w14:textId="55046559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1276" w:type="dxa"/>
            <w:vAlign w:val="center"/>
          </w:tcPr>
          <w:p w14:paraId="67B101E3" w14:textId="36DF169A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구매확정</w:t>
            </w:r>
          </w:p>
        </w:tc>
        <w:tc>
          <w:tcPr>
            <w:tcW w:w="1276" w:type="dxa"/>
            <w:vAlign w:val="center"/>
          </w:tcPr>
          <w:p w14:paraId="0CA2609F" w14:textId="64FB3608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구매확정</w:t>
            </w:r>
          </w:p>
        </w:tc>
        <w:tc>
          <w:tcPr>
            <w:tcW w:w="6237" w:type="dxa"/>
          </w:tcPr>
          <w:p w14:paraId="5C2BA19A" w14:textId="77777777" w:rsidR="00A85B11" w:rsidRPr="00A85B11" w:rsidRDefault="00A85B11" w:rsidP="00A85B11">
            <w:pPr>
              <w:rPr>
                <w:sz w:val="16"/>
                <w:szCs w:val="16"/>
              </w:rPr>
            </w:pPr>
            <w:proofErr w:type="spellStart"/>
            <w:r w:rsidRPr="00A85B11">
              <w:rPr>
                <w:rFonts w:hint="eastAsia"/>
                <w:sz w:val="16"/>
                <w:szCs w:val="16"/>
              </w:rPr>
              <w:t>배송중</w:t>
            </w:r>
            <w:proofErr w:type="spellEnd"/>
            <w:r w:rsidRPr="00A85B11">
              <w:rPr>
                <w:sz w:val="16"/>
                <w:szCs w:val="16"/>
              </w:rPr>
              <w:t xml:space="preserve"> 상태 </w:t>
            </w:r>
            <w:proofErr w:type="spellStart"/>
            <w:r w:rsidRPr="00A85B11">
              <w:rPr>
                <w:sz w:val="16"/>
                <w:szCs w:val="16"/>
              </w:rPr>
              <w:t>부터</w:t>
            </w:r>
            <w:proofErr w:type="spellEnd"/>
            <w:r w:rsidRPr="00A85B11">
              <w:rPr>
                <w:sz w:val="16"/>
                <w:szCs w:val="16"/>
              </w:rPr>
              <w:t xml:space="preserve"> 구매확정 처리 가능</w:t>
            </w:r>
          </w:p>
          <w:p w14:paraId="10E36E62" w14:textId="77777777" w:rsidR="00A85B11" w:rsidRPr="00A85B11" w:rsidRDefault="00A85B11" w:rsidP="00A85B11">
            <w:pPr>
              <w:rPr>
                <w:sz w:val="16"/>
                <w:szCs w:val="16"/>
              </w:rPr>
            </w:pPr>
            <w:r w:rsidRPr="00A85B11">
              <w:rPr>
                <w:rFonts w:hint="eastAsia"/>
                <w:sz w:val="16"/>
                <w:szCs w:val="16"/>
              </w:rPr>
              <w:t>고객이</w:t>
            </w:r>
            <w:r w:rsidRPr="00A85B11">
              <w:rPr>
                <w:sz w:val="16"/>
                <w:szCs w:val="16"/>
              </w:rPr>
              <w:t xml:space="preserve"> 구매확정 버튼을 클릭하거나, 배송완료 익일로부터 15일째에 자동 확정처리</w:t>
            </w:r>
            <w:r w:rsidRPr="00A85B11">
              <w:rPr>
                <w:sz w:val="16"/>
                <w:szCs w:val="16"/>
              </w:rPr>
              <w:br/>
              <w:t>(예시 3/13 배송완료 -&gt; 3/28 구매확정)</w:t>
            </w:r>
          </w:p>
          <w:p w14:paraId="4C61709A" w14:textId="000E6C7D" w:rsidR="005634DC" w:rsidRPr="005634DC" w:rsidRDefault="00A85B11" w:rsidP="00A85B11">
            <w:pPr>
              <w:rPr>
                <w:sz w:val="16"/>
                <w:szCs w:val="16"/>
              </w:rPr>
            </w:pPr>
            <w:r w:rsidRPr="00A85B11">
              <w:rPr>
                <w:sz w:val="16"/>
                <w:szCs w:val="16"/>
              </w:rPr>
              <w:t xml:space="preserve">* 오프라인 </w:t>
            </w:r>
            <w:proofErr w:type="spellStart"/>
            <w:r w:rsidRPr="00A85B11">
              <w:rPr>
                <w:sz w:val="16"/>
                <w:szCs w:val="16"/>
              </w:rPr>
              <w:t>구매건은</w:t>
            </w:r>
            <w:proofErr w:type="spellEnd"/>
            <w:r w:rsidRPr="00A85B11">
              <w:rPr>
                <w:sz w:val="16"/>
                <w:szCs w:val="16"/>
              </w:rPr>
              <w:t xml:space="preserve"> [구매완료]로 노출 되며, 구매확정 버튼 함께 노출</w:t>
            </w:r>
          </w:p>
        </w:tc>
      </w:tr>
      <w:tr w:rsidR="005634DC" w14:paraId="309F8EB9" w14:textId="77777777" w:rsidTr="005634DC">
        <w:tc>
          <w:tcPr>
            <w:tcW w:w="562" w:type="dxa"/>
            <w:vAlign w:val="center"/>
          </w:tcPr>
          <w:p w14:paraId="36F0E7CC" w14:textId="24B0DBB4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276" w:type="dxa"/>
            <w:vAlign w:val="center"/>
          </w:tcPr>
          <w:p w14:paraId="52F95E84" w14:textId="40EAA5F4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주문취소</w:t>
            </w:r>
          </w:p>
        </w:tc>
        <w:tc>
          <w:tcPr>
            <w:tcW w:w="1276" w:type="dxa"/>
            <w:vAlign w:val="center"/>
          </w:tcPr>
          <w:p w14:paraId="43ABCCE3" w14:textId="080F3906" w:rsidR="005634DC" w:rsidRPr="005634DC" w:rsidRDefault="005634DC" w:rsidP="005634DC">
            <w:pPr>
              <w:jc w:val="center"/>
              <w:rPr>
                <w:sz w:val="16"/>
                <w:szCs w:val="16"/>
              </w:rPr>
            </w:pPr>
            <w:r w:rsidRPr="005634DC">
              <w:rPr>
                <w:rFonts w:hint="eastAsia"/>
                <w:sz w:val="16"/>
                <w:szCs w:val="16"/>
              </w:rPr>
              <w:t>주문취소</w:t>
            </w:r>
          </w:p>
        </w:tc>
        <w:tc>
          <w:tcPr>
            <w:tcW w:w="6237" w:type="dxa"/>
          </w:tcPr>
          <w:p w14:paraId="6B3D681B" w14:textId="77777777" w:rsidR="00A85B11" w:rsidRPr="00A85B11" w:rsidRDefault="00A85B11" w:rsidP="00A85B11">
            <w:pPr>
              <w:rPr>
                <w:sz w:val="16"/>
                <w:szCs w:val="16"/>
              </w:rPr>
            </w:pPr>
            <w:r w:rsidRPr="00A85B11">
              <w:rPr>
                <w:rFonts w:hint="eastAsia"/>
                <w:sz w:val="16"/>
                <w:szCs w:val="16"/>
              </w:rPr>
              <w:t>고객</w:t>
            </w:r>
            <w:r w:rsidRPr="00A85B11">
              <w:rPr>
                <w:sz w:val="16"/>
                <w:szCs w:val="16"/>
              </w:rPr>
              <w:t xml:space="preserve"> 또는 고객센터에서 주문을 취소한 상태(</w:t>
            </w:r>
            <w:proofErr w:type="spellStart"/>
            <w:r w:rsidRPr="00A85B11">
              <w:rPr>
                <w:sz w:val="16"/>
                <w:szCs w:val="16"/>
              </w:rPr>
              <w:t>미입금</w:t>
            </w:r>
            <w:proofErr w:type="spellEnd"/>
            <w:r w:rsidRPr="00A85B11">
              <w:rPr>
                <w:sz w:val="16"/>
                <w:szCs w:val="16"/>
              </w:rPr>
              <w:t xml:space="preserve"> 자동취소 포함)</w:t>
            </w:r>
          </w:p>
          <w:p w14:paraId="30DFFFA0" w14:textId="2DCFB84A" w:rsidR="005634DC" w:rsidRPr="005634DC" w:rsidRDefault="00A85B11" w:rsidP="00A85B11">
            <w:pPr>
              <w:rPr>
                <w:sz w:val="16"/>
                <w:szCs w:val="16"/>
              </w:rPr>
            </w:pPr>
            <w:r w:rsidRPr="00A85B11">
              <w:rPr>
                <w:sz w:val="16"/>
                <w:szCs w:val="16"/>
              </w:rPr>
              <w:t>* 오프라인 구매 건은 주문 취소 된 상태 값 만 표시</w:t>
            </w:r>
          </w:p>
        </w:tc>
      </w:tr>
    </w:tbl>
    <w:p w14:paraId="207C0DFC" w14:textId="4D36B43F" w:rsidR="00F65DE4" w:rsidRDefault="00F65DE4" w:rsidP="0004264C"/>
    <w:p w14:paraId="04D25F4F" w14:textId="6A5CA361" w:rsidR="0010050D" w:rsidRPr="0010050D" w:rsidRDefault="0010050D" w:rsidP="0010050D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9" w:name="_Toc6416731"/>
      <w:commentRangeStart w:id="10"/>
      <w:r>
        <w:rPr>
          <w:rFonts w:asciiTheme="minorEastAsia" w:eastAsiaTheme="minorEastAsia" w:hAnsiTheme="minorEastAsia" w:cs="Calibri" w:hint="eastAsia"/>
        </w:rPr>
        <w:t>자사상품 주문 재고 확인 정책</w:t>
      </w:r>
      <w:commentRangeEnd w:id="10"/>
      <w:r w:rsidR="004A2505">
        <w:rPr>
          <w:rStyle w:val="af"/>
          <w:rFonts w:cs="Arial Unicode MS"/>
          <w:b w:val="0"/>
        </w:rPr>
        <w:commentReference w:id="10"/>
      </w:r>
      <w:bookmarkEnd w:id="9"/>
    </w:p>
    <w:p w14:paraId="46ADA908" w14:textId="0F3A7113" w:rsidR="005634DC" w:rsidRDefault="005634DC" w:rsidP="0004264C"/>
    <w:tbl>
      <w:tblPr>
        <w:tblW w:w="9356" w:type="dxa"/>
        <w:tblInd w:w="-3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30"/>
        <w:gridCol w:w="1631"/>
        <w:gridCol w:w="3047"/>
        <w:gridCol w:w="3048"/>
      </w:tblGrid>
      <w:tr w:rsidR="00FE68B6" w14:paraId="76EFA8E6" w14:textId="77777777" w:rsidTr="0004646C">
        <w:trPr>
          <w:trHeight w:val="340"/>
        </w:trPr>
        <w:tc>
          <w:tcPr>
            <w:tcW w:w="3261" w:type="dxa"/>
            <w:gridSpan w:val="2"/>
            <w:shd w:val="clear" w:color="auto" w:fill="A6A6A6" w:themeFill="background1" w:themeFillShade="A6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3D6A9DE1" w14:textId="77777777" w:rsidR="00FE68B6" w:rsidRPr="00FE68B6" w:rsidRDefault="00FE68B6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b/>
                <w:color w:val="000000" w:themeColor="text1"/>
                <w:kern w:val="24"/>
                <w:sz w:val="16"/>
                <w:szCs w:val="16"/>
              </w:rPr>
            </w:pPr>
            <w:r w:rsidRPr="00FE68B6">
              <w:rPr>
                <w:rFonts w:cs="Arial" w:hint="eastAsia"/>
                <w:b/>
                <w:color w:val="000000" w:themeColor="text1"/>
                <w:kern w:val="24"/>
                <w:sz w:val="16"/>
                <w:szCs w:val="16"/>
              </w:rPr>
              <w:lastRenderedPageBreak/>
              <w:t>유형</w:t>
            </w:r>
          </w:p>
        </w:tc>
        <w:tc>
          <w:tcPr>
            <w:tcW w:w="3047" w:type="dxa"/>
            <w:shd w:val="clear" w:color="auto" w:fill="A6A6A6" w:themeFill="background1" w:themeFillShade="A6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</w:tcPr>
          <w:p w14:paraId="7DC19693" w14:textId="13057FE8" w:rsidR="00FE68B6" w:rsidRPr="00FE68B6" w:rsidRDefault="00FE68B6" w:rsidP="00FE68B6">
            <w:pPr>
              <w:widowControl/>
              <w:wordWrap w:val="0"/>
              <w:spacing w:line="240" w:lineRule="auto"/>
              <w:jc w:val="center"/>
              <w:rPr>
                <w:rFonts w:cs="Arial"/>
                <w:b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b/>
                <w:noProof/>
                <w:color w:val="000000" w:themeColor="text1"/>
                <w:kern w:val="24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508B402" wp14:editId="6DE007FB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248285</wp:posOffset>
                      </wp:positionV>
                      <wp:extent cx="3833495" cy="2486025"/>
                      <wp:effectExtent l="0" t="0" r="14605" b="28575"/>
                      <wp:wrapNone/>
                      <wp:docPr id="22" name="직사각형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33495" cy="2486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>
                                  <a:alpha val="6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82B93D" w14:textId="008C7B62" w:rsidR="00B54A2D" w:rsidRPr="00575EF9" w:rsidRDefault="00B54A2D" w:rsidP="00FE68B6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575EF9">
                                    <w:rPr>
                                      <w:rFonts w:hint="eastAsia"/>
                                      <w:color w:val="000000" w:themeColor="text1"/>
                                      <w:highlight w:val="yellow"/>
                                    </w:rPr>
                                    <w:t>개발팀 확인 필요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08B402" id="직사각형 22" o:spid="_x0000_s1030" style="position:absolute;left:0;text-align:left;margin-left:-4.65pt;margin-top:19.55pt;width:301.85pt;height:19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" fillcolor="#c00000" strokecolor="#1f3763 [1604]" strokeweight="1pt">
                      <v:fill opacity="39321f"/>
                      <v:textbox>
                        <w:txbxContent>
                          <w:p w14:paraId="7C82B93D" w14:textId="008C7B62" w:rsidR="00B54A2D" w:rsidRPr="00575EF9" w:rsidRDefault="00B54A2D" w:rsidP="00FE68B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75EF9">
                              <w:rPr>
                                <w:rFonts w:hint="eastAsia"/>
                                <w:color w:val="000000" w:themeColor="text1"/>
                                <w:highlight w:val="yellow"/>
                              </w:rPr>
                              <w:t>개발팀 확인 필요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E68B6">
              <w:rPr>
                <w:rFonts w:cs="Arial" w:hint="eastAsia"/>
                <w:b/>
                <w:color w:val="000000" w:themeColor="text1"/>
                <w:kern w:val="24"/>
                <w:sz w:val="16"/>
                <w:szCs w:val="16"/>
              </w:rPr>
              <w:t>온라인몰 DB만 조회</w:t>
            </w:r>
          </w:p>
        </w:tc>
        <w:tc>
          <w:tcPr>
            <w:tcW w:w="3048" w:type="dxa"/>
            <w:shd w:val="clear" w:color="auto" w:fill="A6A6A6" w:themeFill="background1" w:themeFillShade="A6"/>
            <w:vAlign w:val="center"/>
          </w:tcPr>
          <w:p w14:paraId="3E379F86" w14:textId="51C0838D" w:rsidR="00FE68B6" w:rsidRPr="00FE68B6" w:rsidRDefault="00FE68B6" w:rsidP="00FE68B6">
            <w:pPr>
              <w:widowControl/>
              <w:wordWrap w:val="0"/>
              <w:spacing w:line="240" w:lineRule="auto"/>
              <w:jc w:val="center"/>
              <w:rPr>
                <w:rFonts w:cs="Arial"/>
                <w:b/>
                <w:color w:val="000000" w:themeColor="text1"/>
                <w:kern w:val="24"/>
                <w:sz w:val="16"/>
                <w:szCs w:val="16"/>
              </w:rPr>
            </w:pPr>
            <w:r w:rsidRPr="00FE68B6">
              <w:rPr>
                <w:rFonts w:cs="Arial" w:hint="eastAsia"/>
                <w:b/>
                <w:color w:val="000000" w:themeColor="text1"/>
                <w:kern w:val="24"/>
                <w:sz w:val="16"/>
                <w:szCs w:val="16"/>
              </w:rPr>
              <w:t>실시간 통합재고 조회</w:t>
            </w:r>
          </w:p>
        </w:tc>
      </w:tr>
      <w:tr w:rsidR="0004646C" w14:paraId="099669BD" w14:textId="77777777" w:rsidTr="0004646C">
        <w:trPr>
          <w:trHeight w:val="340"/>
        </w:trPr>
        <w:tc>
          <w:tcPr>
            <w:tcW w:w="1630" w:type="dxa"/>
            <w:shd w:val="clear" w:color="auto" w:fill="F2F2F2" w:themeFill="background1" w:themeFillShade="F2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</w:tcPr>
          <w:p w14:paraId="632F7BDC" w14:textId="4151EA8A" w:rsidR="0004646C" w:rsidRPr="00575EF9" w:rsidRDefault="0004646C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sz w:val="16"/>
                <w:szCs w:val="36"/>
              </w:rPr>
            </w:pPr>
            <w:r w:rsidRPr="00575EF9">
              <w:rPr>
                <w:rFonts w:cs="Arial" w:hint="eastAsia"/>
                <w:color w:val="000000" w:themeColor="text1"/>
                <w:sz w:val="16"/>
                <w:szCs w:val="36"/>
              </w:rPr>
              <w:t>상품목록</w:t>
            </w:r>
          </w:p>
        </w:tc>
        <w:tc>
          <w:tcPr>
            <w:tcW w:w="1631" w:type="dxa"/>
            <w:shd w:val="clear" w:color="auto" w:fill="F2F2F2" w:themeFill="background1" w:themeFillShade="F2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</w:tcPr>
          <w:p w14:paraId="2FAF8DF3" w14:textId="0BA70EAD" w:rsidR="0004646C" w:rsidRPr="00575EF9" w:rsidRDefault="0004646C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sz w:val="16"/>
                <w:szCs w:val="36"/>
              </w:rPr>
            </w:pPr>
            <w:r w:rsidRPr="00575EF9">
              <w:rPr>
                <w:rFonts w:cs="Arial" w:hint="eastAsia"/>
                <w:color w:val="000000" w:themeColor="text1"/>
                <w:sz w:val="16"/>
                <w:szCs w:val="36"/>
              </w:rPr>
              <w:t>상품목록</w:t>
            </w:r>
          </w:p>
        </w:tc>
        <w:tc>
          <w:tcPr>
            <w:tcW w:w="3047" w:type="dxa"/>
            <w:shd w:val="clear" w:color="auto" w:fill="auto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</w:tcPr>
          <w:p w14:paraId="57B594A9" w14:textId="77777777" w:rsidR="0004646C" w:rsidRPr="00FE68B6" w:rsidRDefault="0004646C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  <w:tc>
          <w:tcPr>
            <w:tcW w:w="3048" w:type="dxa"/>
            <w:shd w:val="clear" w:color="auto" w:fill="auto"/>
            <w:vAlign w:val="center"/>
          </w:tcPr>
          <w:p w14:paraId="7CE573BF" w14:textId="37306C40" w:rsidR="0004646C" w:rsidRPr="00FE68B6" w:rsidRDefault="0004646C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</w:tr>
      <w:tr w:rsidR="0004646C" w14:paraId="577476C0" w14:textId="77777777" w:rsidTr="0004646C">
        <w:trPr>
          <w:trHeight w:val="340"/>
        </w:trPr>
        <w:tc>
          <w:tcPr>
            <w:tcW w:w="1630" w:type="dxa"/>
            <w:vMerge w:val="restart"/>
            <w:shd w:val="clear" w:color="auto" w:fill="F2F2F2" w:themeFill="background1" w:themeFillShade="F2"/>
            <w:vAlign w:val="center"/>
          </w:tcPr>
          <w:p w14:paraId="6A633B2B" w14:textId="00F49056" w:rsidR="0004646C" w:rsidRPr="00575EF9" w:rsidRDefault="0004646C" w:rsidP="0004646C">
            <w:pPr>
              <w:widowControl/>
              <w:spacing w:line="240" w:lineRule="auto"/>
              <w:jc w:val="center"/>
              <w:rPr>
                <w:rFonts w:cs="Arial"/>
                <w:color w:val="000000" w:themeColor="text1"/>
                <w:sz w:val="16"/>
                <w:szCs w:val="36"/>
              </w:rPr>
            </w:pPr>
            <w:proofErr w:type="spellStart"/>
            <w:r w:rsidRPr="00575EF9">
              <w:rPr>
                <w:rFonts w:cs="Arial" w:hint="eastAsia"/>
                <w:color w:val="000000" w:themeColor="text1"/>
                <w:sz w:val="16"/>
                <w:szCs w:val="36"/>
              </w:rPr>
              <w:t>상품상세</w:t>
            </w:r>
            <w:proofErr w:type="spellEnd"/>
          </w:p>
        </w:tc>
        <w:tc>
          <w:tcPr>
            <w:tcW w:w="1631" w:type="dxa"/>
            <w:shd w:val="clear" w:color="auto" w:fill="F2F2F2" w:themeFill="background1" w:themeFillShade="F2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</w:tcPr>
          <w:p w14:paraId="7BE1D3B5" w14:textId="53E9EE6C" w:rsidR="0004646C" w:rsidRPr="00575EF9" w:rsidRDefault="0004646C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sz w:val="16"/>
                <w:szCs w:val="36"/>
              </w:rPr>
            </w:pPr>
            <w:proofErr w:type="spellStart"/>
            <w:r w:rsidRPr="00575EF9">
              <w:rPr>
                <w:rFonts w:cs="Arial" w:hint="eastAsia"/>
                <w:color w:val="000000" w:themeColor="text1"/>
                <w:sz w:val="16"/>
                <w:szCs w:val="36"/>
              </w:rPr>
              <w:t>퀵뷰</w:t>
            </w:r>
            <w:proofErr w:type="spellEnd"/>
          </w:p>
        </w:tc>
        <w:tc>
          <w:tcPr>
            <w:tcW w:w="3047" w:type="dxa"/>
            <w:shd w:val="clear" w:color="auto" w:fill="auto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</w:tcPr>
          <w:p w14:paraId="0E2B88EC" w14:textId="77777777" w:rsidR="0004646C" w:rsidRPr="00FE68B6" w:rsidRDefault="0004646C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  <w:tc>
          <w:tcPr>
            <w:tcW w:w="3048" w:type="dxa"/>
            <w:shd w:val="clear" w:color="auto" w:fill="auto"/>
            <w:vAlign w:val="center"/>
          </w:tcPr>
          <w:p w14:paraId="2183C6F5" w14:textId="3B999666" w:rsidR="0004646C" w:rsidRPr="00FE68B6" w:rsidRDefault="0004646C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</w:tr>
      <w:tr w:rsidR="0004646C" w14:paraId="40A1741E" w14:textId="77777777" w:rsidTr="0004646C">
        <w:trPr>
          <w:trHeight w:val="340"/>
        </w:trPr>
        <w:tc>
          <w:tcPr>
            <w:tcW w:w="1630" w:type="dxa"/>
            <w:vMerge/>
            <w:shd w:val="clear" w:color="auto" w:fill="F2F2F2" w:themeFill="background1" w:themeFillShade="F2"/>
            <w:vAlign w:val="center"/>
          </w:tcPr>
          <w:p w14:paraId="655264F7" w14:textId="77777777" w:rsidR="0004646C" w:rsidRPr="00575EF9" w:rsidRDefault="0004646C" w:rsidP="0004646C">
            <w:pPr>
              <w:widowControl/>
              <w:spacing w:line="240" w:lineRule="auto"/>
              <w:jc w:val="center"/>
              <w:rPr>
                <w:rFonts w:cs="Arial"/>
                <w:color w:val="000000" w:themeColor="text1"/>
                <w:sz w:val="16"/>
                <w:szCs w:val="36"/>
              </w:rPr>
            </w:pPr>
          </w:p>
        </w:tc>
        <w:tc>
          <w:tcPr>
            <w:tcW w:w="1631" w:type="dxa"/>
            <w:shd w:val="clear" w:color="auto" w:fill="F2F2F2" w:themeFill="background1" w:themeFillShade="F2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</w:tcPr>
          <w:p w14:paraId="24F8438E" w14:textId="469F0E29" w:rsidR="0004646C" w:rsidRPr="00575EF9" w:rsidRDefault="0004646C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sz w:val="16"/>
                <w:szCs w:val="36"/>
              </w:rPr>
            </w:pPr>
            <w:proofErr w:type="spellStart"/>
            <w:r w:rsidRPr="00575EF9">
              <w:rPr>
                <w:rFonts w:cs="Arial" w:hint="eastAsia"/>
                <w:color w:val="000000" w:themeColor="text1"/>
                <w:sz w:val="16"/>
                <w:szCs w:val="36"/>
              </w:rPr>
              <w:t>상품상세</w:t>
            </w:r>
            <w:proofErr w:type="spellEnd"/>
          </w:p>
        </w:tc>
        <w:tc>
          <w:tcPr>
            <w:tcW w:w="3047" w:type="dxa"/>
            <w:shd w:val="clear" w:color="auto" w:fill="auto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</w:tcPr>
          <w:p w14:paraId="634460AC" w14:textId="77777777" w:rsidR="0004646C" w:rsidRPr="00FE68B6" w:rsidRDefault="0004646C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  <w:tc>
          <w:tcPr>
            <w:tcW w:w="3048" w:type="dxa"/>
            <w:shd w:val="clear" w:color="auto" w:fill="auto"/>
            <w:vAlign w:val="center"/>
          </w:tcPr>
          <w:p w14:paraId="513D8844" w14:textId="77777777" w:rsidR="0004646C" w:rsidRPr="00FE68B6" w:rsidRDefault="0004646C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</w:tr>
      <w:tr w:rsidR="00FE68B6" w14:paraId="56629FEB" w14:textId="77777777" w:rsidTr="0004646C">
        <w:trPr>
          <w:trHeight w:val="340"/>
        </w:trPr>
        <w:tc>
          <w:tcPr>
            <w:tcW w:w="1630" w:type="dxa"/>
            <w:shd w:val="clear" w:color="auto" w:fill="F2F2F2" w:themeFill="background1" w:themeFillShade="F2"/>
            <w:vAlign w:val="center"/>
          </w:tcPr>
          <w:p w14:paraId="038D3E15" w14:textId="6434B419" w:rsidR="00FE68B6" w:rsidRPr="00575EF9" w:rsidRDefault="008815F8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 w:rsidRPr="00575EF9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장바구니</w:t>
            </w:r>
          </w:p>
        </w:tc>
        <w:tc>
          <w:tcPr>
            <w:tcW w:w="1631" w:type="dxa"/>
            <w:shd w:val="clear" w:color="auto" w:fill="F2F2F2" w:themeFill="background1" w:themeFillShade="F2"/>
            <w:vAlign w:val="center"/>
          </w:tcPr>
          <w:p w14:paraId="29FC841C" w14:textId="211CC633" w:rsidR="00FE68B6" w:rsidRPr="00575EF9" w:rsidRDefault="0004646C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 w:rsidRPr="00575EF9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장바구니</w:t>
            </w:r>
          </w:p>
        </w:tc>
        <w:tc>
          <w:tcPr>
            <w:tcW w:w="3047" w:type="dxa"/>
            <w:shd w:val="clear" w:color="auto" w:fill="auto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</w:tcPr>
          <w:p w14:paraId="409552E3" w14:textId="77777777" w:rsidR="00FE68B6" w:rsidRPr="00FE68B6" w:rsidRDefault="00FE68B6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  <w:tc>
          <w:tcPr>
            <w:tcW w:w="3048" w:type="dxa"/>
            <w:shd w:val="clear" w:color="auto" w:fill="auto"/>
            <w:vAlign w:val="center"/>
          </w:tcPr>
          <w:p w14:paraId="5764F046" w14:textId="285ADB21" w:rsidR="00FE68B6" w:rsidRPr="00FE68B6" w:rsidRDefault="00FE68B6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</w:tr>
      <w:tr w:rsidR="00FE68B6" w14:paraId="76B9DAA8" w14:textId="77777777" w:rsidTr="0004646C">
        <w:trPr>
          <w:trHeight w:val="340"/>
        </w:trPr>
        <w:tc>
          <w:tcPr>
            <w:tcW w:w="1630" w:type="dxa"/>
            <w:shd w:val="clear" w:color="auto" w:fill="F2F2F2" w:themeFill="background1" w:themeFillShade="F2"/>
            <w:vAlign w:val="center"/>
          </w:tcPr>
          <w:p w14:paraId="10E06329" w14:textId="51CC7F76" w:rsidR="00FE68B6" w:rsidRPr="00575EF9" w:rsidRDefault="008815F8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 w:rsidRPr="00575EF9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주문서</w:t>
            </w:r>
          </w:p>
        </w:tc>
        <w:tc>
          <w:tcPr>
            <w:tcW w:w="1631" w:type="dxa"/>
            <w:shd w:val="clear" w:color="auto" w:fill="F2F2F2" w:themeFill="background1" w:themeFillShade="F2"/>
            <w:vAlign w:val="center"/>
          </w:tcPr>
          <w:p w14:paraId="209DE931" w14:textId="75918BCD" w:rsidR="00FE68B6" w:rsidRPr="00575EF9" w:rsidRDefault="0004646C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 w:rsidRPr="00575EF9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주문서</w:t>
            </w:r>
          </w:p>
        </w:tc>
        <w:tc>
          <w:tcPr>
            <w:tcW w:w="3047" w:type="dxa"/>
            <w:shd w:val="clear" w:color="auto" w:fill="auto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</w:tcPr>
          <w:p w14:paraId="7921FFAF" w14:textId="77777777" w:rsidR="00FE68B6" w:rsidRPr="00FE68B6" w:rsidRDefault="00FE68B6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  <w:tc>
          <w:tcPr>
            <w:tcW w:w="3048" w:type="dxa"/>
            <w:shd w:val="clear" w:color="auto" w:fill="auto"/>
            <w:vAlign w:val="center"/>
          </w:tcPr>
          <w:p w14:paraId="6507C913" w14:textId="5DE36EE4" w:rsidR="00FE68B6" w:rsidRPr="00FE68B6" w:rsidRDefault="00FE68B6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</w:tr>
      <w:tr w:rsidR="0004646C" w14:paraId="45EFF56A" w14:textId="77777777" w:rsidTr="0004646C">
        <w:trPr>
          <w:trHeight w:val="340"/>
        </w:trPr>
        <w:tc>
          <w:tcPr>
            <w:tcW w:w="1630" w:type="dxa"/>
            <w:vMerge w:val="restart"/>
            <w:shd w:val="clear" w:color="auto" w:fill="F2F2F2" w:themeFill="background1" w:themeFillShade="F2"/>
            <w:vAlign w:val="center"/>
          </w:tcPr>
          <w:p w14:paraId="09FCCC22" w14:textId="0E6D5038" w:rsidR="0004646C" w:rsidRPr="00575EF9" w:rsidRDefault="0004646C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 w:rsidRPr="00575EF9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마이페이지</w:t>
            </w:r>
          </w:p>
        </w:tc>
        <w:tc>
          <w:tcPr>
            <w:tcW w:w="1631" w:type="dxa"/>
            <w:shd w:val="clear" w:color="auto" w:fill="F2F2F2" w:themeFill="background1" w:themeFillShade="F2"/>
            <w:vAlign w:val="center"/>
          </w:tcPr>
          <w:p w14:paraId="422FF4A4" w14:textId="494ECB17" w:rsidR="0004646C" w:rsidRPr="00575EF9" w:rsidRDefault="0004646C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 w:rsidRPr="00575EF9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교환신청</w:t>
            </w:r>
          </w:p>
        </w:tc>
        <w:tc>
          <w:tcPr>
            <w:tcW w:w="3047" w:type="dxa"/>
            <w:shd w:val="clear" w:color="auto" w:fill="auto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</w:tcPr>
          <w:p w14:paraId="44C90B93" w14:textId="77777777" w:rsidR="0004646C" w:rsidRPr="00FE68B6" w:rsidRDefault="0004646C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  <w:tc>
          <w:tcPr>
            <w:tcW w:w="3048" w:type="dxa"/>
            <w:shd w:val="clear" w:color="auto" w:fill="auto"/>
            <w:vAlign w:val="center"/>
          </w:tcPr>
          <w:p w14:paraId="6FCDD1A1" w14:textId="77777777" w:rsidR="0004646C" w:rsidRPr="00FE68B6" w:rsidRDefault="0004646C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</w:tr>
      <w:tr w:rsidR="0004646C" w14:paraId="10C7C9E8" w14:textId="77777777" w:rsidTr="0004646C">
        <w:trPr>
          <w:trHeight w:val="340"/>
        </w:trPr>
        <w:tc>
          <w:tcPr>
            <w:tcW w:w="1630" w:type="dxa"/>
            <w:vMerge/>
            <w:shd w:val="clear" w:color="auto" w:fill="F2F2F2" w:themeFill="background1" w:themeFillShade="F2"/>
            <w:vAlign w:val="center"/>
          </w:tcPr>
          <w:p w14:paraId="77F68196" w14:textId="77777777" w:rsidR="0004646C" w:rsidRPr="00575EF9" w:rsidRDefault="0004646C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  <w:tc>
          <w:tcPr>
            <w:tcW w:w="1631" w:type="dxa"/>
            <w:shd w:val="clear" w:color="auto" w:fill="F2F2F2" w:themeFill="background1" w:themeFillShade="F2"/>
            <w:vAlign w:val="center"/>
          </w:tcPr>
          <w:p w14:paraId="46D64B1B" w14:textId="386B65A4" w:rsidR="0004646C" w:rsidRPr="00575EF9" w:rsidRDefault="0004646C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 w:rsidRPr="00575EF9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찜한상품</w:t>
            </w:r>
          </w:p>
        </w:tc>
        <w:tc>
          <w:tcPr>
            <w:tcW w:w="3047" w:type="dxa"/>
            <w:shd w:val="clear" w:color="auto" w:fill="auto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</w:tcPr>
          <w:p w14:paraId="260C2F24" w14:textId="77777777" w:rsidR="0004646C" w:rsidRPr="00FE68B6" w:rsidRDefault="0004646C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  <w:tc>
          <w:tcPr>
            <w:tcW w:w="3048" w:type="dxa"/>
            <w:shd w:val="clear" w:color="auto" w:fill="auto"/>
            <w:vAlign w:val="center"/>
          </w:tcPr>
          <w:p w14:paraId="3C7933DF" w14:textId="77777777" w:rsidR="0004646C" w:rsidRPr="00FE68B6" w:rsidRDefault="0004646C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</w:tr>
      <w:tr w:rsidR="0004646C" w14:paraId="42A7DECE" w14:textId="77777777" w:rsidTr="0004646C">
        <w:trPr>
          <w:trHeight w:val="340"/>
        </w:trPr>
        <w:tc>
          <w:tcPr>
            <w:tcW w:w="1630" w:type="dxa"/>
            <w:vMerge/>
            <w:shd w:val="clear" w:color="auto" w:fill="F2F2F2" w:themeFill="background1" w:themeFillShade="F2"/>
            <w:vAlign w:val="center"/>
          </w:tcPr>
          <w:p w14:paraId="13029A09" w14:textId="77777777" w:rsidR="0004646C" w:rsidRPr="00575EF9" w:rsidRDefault="0004646C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  <w:tc>
          <w:tcPr>
            <w:tcW w:w="1631" w:type="dxa"/>
            <w:shd w:val="clear" w:color="auto" w:fill="F2F2F2" w:themeFill="background1" w:themeFillShade="F2"/>
            <w:vAlign w:val="center"/>
          </w:tcPr>
          <w:p w14:paraId="65DC1107" w14:textId="417C5ED0" w:rsidR="0004646C" w:rsidRPr="00575EF9" w:rsidRDefault="0004646C" w:rsidP="0004646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proofErr w:type="spellStart"/>
            <w:r w:rsidRPr="00575EF9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알림상품</w:t>
            </w:r>
            <w:proofErr w:type="spellEnd"/>
          </w:p>
        </w:tc>
        <w:tc>
          <w:tcPr>
            <w:tcW w:w="3047" w:type="dxa"/>
            <w:shd w:val="clear" w:color="auto" w:fill="auto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</w:tcPr>
          <w:p w14:paraId="46861781" w14:textId="77777777" w:rsidR="0004646C" w:rsidRPr="00FE68B6" w:rsidRDefault="0004646C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  <w:tc>
          <w:tcPr>
            <w:tcW w:w="3048" w:type="dxa"/>
            <w:shd w:val="clear" w:color="auto" w:fill="auto"/>
            <w:vAlign w:val="center"/>
          </w:tcPr>
          <w:p w14:paraId="2140812A" w14:textId="77777777" w:rsidR="0004646C" w:rsidRPr="00FE68B6" w:rsidRDefault="0004646C" w:rsidP="0004646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</w:p>
        </w:tc>
      </w:tr>
    </w:tbl>
    <w:p w14:paraId="0A65CF08" w14:textId="77777777" w:rsidR="005634DC" w:rsidRPr="0004264C" w:rsidRDefault="005634DC" w:rsidP="0004264C"/>
    <w:p w14:paraId="1204239F" w14:textId="17B638EB" w:rsidR="000D1D45" w:rsidRPr="009B6C39" w:rsidRDefault="0004264C" w:rsidP="000D1D45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1" w:name="_Toc6416732"/>
      <w:r>
        <w:rPr>
          <w:rFonts w:asciiTheme="minorEastAsia" w:eastAsiaTheme="minorEastAsia" w:hAnsiTheme="minorEastAsia" w:cs="Calibri" w:hint="eastAsia"/>
        </w:rPr>
        <w:t>주문 유형</w:t>
      </w:r>
      <w:bookmarkEnd w:id="11"/>
    </w:p>
    <w:p w14:paraId="43D74DD3" w14:textId="48795125" w:rsidR="003E03B0" w:rsidRDefault="0004264C" w:rsidP="000D1D4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2" w:name="_Toc6416733"/>
      <w:r>
        <w:rPr>
          <w:rFonts w:asciiTheme="minorEastAsia" w:eastAsiaTheme="minorEastAsia" w:hAnsiTheme="minorEastAsia" w:cs="Calibri" w:hint="eastAsia"/>
        </w:rPr>
        <w:t>회원 유형에 따른 주문</w:t>
      </w:r>
      <w:bookmarkEnd w:id="12"/>
    </w:p>
    <w:tbl>
      <w:tblPr>
        <w:tblW w:w="9356" w:type="dxa"/>
        <w:tblInd w:w="-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76"/>
        <w:gridCol w:w="1985"/>
        <w:gridCol w:w="6095"/>
      </w:tblGrid>
      <w:tr w:rsidR="0004264C" w14:paraId="6EB8BF3B" w14:textId="77777777" w:rsidTr="0004264C">
        <w:trPr>
          <w:trHeight w:val="340"/>
        </w:trPr>
        <w:tc>
          <w:tcPr>
            <w:tcW w:w="3261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A6A6A6" w:themeFill="background1" w:themeFillShade="A6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3BBDBB1B" w14:textId="77777777" w:rsidR="0004264C" w:rsidRDefault="0004264C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color w:val="000000" w:themeColor="text1"/>
                <w:sz w:val="16"/>
                <w:szCs w:val="36"/>
              </w:rPr>
            </w:pPr>
            <w:r>
              <w:rPr>
                <w:rFonts w:cs="Arial" w:hint="eastAsia"/>
                <w:b/>
                <w:bCs/>
                <w:color w:val="000000" w:themeColor="text1"/>
                <w:kern w:val="24"/>
                <w:sz w:val="16"/>
                <w:szCs w:val="16"/>
              </w:rPr>
              <w:t>유형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A6A6A6" w:themeFill="background1" w:themeFillShade="A6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78BFBCBE" w14:textId="77777777" w:rsidR="0004264C" w:rsidRDefault="0004264C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color w:val="000000" w:themeColor="text1"/>
                <w:sz w:val="16"/>
                <w:szCs w:val="36"/>
              </w:rPr>
            </w:pPr>
            <w:r>
              <w:rPr>
                <w:rFonts w:cs="Arial" w:hint="eastAsia"/>
                <w:b/>
                <w:bCs/>
                <w:color w:val="000000" w:themeColor="text1"/>
                <w:kern w:val="24"/>
                <w:sz w:val="16"/>
                <w:szCs w:val="16"/>
              </w:rPr>
              <w:t>정의</w:t>
            </w:r>
          </w:p>
        </w:tc>
      </w:tr>
      <w:tr w:rsidR="0004264C" w14:paraId="7017159F" w14:textId="77777777" w:rsidTr="0004264C">
        <w:trPr>
          <w:trHeight w:val="340"/>
        </w:trPr>
        <w:tc>
          <w:tcPr>
            <w:tcW w:w="1276" w:type="dxa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2F2F2" w:themeFill="background1" w:themeFillShade="F2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408D1E2A" w14:textId="77777777" w:rsidR="0004264C" w:rsidRDefault="0004264C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color w:val="000000" w:themeColor="text1"/>
                <w:sz w:val="16"/>
                <w:szCs w:val="3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회원 주문</w:t>
            </w:r>
          </w:p>
        </w:tc>
        <w:tc>
          <w:tcPr>
            <w:tcW w:w="198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2F2F2" w:themeFill="background1" w:themeFillShade="F2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00CB021C" w14:textId="77777777" w:rsidR="0004264C" w:rsidRDefault="0004264C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color w:val="000000" w:themeColor="text1"/>
                <w:sz w:val="16"/>
                <w:szCs w:val="3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온라인 회원 주문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071C9F47" w14:textId="77777777" w:rsidR="0004264C" w:rsidRDefault="0004264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온라인 회원으로 가입한 회원이 상품을 구매할 의사를 표한 것을 말한다.</w:t>
            </w:r>
          </w:p>
        </w:tc>
      </w:tr>
      <w:tr w:rsidR="0004264C" w14:paraId="2853A739" w14:textId="77777777" w:rsidTr="0004264C">
        <w:trPr>
          <w:trHeight w:val="340"/>
        </w:trPr>
        <w:tc>
          <w:tcPr>
            <w:tcW w:w="0" w:type="auto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  <w:hideMark/>
          </w:tcPr>
          <w:p w14:paraId="40A56E42" w14:textId="77777777" w:rsidR="0004264C" w:rsidRDefault="0004264C">
            <w:pPr>
              <w:widowControl/>
              <w:spacing w:line="240" w:lineRule="auto"/>
              <w:jc w:val="left"/>
              <w:rPr>
                <w:rFonts w:ascii="Arial" w:eastAsia="굴림" w:hAnsi="Arial" w:cs="Arial"/>
                <w:color w:val="000000" w:themeColor="text1"/>
                <w:sz w:val="16"/>
                <w:szCs w:val="36"/>
              </w:rPr>
            </w:pPr>
          </w:p>
        </w:tc>
        <w:tc>
          <w:tcPr>
            <w:tcW w:w="198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2F2F2" w:themeFill="background1" w:themeFillShade="F2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2583B504" w14:textId="77777777" w:rsidR="0004264C" w:rsidRDefault="0004264C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color w:val="000000" w:themeColor="text1"/>
                <w:sz w:val="16"/>
                <w:szCs w:val="36"/>
              </w:rPr>
            </w:pPr>
            <w:proofErr w:type="spellStart"/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통합멤버십</w:t>
            </w:r>
            <w:proofErr w:type="spellEnd"/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 xml:space="preserve"> 회원 주문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48C42887" w14:textId="77777777" w:rsidR="0004264C" w:rsidRDefault="0004264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proofErr w:type="spellStart"/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통합멤버십</w:t>
            </w:r>
            <w:proofErr w:type="spellEnd"/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 xml:space="preserve"> 회원으로 가입한 회원이 상품을 구매할 의사를 표한 것을 말한다.</w:t>
            </w:r>
          </w:p>
        </w:tc>
      </w:tr>
      <w:tr w:rsidR="0004264C" w14:paraId="1FC91800" w14:textId="77777777" w:rsidTr="0004264C">
        <w:trPr>
          <w:trHeight w:val="340"/>
        </w:trPr>
        <w:tc>
          <w:tcPr>
            <w:tcW w:w="3261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2F2F2" w:themeFill="background1" w:themeFillShade="F2"/>
            <w:vAlign w:val="center"/>
            <w:hideMark/>
          </w:tcPr>
          <w:p w14:paraId="2C4309EE" w14:textId="77777777" w:rsidR="0004264C" w:rsidRDefault="0004264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비회원 주문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22E0A93C" w14:textId="77777777" w:rsidR="0004264C" w:rsidRDefault="0004264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회원가입을 하지 않은 고객이 상품을 구매할 의사를 표한 것을 말한다.</w:t>
            </w:r>
          </w:p>
        </w:tc>
      </w:tr>
      <w:tr w:rsidR="0004264C" w:rsidRPr="003E4154" w14:paraId="7E0E8FA1" w14:textId="77777777" w:rsidTr="0004264C">
        <w:trPr>
          <w:trHeight w:val="340"/>
        </w:trPr>
        <w:tc>
          <w:tcPr>
            <w:tcW w:w="3261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2F2F2" w:themeFill="background1" w:themeFillShade="F2"/>
            <w:vAlign w:val="center"/>
            <w:hideMark/>
          </w:tcPr>
          <w:p w14:paraId="00AA6A22" w14:textId="77777777" w:rsidR="0004264C" w:rsidRDefault="0004264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임직원 주문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24B63B52" w14:textId="77777777" w:rsidR="0004264C" w:rsidRDefault="0004264C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임직원 인증을 받은 회원이 상품을 구매할 의사를 표한 것을 말한다.</w:t>
            </w:r>
          </w:p>
        </w:tc>
      </w:tr>
    </w:tbl>
    <w:p w14:paraId="205E54B5" w14:textId="77777777" w:rsidR="00461166" w:rsidRPr="00461166" w:rsidRDefault="00461166" w:rsidP="006A70F6">
      <w:pPr>
        <w:pStyle w:val="afe"/>
      </w:pPr>
    </w:p>
    <w:p w14:paraId="2B20B18B" w14:textId="40C10825" w:rsidR="0004264C" w:rsidRDefault="0004264C" w:rsidP="000D1D4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3" w:name="_Toc6416734"/>
      <w:r>
        <w:rPr>
          <w:rFonts w:asciiTheme="minorEastAsia" w:eastAsiaTheme="minorEastAsia" w:hAnsiTheme="minorEastAsia" w:cs="Calibri" w:hint="eastAsia"/>
        </w:rPr>
        <w:t>주문 프로세스에 따른 주문</w:t>
      </w:r>
      <w:bookmarkEnd w:id="13"/>
    </w:p>
    <w:tbl>
      <w:tblPr>
        <w:tblpPr w:leftFromText="142" w:rightFromText="142" w:vertAnchor="text" w:horzAnchor="margin" w:tblpY="118"/>
        <w:tblW w:w="935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73"/>
        <w:gridCol w:w="8080"/>
      </w:tblGrid>
      <w:tr w:rsidR="0004264C" w14:paraId="07F84577" w14:textId="77777777" w:rsidTr="0004264C">
        <w:trPr>
          <w:trHeight w:val="340"/>
        </w:trPr>
        <w:tc>
          <w:tcPr>
            <w:tcW w:w="127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A6A6A6" w:themeFill="background1" w:themeFillShade="A6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2047FE09" w14:textId="77777777" w:rsidR="0004264C" w:rsidRDefault="0004264C" w:rsidP="0059288C">
            <w:pPr>
              <w:widowControl/>
              <w:wordWrap w:val="0"/>
              <w:spacing w:line="240" w:lineRule="auto"/>
              <w:jc w:val="center"/>
              <w:rPr>
                <w:rFonts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b/>
                <w:bCs/>
                <w:color w:val="000000" w:themeColor="text1"/>
                <w:kern w:val="24"/>
                <w:sz w:val="16"/>
                <w:szCs w:val="16"/>
              </w:rPr>
              <w:t>유형</w:t>
            </w:r>
          </w:p>
        </w:tc>
        <w:tc>
          <w:tcPr>
            <w:tcW w:w="808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A6A6A6" w:themeFill="background1" w:themeFillShade="A6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04E95F43" w14:textId="77777777" w:rsidR="0004264C" w:rsidRDefault="0004264C" w:rsidP="0059288C">
            <w:pPr>
              <w:widowControl/>
              <w:wordWrap w:val="0"/>
              <w:spacing w:line="240" w:lineRule="auto"/>
              <w:jc w:val="center"/>
              <w:rPr>
                <w:rFonts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b/>
                <w:bCs/>
                <w:color w:val="000000" w:themeColor="text1"/>
                <w:kern w:val="24"/>
                <w:sz w:val="16"/>
                <w:szCs w:val="16"/>
              </w:rPr>
              <w:t>정의</w:t>
            </w:r>
          </w:p>
        </w:tc>
      </w:tr>
      <w:tr w:rsidR="0004264C" w14:paraId="75683440" w14:textId="77777777" w:rsidTr="0004264C">
        <w:trPr>
          <w:trHeight w:val="340"/>
        </w:trPr>
        <w:tc>
          <w:tcPr>
            <w:tcW w:w="127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2F2F2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5A8D9B94" w14:textId="77777777" w:rsidR="0004264C" w:rsidRDefault="0004264C" w:rsidP="0059288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바로 구매</w:t>
            </w:r>
          </w:p>
        </w:tc>
        <w:tc>
          <w:tcPr>
            <w:tcW w:w="808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05966332" w14:textId="77777777" w:rsidR="0004264C" w:rsidRDefault="0004264C" w:rsidP="0059288C">
            <w:pPr>
              <w:widowControl/>
              <w:wordWrap w:val="0"/>
              <w:spacing w:line="240" w:lineRule="auto"/>
              <w:ind w:left="57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상품 상세페이지에서 장바구니를 거치지 않고 해당 상품을 바로 주문할 수 있는 주문 프로세스를 말한다.</w:t>
            </w:r>
          </w:p>
        </w:tc>
      </w:tr>
      <w:tr w:rsidR="0004264C" w14:paraId="2F59961B" w14:textId="77777777" w:rsidTr="0004264C">
        <w:trPr>
          <w:trHeight w:val="340"/>
        </w:trPr>
        <w:tc>
          <w:tcPr>
            <w:tcW w:w="127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2F2F2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39A97935" w14:textId="77777777" w:rsidR="0004264C" w:rsidRDefault="0004264C" w:rsidP="0059288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장바구니 주문</w:t>
            </w:r>
          </w:p>
        </w:tc>
        <w:tc>
          <w:tcPr>
            <w:tcW w:w="808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359BA6C5" w14:textId="77777777" w:rsidR="0004264C" w:rsidRDefault="0004264C" w:rsidP="0059288C">
            <w:pPr>
              <w:widowControl/>
              <w:wordWrap w:val="0"/>
              <w:spacing w:line="240" w:lineRule="auto"/>
              <w:ind w:left="57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고객이 복수의 상품을 구매하고자 할 때 각각의 상품 상세페이지에서 해당 상품들을 장바구니에 담은 후 하나의 주문으로 주문 할 수 있는 주문 프로세스를 말한다.</w:t>
            </w:r>
          </w:p>
        </w:tc>
      </w:tr>
      <w:tr w:rsidR="0004264C" w14:paraId="1D696F93" w14:textId="77777777" w:rsidTr="0004264C">
        <w:trPr>
          <w:trHeight w:val="340"/>
        </w:trPr>
        <w:tc>
          <w:tcPr>
            <w:tcW w:w="127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2F2F2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1AE048AD" w14:textId="77777777" w:rsidR="0004264C" w:rsidRDefault="0004264C" w:rsidP="0059288C">
            <w:pPr>
              <w:widowControl/>
              <w:wordWrap w:val="0"/>
              <w:spacing w:line="240" w:lineRule="auto"/>
              <w:jc w:val="center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예약 주문</w:t>
            </w:r>
          </w:p>
        </w:tc>
        <w:tc>
          <w:tcPr>
            <w:tcW w:w="808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13" w:type="dxa"/>
              <w:bottom w:w="72" w:type="dxa"/>
              <w:right w:w="113" w:type="dxa"/>
            </w:tcMar>
            <w:vAlign w:val="center"/>
            <w:hideMark/>
          </w:tcPr>
          <w:p w14:paraId="2950D789" w14:textId="77777777" w:rsidR="0004264C" w:rsidRDefault="0004264C" w:rsidP="0059288C">
            <w:pPr>
              <w:widowControl/>
              <w:wordWrap w:val="0"/>
              <w:spacing w:line="240" w:lineRule="auto"/>
              <w:ind w:left="57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 xml:space="preserve">상품 상세페이지 혹은 </w:t>
            </w:r>
            <w:proofErr w:type="spellStart"/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런칭캘린더</w:t>
            </w:r>
            <w:proofErr w:type="spellEnd"/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 xml:space="preserve"> 상세화면에서 예약주문 상품에 대해 예약주문기간에 선 주문 및 </w:t>
            </w:r>
            <w:proofErr w:type="spellStart"/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선결제</w:t>
            </w:r>
            <w:proofErr w:type="spellEnd"/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 xml:space="preserve"> 할 수 있는 주문 프로세스를 말한다</w:t>
            </w:r>
          </w:p>
        </w:tc>
      </w:tr>
    </w:tbl>
    <w:p w14:paraId="5DE45D13" w14:textId="752F2EEE" w:rsidR="00315537" w:rsidRPr="00C11FBE" w:rsidRDefault="00315537" w:rsidP="00C11FBE"/>
    <w:p w14:paraId="2094F0ED" w14:textId="2231B728" w:rsidR="00CE6569" w:rsidRDefault="0004264C" w:rsidP="000D1D4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4" w:name="_Toc6416735"/>
      <w:r>
        <w:rPr>
          <w:rFonts w:asciiTheme="minorEastAsia" w:eastAsiaTheme="minorEastAsia" w:hAnsiTheme="minorEastAsia" w:cs="Calibri" w:hint="eastAsia"/>
        </w:rPr>
        <w:t>상품 공급 방식에 따른 주문 유형</w:t>
      </w:r>
      <w:bookmarkEnd w:id="14"/>
    </w:p>
    <w:tbl>
      <w:tblPr>
        <w:tblW w:w="9356" w:type="dxa"/>
        <w:tblInd w:w="-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351"/>
        <w:gridCol w:w="7005"/>
      </w:tblGrid>
      <w:tr w:rsidR="00CE6569" w14:paraId="10CA1F42" w14:textId="77777777" w:rsidTr="00F83446">
        <w:trPr>
          <w:trHeight w:val="340"/>
        </w:trPr>
        <w:tc>
          <w:tcPr>
            <w:tcW w:w="235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A6A6A6" w:themeFill="background1" w:themeFillShade="A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CEB78BC" w14:textId="77777777" w:rsidR="00CE6569" w:rsidRDefault="00CE6569" w:rsidP="00F83446">
            <w:pPr>
              <w:widowControl/>
              <w:wordWrap w:val="0"/>
              <w:spacing w:line="240" w:lineRule="auto"/>
              <w:jc w:val="center"/>
              <w:rPr>
                <w:rFonts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b/>
                <w:bCs/>
                <w:color w:val="000000" w:themeColor="text1"/>
                <w:kern w:val="24"/>
                <w:sz w:val="16"/>
                <w:szCs w:val="16"/>
              </w:rPr>
              <w:t>유형</w:t>
            </w:r>
          </w:p>
        </w:tc>
        <w:tc>
          <w:tcPr>
            <w:tcW w:w="700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A6A6A6" w:themeFill="background1" w:themeFillShade="A6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0838675" w14:textId="77777777" w:rsidR="00CE6569" w:rsidRDefault="00CE6569" w:rsidP="00F83446">
            <w:pPr>
              <w:widowControl/>
              <w:wordWrap w:val="0"/>
              <w:spacing w:line="240" w:lineRule="auto"/>
              <w:ind w:left="400"/>
              <w:jc w:val="center"/>
              <w:rPr>
                <w:rFonts w:cs="Arial"/>
                <w:b/>
                <w:bCs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b/>
                <w:bCs/>
                <w:color w:val="000000" w:themeColor="text1"/>
                <w:kern w:val="24"/>
                <w:sz w:val="16"/>
                <w:szCs w:val="16"/>
              </w:rPr>
              <w:t>정의</w:t>
            </w:r>
          </w:p>
        </w:tc>
      </w:tr>
      <w:tr w:rsidR="00CE6569" w14:paraId="2FBEA5AC" w14:textId="77777777" w:rsidTr="00F83446">
        <w:trPr>
          <w:trHeight w:val="340"/>
        </w:trPr>
        <w:tc>
          <w:tcPr>
            <w:tcW w:w="235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1DD7E8" w14:textId="77777777" w:rsidR="00CE6569" w:rsidRDefault="00CE6569" w:rsidP="00F83446">
            <w:pPr>
              <w:widowControl/>
              <w:wordWrap w:val="0"/>
              <w:spacing w:line="240" w:lineRule="auto"/>
              <w:jc w:val="center"/>
              <w:rPr>
                <w:rFonts w:cs="Arial"/>
                <w:bCs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bCs/>
                <w:color w:val="000000" w:themeColor="text1"/>
                <w:kern w:val="24"/>
                <w:sz w:val="16"/>
                <w:szCs w:val="16"/>
              </w:rPr>
              <w:lastRenderedPageBreak/>
              <w:t>자사 상품 주문</w:t>
            </w:r>
          </w:p>
        </w:tc>
        <w:tc>
          <w:tcPr>
            <w:tcW w:w="700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F0AA35" w14:textId="77777777" w:rsidR="00CE6569" w:rsidRDefault="00CE6569" w:rsidP="00F83446">
            <w:pPr>
              <w:widowControl/>
              <w:wordWrap w:val="0"/>
              <w:spacing w:line="240" w:lineRule="auto"/>
              <w:ind w:left="57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ERP를 통해 등록된 자사 상품을 고객이 주문하는 것을 말한다.</w:t>
            </w:r>
          </w:p>
        </w:tc>
      </w:tr>
      <w:tr w:rsidR="00CE6569" w14:paraId="47AF7F93" w14:textId="77777777" w:rsidTr="00F83446">
        <w:trPr>
          <w:trHeight w:val="340"/>
        </w:trPr>
        <w:tc>
          <w:tcPr>
            <w:tcW w:w="2351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E678F9" w14:textId="77777777" w:rsidR="00CE6569" w:rsidRDefault="00CE6569" w:rsidP="00F83446">
            <w:pPr>
              <w:widowControl/>
              <w:wordWrap w:val="0"/>
              <w:spacing w:line="240" w:lineRule="auto"/>
              <w:jc w:val="center"/>
              <w:rPr>
                <w:rFonts w:cs="Arial"/>
                <w:bCs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bCs/>
                <w:color w:val="000000" w:themeColor="text1"/>
                <w:kern w:val="24"/>
                <w:sz w:val="16"/>
                <w:szCs w:val="16"/>
              </w:rPr>
              <w:t>입점 상품 주문</w:t>
            </w:r>
          </w:p>
        </w:tc>
        <w:tc>
          <w:tcPr>
            <w:tcW w:w="700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BBB8DC" w14:textId="77777777" w:rsidR="00CE6569" w:rsidRDefault="00CE6569" w:rsidP="00F83446">
            <w:pPr>
              <w:widowControl/>
              <w:wordWrap w:val="0"/>
              <w:spacing w:line="240" w:lineRule="auto"/>
              <w:ind w:left="57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proofErr w:type="spellStart"/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입점사</w:t>
            </w:r>
            <w:proofErr w:type="spellEnd"/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 xml:space="preserve"> 제휴를 통해 등록된 </w:t>
            </w:r>
            <w:proofErr w:type="spellStart"/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입점사가</w:t>
            </w:r>
            <w:proofErr w:type="spellEnd"/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 xml:space="preserve"> 판매하는 상품을 고객이 주문하는 것을 말한다.</w:t>
            </w:r>
          </w:p>
        </w:tc>
      </w:tr>
    </w:tbl>
    <w:p w14:paraId="4DC1CFF6" w14:textId="684C2E34" w:rsidR="0004264C" w:rsidRDefault="0004264C" w:rsidP="00CE6569"/>
    <w:p w14:paraId="52BD2EB1" w14:textId="1D66D6B8" w:rsidR="00CE6569" w:rsidRDefault="00CE6569" w:rsidP="000D1D4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5" w:name="_Toc6416736"/>
      <w:r>
        <w:rPr>
          <w:rFonts w:asciiTheme="minorEastAsia" w:eastAsiaTheme="minorEastAsia" w:hAnsiTheme="minorEastAsia" w:cs="Calibri" w:hint="eastAsia"/>
        </w:rPr>
        <w:t>주문/</w:t>
      </w:r>
      <w:r w:rsidR="00D07C9E">
        <w:rPr>
          <w:rFonts w:asciiTheme="minorEastAsia" w:eastAsiaTheme="minorEastAsia" w:hAnsiTheme="minorEastAsia" w:cs="Calibri" w:hint="eastAsia"/>
        </w:rPr>
        <w:t>배송</w:t>
      </w:r>
      <w:r>
        <w:rPr>
          <w:rFonts w:asciiTheme="minorEastAsia" w:eastAsiaTheme="minorEastAsia" w:hAnsiTheme="minorEastAsia" w:cs="Calibri" w:hint="eastAsia"/>
        </w:rPr>
        <w:t xml:space="preserve"> 프로세스</w:t>
      </w:r>
      <w:bookmarkEnd w:id="15"/>
    </w:p>
    <w:p w14:paraId="76515B05" w14:textId="325C9BCB" w:rsidR="00315537" w:rsidRPr="00AA4FD1" w:rsidRDefault="00D07C9E" w:rsidP="00CF6A67">
      <w:pPr>
        <w:jc w:val="center"/>
      </w:pPr>
      <w:r>
        <w:rPr>
          <w:noProof/>
        </w:rPr>
        <w:drawing>
          <wp:inline distT="0" distB="0" distL="0" distR="0" wp14:anchorId="01E69A3F" wp14:editId="5B965BF8">
            <wp:extent cx="3967951" cy="4947862"/>
            <wp:effectExtent l="0" t="0" r="0" b="571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주문배송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044" cy="495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64C">
        <w:br/>
      </w:r>
    </w:p>
    <w:p w14:paraId="253729D1" w14:textId="23AB700F" w:rsidR="0004264C" w:rsidRPr="009B6C39" w:rsidRDefault="0004264C" w:rsidP="00315537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6" w:name="_Toc6416737"/>
      <w:r>
        <w:rPr>
          <w:rFonts w:asciiTheme="minorEastAsia" w:eastAsiaTheme="minorEastAsia" w:hAnsiTheme="minorEastAsia" w:cs="Calibri" w:hint="eastAsia"/>
        </w:rPr>
        <w:t>장바구니 정책</w:t>
      </w:r>
      <w:bookmarkEnd w:id="16"/>
    </w:p>
    <w:p w14:paraId="2A1DD803" w14:textId="064ED46D" w:rsidR="00315537" w:rsidRDefault="0004264C" w:rsidP="00315537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7" w:name="_Toc6416738"/>
      <w:r>
        <w:rPr>
          <w:rFonts w:asciiTheme="minorEastAsia" w:eastAsiaTheme="minorEastAsia" w:hAnsiTheme="minorEastAsia" w:cs="Calibri" w:hint="eastAsia"/>
        </w:rPr>
        <w:t>장바구니 기본 정책</w:t>
      </w:r>
      <w:bookmarkEnd w:id="17"/>
    </w:p>
    <w:p w14:paraId="573546AB" w14:textId="77777777" w:rsidR="0004264C" w:rsidRPr="00DF23C4" w:rsidRDefault="0004264C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 xml:space="preserve">장바구니는 회원, 비회원 모두 이용 가능하다.   </w:t>
      </w:r>
    </w:p>
    <w:p w14:paraId="31E504BC" w14:textId="77777777" w:rsidR="0004264C" w:rsidRPr="00DF23C4" w:rsidRDefault="0004264C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>장바구니는 자사/</w:t>
      </w:r>
      <w:proofErr w:type="spellStart"/>
      <w:r w:rsidRPr="00DF23C4">
        <w:rPr>
          <w:rFonts w:hint="eastAsia"/>
          <w:sz w:val="22"/>
          <w:szCs w:val="22"/>
        </w:rPr>
        <w:t>입점사</w:t>
      </w:r>
      <w:proofErr w:type="spellEnd"/>
      <w:r w:rsidRPr="00DF23C4">
        <w:rPr>
          <w:rFonts w:hint="eastAsia"/>
          <w:sz w:val="22"/>
          <w:szCs w:val="22"/>
        </w:rPr>
        <w:t xml:space="preserve"> 상품에 대한 통합 장바구니로 관리한다.</w:t>
      </w:r>
    </w:p>
    <w:p w14:paraId="39F36861" w14:textId="77777777" w:rsidR="0004264C" w:rsidRPr="00DF23C4" w:rsidRDefault="0004264C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>‘</w:t>
      </w:r>
      <w:proofErr w:type="spellStart"/>
      <w:r w:rsidRPr="00DF23C4">
        <w:rPr>
          <w:rFonts w:hint="eastAsia"/>
          <w:sz w:val="22"/>
          <w:szCs w:val="22"/>
        </w:rPr>
        <w:t>일시품절</w:t>
      </w:r>
      <w:proofErr w:type="spellEnd"/>
      <w:r w:rsidRPr="00DF23C4">
        <w:rPr>
          <w:rFonts w:hint="eastAsia"/>
          <w:sz w:val="22"/>
          <w:szCs w:val="22"/>
        </w:rPr>
        <w:t xml:space="preserve">, 판매중지 상태, 예약주문 </w:t>
      </w:r>
      <w:proofErr w:type="spellStart"/>
      <w:r w:rsidRPr="00DF23C4">
        <w:rPr>
          <w:rFonts w:hint="eastAsia"/>
          <w:sz w:val="22"/>
          <w:szCs w:val="22"/>
        </w:rPr>
        <w:t>상품’은</w:t>
      </w:r>
      <w:proofErr w:type="spellEnd"/>
      <w:r w:rsidRPr="00DF23C4">
        <w:rPr>
          <w:rFonts w:hint="eastAsia"/>
          <w:sz w:val="22"/>
          <w:szCs w:val="22"/>
        </w:rPr>
        <w:t xml:space="preserve"> 장바구니 담기가 불가능하다</w:t>
      </w:r>
    </w:p>
    <w:p w14:paraId="49F82109" w14:textId="77777777" w:rsidR="0004264C" w:rsidRPr="00DF23C4" w:rsidRDefault="0004264C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>통합몰과 ON THE SPOT은 장바구니를 공유하지 않는다.</w:t>
      </w:r>
    </w:p>
    <w:p w14:paraId="073FF449" w14:textId="77777777" w:rsidR="00F07A71" w:rsidRPr="00DF23C4" w:rsidRDefault="0004264C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>장바구니를 통해 결제완료한 상품은 장바구니에서 삭제된다.</w:t>
      </w:r>
    </w:p>
    <w:p w14:paraId="228ACCEC" w14:textId="05E947D9" w:rsidR="00230A5B" w:rsidRPr="008A1BA6" w:rsidRDefault="00F07A71" w:rsidP="00DF23C4">
      <w:pPr>
        <w:pStyle w:val="af4"/>
        <w:numPr>
          <w:ilvl w:val="3"/>
          <w:numId w:val="7"/>
        </w:numPr>
        <w:ind w:leftChars="0"/>
        <w:jc w:val="left"/>
      </w:pPr>
      <w:r w:rsidRPr="00DF23C4">
        <w:rPr>
          <w:rFonts w:hint="eastAsia"/>
          <w:sz w:val="22"/>
          <w:szCs w:val="22"/>
        </w:rPr>
        <w:lastRenderedPageBreak/>
        <w:t xml:space="preserve">장바구니에 담긴 상품 중 </w:t>
      </w:r>
      <w:proofErr w:type="spellStart"/>
      <w:r w:rsidRPr="00DF23C4">
        <w:rPr>
          <w:rFonts w:hint="eastAsia"/>
          <w:sz w:val="22"/>
          <w:szCs w:val="22"/>
        </w:rPr>
        <w:t>다족할인</w:t>
      </w:r>
      <w:proofErr w:type="spellEnd"/>
      <w:r w:rsidRPr="00DF23C4">
        <w:rPr>
          <w:rFonts w:hint="eastAsia"/>
          <w:sz w:val="22"/>
          <w:szCs w:val="22"/>
        </w:rPr>
        <w:t xml:space="preserve"> 프로모션 조건에 충족 되는 경우 </w:t>
      </w:r>
      <w:proofErr w:type="spellStart"/>
      <w:r w:rsidRPr="00DF23C4">
        <w:rPr>
          <w:rFonts w:hint="eastAsia"/>
          <w:sz w:val="22"/>
          <w:szCs w:val="22"/>
        </w:rPr>
        <w:t>다족할인이</w:t>
      </w:r>
      <w:proofErr w:type="spellEnd"/>
      <w:r w:rsidRPr="00DF23C4">
        <w:rPr>
          <w:rFonts w:hint="eastAsia"/>
          <w:sz w:val="22"/>
          <w:szCs w:val="22"/>
        </w:rPr>
        <w:t xml:space="preserve"> 적용된 금액으로 해당상품의 가격이 노출된다.</w:t>
      </w:r>
      <w:r w:rsidRPr="00613FC6">
        <w:rPr>
          <w:rFonts w:hint="eastAsia"/>
        </w:rPr>
        <w:t xml:space="preserve"> </w:t>
      </w:r>
      <w:r>
        <w:br/>
      </w:r>
    </w:p>
    <w:p w14:paraId="63DCA87A" w14:textId="577111D7" w:rsidR="00F07A71" w:rsidRDefault="00F07A71" w:rsidP="00315537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8" w:name="_Toc5273394"/>
      <w:bookmarkStart w:id="19" w:name="_Toc4690496"/>
      <w:bookmarkStart w:id="20" w:name="_Toc6416739"/>
      <w:r>
        <w:rPr>
          <w:rFonts w:asciiTheme="minorEastAsia" w:eastAsiaTheme="minorEastAsia" w:hAnsiTheme="minorEastAsia" w:cs="Calibri" w:hint="eastAsia"/>
        </w:rPr>
        <w:t>장바구니 유형</w:t>
      </w:r>
      <w:bookmarkEnd w:id="18"/>
      <w:bookmarkEnd w:id="19"/>
      <w:bookmarkEnd w:id="20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5903"/>
      </w:tblGrid>
      <w:tr w:rsidR="00F07A71" w14:paraId="560C919C" w14:textId="77777777" w:rsidTr="00F07A7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2338400A" w14:textId="77777777" w:rsidR="00F07A71" w:rsidRDefault="00F07A71">
            <w:pPr>
              <w:jc w:val="center"/>
              <w:rPr>
                <w:b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b/>
                <w:color w:val="000000" w:themeColor="text1"/>
                <w:sz w:val="16"/>
                <w:szCs w:val="16"/>
              </w:rPr>
              <w:t>사이트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3FFD92CE" w14:textId="77777777" w:rsidR="00F07A71" w:rsidRDefault="00F07A71">
            <w:pPr>
              <w:jc w:val="center"/>
              <w:rPr>
                <w:b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b/>
                <w:color w:val="000000" w:themeColor="text1"/>
                <w:sz w:val="16"/>
                <w:szCs w:val="16"/>
              </w:rPr>
              <w:t>구분</w:t>
            </w:r>
          </w:p>
        </w:tc>
        <w:tc>
          <w:tcPr>
            <w:tcW w:w="5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7DF5B423" w14:textId="77777777" w:rsidR="00F07A71" w:rsidRDefault="00F07A71">
            <w:pPr>
              <w:jc w:val="center"/>
              <w:rPr>
                <w:b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b/>
                <w:color w:val="000000" w:themeColor="text1"/>
                <w:sz w:val="16"/>
                <w:szCs w:val="16"/>
              </w:rPr>
              <w:t>정의</w:t>
            </w:r>
          </w:p>
        </w:tc>
      </w:tr>
      <w:tr w:rsidR="00F07A71" w14:paraId="55EF8750" w14:textId="77777777" w:rsidTr="00F07A71"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AE0EB" w14:textId="77777777" w:rsidR="00F07A71" w:rsidRDefault="00F07A71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통합몰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369A4" w14:textId="77777777" w:rsidR="00F07A71" w:rsidRDefault="00F07A71">
            <w:pPr>
              <w:jc w:val="center"/>
              <w:rPr>
                <w:sz w:val="16"/>
                <w:szCs w:val="16"/>
              </w:rPr>
            </w:pPr>
            <w:bookmarkStart w:id="21" w:name="_Toc4690500"/>
            <w:r>
              <w:rPr>
                <w:rFonts w:hint="eastAsia"/>
                <w:sz w:val="16"/>
                <w:szCs w:val="16"/>
              </w:rPr>
              <w:t>전체</w:t>
            </w:r>
            <w:bookmarkEnd w:id="21"/>
          </w:p>
        </w:tc>
        <w:tc>
          <w:tcPr>
            <w:tcW w:w="5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8A35A" w14:textId="77777777" w:rsidR="00F07A71" w:rsidRDefault="00F07A7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장바구니에 담긴 모든 상품이 나타난다. </w:t>
            </w:r>
            <w:r>
              <w:rPr>
                <w:rFonts w:hint="eastAsia"/>
                <w:sz w:val="16"/>
                <w:szCs w:val="16"/>
              </w:rPr>
              <w:br/>
              <w:t>* 배송유형 구분 없이 모두 노출</w:t>
            </w:r>
          </w:p>
        </w:tc>
      </w:tr>
      <w:tr w:rsidR="00F07A71" w14:paraId="525326EB" w14:textId="77777777" w:rsidTr="00F07A7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6FD2C" w14:textId="77777777" w:rsidR="00F07A71" w:rsidRDefault="00F07A71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B7D84" w14:textId="77777777" w:rsidR="00F07A71" w:rsidRDefault="00F07A71">
            <w:pPr>
              <w:jc w:val="center"/>
              <w:rPr>
                <w:sz w:val="16"/>
                <w:szCs w:val="16"/>
              </w:rPr>
            </w:pPr>
            <w:bookmarkStart w:id="22" w:name="_Toc4690503"/>
            <w:r>
              <w:rPr>
                <w:rFonts w:hint="eastAsia"/>
                <w:sz w:val="16"/>
                <w:szCs w:val="16"/>
              </w:rPr>
              <w:t>ABC-MART 매장픽업</w:t>
            </w:r>
            <w:bookmarkEnd w:id="22"/>
          </w:p>
        </w:tc>
        <w:tc>
          <w:tcPr>
            <w:tcW w:w="5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B0673" w14:textId="77777777" w:rsidR="00F07A71" w:rsidRDefault="00F07A7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자사 상품 중 ABC-MART에서 매장픽업이 가능한 상품만 필터링하여 나타난다.</w:t>
            </w:r>
          </w:p>
        </w:tc>
      </w:tr>
      <w:tr w:rsidR="00F07A71" w14:paraId="7EA0DE70" w14:textId="77777777" w:rsidTr="00F07A7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8E79A" w14:textId="77777777" w:rsidR="00F07A71" w:rsidRDefault="00F07A71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9DDCD" w14:textId="77777777" w:rsidR="00F07A71" w:rsidRDefault="00F07A71">
            <w:pPr>
              <w:jc w:val="center"/>
              <w:rPr>
                <w:sz w:val="16"/>
                <w:szCs w:val="16"/>
              </w:rPr>
            </w:pPr>
            <w:bookmarkStart w:id="23" w:name="_Toc4690505"/>
            <w:r>
              <w:rPr>
                <w:rFonts w:hint="eastAsia"/>
                <w:sz w:val="16"/>
                <w:szCs w:val="16"/>
              </w:rPr>
              <w:t>GRAND STAGE 매장픽업</w:t>
            </w:r>
            <w:bookmarkEnd w:id="23"/>
          </w:p>
        </w:tc>
        <w:tc>
          <w:tcPr>
            <w:tcW w:w="5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0007" w14:textId="77777777" w:rsidR="00F07A71" w:rsidRDefault="00F07A71">
            <w:pPr>
              <w:tabs>
                <w:tab w:val="left" w:pos="1190"/>
              </w:tabs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자사 상품 중 GRAND STAGE에서 매장픽업이 가능한 상품만 필터링하여 나타난다.</w:t>
            </w:r>
          </w:p>
        </w:tc>
      </w:tr>
      <w:tr w:rsidR="00F07A71" w14:paraId="2D0B8577" w14:textId="77777777" w:rsidTr="00F07A71"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25CFB" w14:textId="77777777" w:rsidR="00F07A71" w:rsidRDefault="00F07A7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ON THE SPOT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5F169" w14:textId="77777777" w:rsidR="00F07A71" w:rsidRDefault="00F07A71">
            <w:pPr>
              <w:jc w:val="center"/>
              <w:rPr>
                <w:sz w:val="16"/>
                <w:szCs w:val="16"/>
              </w:rPr>
            </w:pPr>
            <w:bookmarkStart w:id="24" w:name="_Toc4690508"/>
            <w:r>
              <w:rPr>
                <w:rFonts w:hint="eastAsia"/>
                <w:sz w:val="16"/>
                <w:szCs w:val="16"/>
              </w:rPr>
              <w:t>전체</w:t>
            </w:r>
            <w:bookmarkEnd w:id="24"/>
          </w:p>
        </w:tc>
        <w:tc>
          <w:tcPr>
            <w:tcW w:w="5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B1619" w14:textId="77777777" w:rsidR="00F07A71" w:rsidRDefault="00F07A7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장바구니에 담긴 모든 상품이 나타난다. </w:t>
            </w:r>
            <w:r>
              <w:rPr>
                <w:rFonts w:hint="eastAsia"/>
                <w:sz w:val="16"/>
                <w:szCs w:val="16"/>
              </w:rPr>
              <w:br/>
              <w:t>* 배송유형 구분 없이 모두 노출</w:t>
            </w:r>
          </w:p>
        </w:tc>
      </w:tr>
      <w:tr w:rsidR="00F07A71" w14:paraId="7B9F7464" w14:textId="77777777" w:rsidTr="00F07A7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BEB8A" w14:textId="77777777" w:rsidR="00F07A71" w:rsidRDefault="00F07A71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7E7A6" w14:textId="77777777" w:rsidR="00F07A71" w:rsidRDefault="00F07A71">
            <w:pPr>
              <w:jc w:val="center"/>
              <w:rPr>
                <w:sz w:val="16"/>
                <w:szCs w:val="16"/>
              </w:rPr>
            </w:pPr>
            <w:bookmarkStart w:id="25" w:name="_Toc4690511"/>
            <w:r>
              <w:rPr>
                <w:rFonts w:hint="eastAsia"/>
                <w:sz w:val="16"/>
                <w:szCs w:val="16"/>
              </w:rPr>
              <w:t>ON THS SPOT 매장픽업</w:t>
            </w:r>
            <w:bookmarkEnd w:id="25"/>
          </w:p>
        </w:tc>
        <w:tc>
          <w:tcPr>
            <w:tcW w:w="5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E8EF7" w14:textId="77777777" w:rsidR="00F07A71" w:rsidRDefault="00F07A71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자사 상품 중 ON THE SPOT에서 매장픽업이 가능한 상품만 필터링하여 나타난다</w:t>
            </w:r>
          </w:p>
        </w:tc>
      </w:tr>
    </w:tbl>
    <w:p w14:paraId="3E2BC571" w14:textId="60DFD93F" w:rsidR="00F07A71" w:rsidRPr="00DF23C4" w:rsidRDefault="006D6D67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자사 상품은 </w:t>
      </w:r>
      <w:r w:rsidR="00F07A71" w:rsidRPr="00DF23C4">
        <w:rPr>
          <w:rFonts w:hint="eastAsia"/>
          <w:sz w:val="22"/>
          <w:szCs w:val="22"/>
        </w:rPr>
        <w:t>장바구니 ‘전체’ 탭에서는 일반택배, 매장픽업, 편의점 픽업 주문이 모두 가능하다.</w:t>
      </w:r>
    </w:p>
    <w:p w14:paraId="304265E1" w14:textId="77777777" w:rsidR="00F07A71" w:rsidRPr="00DF23C4" w:rsidRDefault="00F07A71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>장바구니 ‘전체’ 탭에서 매장픽업이 불가한 상품이 포함된 주문 인 경우 매장픽업 배송형태 선택이 불가하다.</w:t>
      </w:r>
    </w:p>
    <w:p w14:paraId="06433DF5" w14:textId="77F8DCDF" w:rsidR="00F07A71" w:rsidRPr="00613FC6" w:rsidRDefault="00F07A71" w:rsidP="00DF23C4">
      <w:pPr>
        <w:pStyle w:val="af4"/>
        <w:numPr>
          <w:ilvl w:val="3"/>
          <w:numId w:val="7"/>
        </w:numPr>
        <w:ind w:leftChars="0"/>
        <w:jc w:val="left"/>
      </w:pPr>
      <w:r w:rsidRPr="00DF23C4">
        <w:rPr>
          <w:rFonts w:hint="eastAsia"/>
          <w:sz w:val="22"/>
          <w:szCs w:val="22"/>
        </w:rPr>
        <w:t xml:space="preserve">장바구니 ‘전체’ 탭에서 </w:t>
      </w:r>
      <w:proofErr w:type="spellStart"/>
      <w:r w:rsidR="00A75E44">
        <w:rPr>
          <w:rFonts w:hint="eastAsia"/>
          <w:sz w:val="22"/>
          <w:szCs w:val="22"/>
        </w:rPr>
        <w:t>입점사의</w:t>
      </w:r>
      <w:proofErr w:type="spellEnd"/>
      <w:r w:rsidR="00A75E44">
        <w:rPr>
          <w:rFonts w:hint="eastAsia"/>
          <w:sz w:val="22"/>
          <w:szCs w:val="22"/>
        </w:rPr>
        <w:t xml:space="preserve"> 상품을</w:t>
      </w:r>
      <w:r w:rsidRPr="00DF23C4">
        <w:rPr>
          <w:rFonts w:hint="eastAsia"/>
          <w:sz w:val="22"/>
          <w:szCs w:val="22"/>
        </w:rPr>
        <w:t xml:space="preserve"> 포함하여 주문하는 경우 편의점 픽업 배송형태 선택이 불가하다.</w:t>
      </w:r>
      <w:r w:rsidRPr="00613FC6">
        <w:rPr>
          <w:rFonts w:hint="eastAsia"/>
        </w:rPr>
        <w:t xml:space="preserve"> </w:t>
      </w:r>
      <w:r w:rsidRPr="00613FC6">
        <w:br/>
      </w:r>
    </w:p>
    <w:p w14:paraId="5CAC9CB2" w14:textId="1B7AC147" w:rsidR="00F07A71" w:rsidRPr="00613FC6" w:rsidRDefault="00F07A71" w:rsidP="00F07A71">
      <w:pPr>
        <w:pStyle w:val="-3"/>
        <w:ind w:leftChars="213" w:left="993"/>
        <w:rPr>
          <w:rFonts w:asciiTheme="minorEastAsia" w:eastAsiaTheme="minorEastAsia" w:hAnsiTheme="minorEastAsia" w:cs="Calibri"/>
          <w:color w:val="000000" w:themeColor="text1"/>
        </w:rPr>
      </w:pPr>
      <w:bookmarkStart w:id="26" w:name="_Toc6416740"/>
      <w:r w:rsidRPr="00613FC6">
        <w:rPr>
          <w:rFonts w:asciiTheme="minorEastAsia" w:eastAsiaTheme="minorEastAsia" w:hAnsiTheme="minorEastAsia" w:cs="Calibri" w:hint="eastAsia"/>
          <w:color w:val="000000" w:themeColor="text1"/>
        </w:rPr>
        <w:t>장바구니 상품노출</w:t>
      </w:r>
      <w:bookmarkEnd w:id="26"/>
    </w:p>
    <w:p w14:paraId="22FFA911" w14:textId="77777777" w:rsidR="00F07A71" w:rsidRPr="00DF23C4" w:rsidRDefault="00F07A71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 xml:space="preserve">장바구니 내 보관 상품 수는 100개로 제한하며. 100개 초과시 추가로 장바구니를 담을 수 없다. </w:t>
      </w:r>
    </w:p>
    <w:p w14:paraId="4F5586ED" w14:textId="525F0996" w:rsidR="00F07A71" w:rsidRPr="00DF23C4" w:rsidRDefault="00F07A71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 xml:space="preserve">장바구니 내 보관상품은 최근 장바구니에 등록된 상품순으로 자사상품 영역과 </w:t>
      </w:r>
      <w:proofErr w:type="spellStart"/>
      <w:r w:rsidRPr="00DF23C4">
        <w:rPr>
          <w:rFonts w:hint="eastAsia"/>
          <w:sz w:val="22"/>
          <w:szCs w:val="22"/>
        </w:rPr>
        <w:t>입점사</w:t>
      </w:r>
      <w:proofErr w:type="spellEnd"/>
      <w:r w:rsidRPr="00DF23C4">
        <w:rPr>
          <w:rFonts w:hint="eastAsia"/>
          <w:sz w:val="22"/>
          <w:szCs w:val="22"/>
        </w:rPr>
        <w:t xml:space="preserve"> 상품영역으로 나뉘어 노출된다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F07A71" w14:paraId="2EDE0824" w14:textId="77777777" w:rsidTr="00F07A71">
        <w:trPr>
          <w:trHeight w:val="346"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413BD0F9" w14:textId="77777777" w:rsidR="00F07A71" w:rsidRDefault="00F07A71">
            <w:pPr>
              <w:jc w:val="center"/>
              <w:rPr>
                <w:b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b/>
                <w:color w:val="000000" w:themeColor="text1"/>
                <w:sz w:val="16"/>
                <w:szCs w:val="16"/>
              </w:rPr>
              <w:t>사이트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2ECCBBF2" w14:textId="77777777" w:rsidR="00F07A71" w:rsidRDefault="00F07A71">
            <w:pPr>
              <w:jc w:val="center"/>
              <w:rPr>
                <w:b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b/>
                <w:color w:val="000000" w:themeColor="text1"/>
                <w:sz w:val="16"/>
                <w:szCs w:val="16"/>
              </w:rPr>
              <w:t>공급처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7F53046F" w14:textId="77777777" w:rsidR="00F07A71" w:rsidRDefault="00F07A71">
            <w:pPr>
              <w:jc w:val="center"/>
              <w:rPr>
                <w:b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b/>
                <w:color w:val="000000" w:themeColor="text1"/>
                <w:sz w:val="16"/>
                <w:szCs w:val="16"/>
              </w:rPr>
              <w:t>정의</w:t>
            </w:r>
          </w:p>
        </w:tc>
      </w:tr>
      <w:tr w:rsidR="00F07A71" w14:paraId="05BFCD46" w14:textId="77777777" w:rsidTr="00F07A71">
        <w:trPr>
          <w:trHeight w:val="346"/>
        </w:trPr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B23A0" w14:textId="77777777" w:rsidR="00F07A71" w:rsidRDefault="00F07A71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통합몰</w:t>
            </w:r>
            <w:proofErr w:type="spellEnd"/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25CBB" w14:textId="77777777" w:rsidR="00F07A71" w:rsidRDefault="00F07A71">
            <w:pPr>
              <w:jc w:val="center"/>
              <w:rPr>
                <w:sz w:val="16"/>
                <w:szCs w:val="16"/>
              </w:rPr>
            </w:pPr>
            <w:bookmarkStart w:id="27" w:name="_Toc4690517"/>
            <w:r>
              <w:rPr>
                <w:rFonts w:hint="eastAsia"/>
                <w:sz w:val="16"/>
                <w:szCs w:val="16"/>
              </w:rPr>
              <w:t>자사상품</w:t>
            </w:r>
            <w:bookmarkEnd w:id="27"/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C6733" w14:textId="77777777" w:rsidR="00F07A71" w:rsidRDefault="00F07A71">
            <w:pPr>
              <w:rPr>
                <w:sz w:val="16"/>
                <w:szCs w:val="16"/>
              </w:rPr>
            </w:pPr>
            <w:bookmarkStart w:id="28" w:name="_Toc4690518"/>
            <w:r>
              <w:rPr>
                <w:rFonts w:hint="eastAsia"/>
                <w:sz w:val="16"/>
                <w:szCs w:val="16"/>
              </w:rPr>
              <w:t>채널별로 구분되지 않고 A-RT배송 상품으로 묶여 노출</w:t>
            </w:r>
            <w:bookmarkEnd w:id="28"/>
          </w:p>
        </w:tc>
      </w:tr>
      <w:tr w:rsidR="00F07A71" w14:paraId="7E0B2B23" w14:textId="77777777" w:rsidTr="00F07A71">
        <w:trPr>
          <w:trHeight w:val="34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29D52" w14:textId="77777777" w:rsidR="00F07A71" w:rsidRDefault="00F07A71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10AD" w14:textId="77777777" w:rsidR="00F07A71" w:rsidRDefault="00F07A71">
            <w:pPr>
              <w:jc w:val="center"/>
              <w:rPr>
                <w:sz w:val="16"/>
                <w:szCs w:val="16"/>
              </w:rPr>
            </w:pPr>
            <w:bookmarkStart w:id="29" w:name="_Toc4690519"/>
            <w:proofErr w:type="spellStart"/>
            <w:r>
              <w:rPr>
                <w:rFonts w:hint="eastAsia"/>
                <w:sz w:val="16"/>
                <w:szCs w:val="16"/>
              </w:rPr>
              <w:t>입점사상품</w:t>
            </w:r>
            <w:bookmarkEnd w:id="29"/>
            <w:proofErr w:type="spellEnd"/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EBE66" w14:textId="77777777" w:rsidR="00F07A71" w:rsidRDefault="00F07A71">
            <w:pPr>
              <w:rPr>
                <w:sz w:val="16"/>
                <w:szCs w:val="16"/>
              </w:rPr>
            </w:pPr>
            <w:bookmarkStart w:id="30" w:name="_Toc4690520"/>
            <w:proofErr w:type="spellStart"/>
            <w:r>
              <w:rPr>
                <w:rFonts w:hint="eastAsia"/>
                <w:sz w:val="16"/>
                <w:szCs w:val="16"/>
              </w:rPr>
              <w:t>입점사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상품 영역에 업체별로 묶여 노출</w:t>
            </w:r>
            <w:bookmarkEnd w:id="30"/>
          </w:p>
        </w:tc>
      </w:tr>
      <w:tr w:rsidR="00F07A71" w14:paraId="52DE11E0" w14:textId="77777777" w:rsidTr="00F07A71">
        <w:trPr>
          <w:trHeight w:val="346"/>
        </w:trPr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2E6FD" w14:textId="77777777" w:rsidR="00F07A71" w:rsidRDefault="00F07A7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ON THE SPOT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42264" w14:textId="77777777" w:rsidR="00F07A71" w:rsidRDefault="00F07A71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자사상품</w:t>
            </w:r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5628" w14:textId="77777777" w:rsidR="00F07A71" w:rsidRDefault="00F07A71">
            <w:pPr>
              <w:rPr>
                <w:sz w:val="16"/>
                <w:szCs w:val="16"/>
              </w:rPr>
            </w:pPr>
            <w:bookmarkStart w:id="31" w:name="_Toc4690523"/>
            <w:r>
              <w:rPr>
                <w:rFonts w:hint="eastAsia"/>
                <w:sz w:val="16"/>
                <w:szCs w:val="16"/>
              </w:rPr>
              <w:t>ON THE SPOT 배송 상품으로 묶여 노출</w:t>
            </w:r>
            <w:bookmarkEnd w:id="31"/>
          </w:p>
        </w:tc>
      </w:tr>
      <w:tr w:rsidR="00F07A71" w14:paraId="7852511D" w14:textId="77777777" w:rsidTr="00F07A71">
        <w:trPr>
          <w:trHeight w:val="34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093F2" w14:textId="77777777" w:rsidR="00F07A71" w:rsidRDefault="00F07A71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86F07" w14:textId="77777777" w:rsidR="00F07A71" w:rsidRDefault="00F07A71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입점사상품</w:t>
            </w:r>
            <w:proofErr w:type="spellEnd"/>
          </w:p>
        </w:tc>
        <w:tc>
          <w:tcPr>
            <w:tcW w:w="3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8174B" w14:textId="77777777" w:rsidR="00F07A71" w:rsidRDefault="00F07A71">
            <w:pPr>
              <w:rPr>
                <w:sz w:val="16"/>
                <w:szCs w:val="16"/>
              </w:rPr>
            </w:pPr>
            <w:bookmarkStart w:id="32" w:name="_Toc4690525"/>
            <w:proofErr w:type="spellStart"/>
            <w:r>
              <w:rPr>
                <w:rFonts w:hint="eastAsia"/>
                <w:sz w:val="16"/>
                <w:szCs w:val="16"/>
              </w:rPr>
              <w:t>입점사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상품 영역에 업체별로 묶여 노출</w:t>
            </w:r>
            <w:bookmarkEnd w:id="32"/>
          </w:p>
        </w:tc>
      </w:tr>
    </w:tbl>
    <w:p w14:paraId="1802280A" w14:textId="77777777" w:rsidR="00F07A71" w:rsidRDefault="00F07A71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노출정보: 상품정보(</w:t>
      </w:r>
      <w:proofErr w:type="spellStart"/>
      <w:r>
        <w:rPr>
          <w:rFonts w:hint="eastAsia"/>
          <w:sz w:val="22"/>
          <w:szCs w:val="22"/>
        </w:rPr>
        <w:t>상품이미지</w:t>
      </w:r>
      <w:proofErr w:type="spellEnd"/>
      <w:r>
        <w:rPr>
          <w:rFonts w:hint="eastAsia"/>
          <w:sz w:val="22"/>
          <w:szCs w:val="22"/>
        </w:rPr>
        <w:t>, 브랜드영문명, 상품영문명, 색상코드), 수량, 할인적용금액, 버튼(</w:t>
      </w:r>
      <w:proofErr w:type="spellStart"/>
      <w:r>
        <w:rPr>
          <w:rFonts w:hint="eastAsia"/>
          <w:sz w:val="22"/>
          <w:szCs w:val="22"/>
        </w:rPr>
        <w:t>바로구매</w:t>
      </w:r>
      <w:proofErr w:type="spellEnd"/>
      <w:r>
        <w:rPr>
          <w:rFonts w:hint="eastAsia"/>
          <w:sz w:val="22"/>
          <w:szCs w:val="22"/>
        </w:rPr>
        <w:t>, 삭제), 금액정보(주문금액, 할인금액, 결제예상금액),</w:t>
      </w:r>
    </w:p>
    <w:p w14:paraId="25C6D2B6" w14:textId="6C377304" w:rsidR="00F07A71" w:rsidRDefault="00F07A71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기능: 옵션 변경, 수량변경</w:t>
      </w:r>
    </w:p>
    <w:p w14:paraId="32B3AB52" w14:textId="09D8C7D7" w:rsidR="00F07A71" w:rsidRDefault="00F07A71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 xml:space="preserve">장바구니 진입 시 보관상품 중 판매종료(판매중지), </w:t>
      </w:r>
      <w:proofErr w:type="spellStart"/>
      <w:r>
        <w:rPr>
          <w:rFonts w:hint="eastAsia"/>
          <w:sz w:val="22"/>
          <w:szCs w:val="22"/>
        </w:rPr>
        <w:t>일시품절된</w:t>
      </w:r>
      <w:proofErr w:type="spellEnd"/>
      <w:r>
        <w:rPr>
          <w:rFonts w:hint="eastAsia"/>
          <w:sz w:val="22"/>
          <w:szCs w:val="22"/>
        </w:rPr>
        <w:t xml:space="preserve"> 상품의 경우 상품을 리스트에 노출하나 주문서 작성은 불가하다.</w:t>
      </w:r>
    </w:p>
    <w:tbl>
      <w:tblPr>
        <w:tblStyle w:val="a9"/>
        <w:tblW w:w="9067" w:type="dxa"/>
        <w:tblLook w:val="04A0" w:firstRow="1" w:lastRow="0" w:firstColumn="1" w:lastColumn="0" w:noHBand="0" w:noVBand="1"/>
      </w:tblPr>
      <w:tblGrid>
        <w:gridCol w:w="1842"/>
        <w:gridCol w:w="7225"/>
      </w:tblGrid>
      <w:tr w:rsidR="00F07A71" w14:paraId="61337919" w14:textId="77777777" w:rsidTr="00F07A71">
        <w:trPr>
          <w:trHeight w:val="34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31C048EC" w14:textId="77777777" w:rsidR="00F07A71" w:rsidRDefault="00F07A71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상품상태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38BA614C" w14:textId="77777777" w:rsidR="00F07A71" w:rsidRDefault="00F07A71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</w:rPr>
              <w:t>정의</w:t>
            </w:r>
          </w:p>
        </w:tc>
      </w:tr>
      <w:tr w:rsidR="00F07A71" w14:paraId="0943D433" w14:textId="77777777" w:rsidTr="00F07A71">
        <w:trPr>
          <w:trHeight w:val="34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9A1C8" w14:textId="77777777" w:rsidR="00F07A71" w:rsidRDefault="00F07A71">
            <w:pPr>
              <w:jc w:val="center"/>
              <w:rPr>
                <w:sz w:val="18"/>
                <w:szCs w:val="18"/>
              </w:rPr>
            </w:pPr>
            <w:bookmarkStart w:id="33" w:name="_Toc4690526"/>
            <w:proofErr w:type="spellStart"/>
            <w:r>
              <w:rPr>
                <w:rFonts w:hint="eastAsia"/>
                <w:sz w:val="18"/>
                <w:szCs w:val="18"/>
              </w:rPr>
              <w:t>판매중</w:t>
            </w:r>
            <w:bookmarkEnd w:id="33"/>
            <w:proofErr w:type="spellEnd"/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02624" w14:textId="77777777" w:rsidR="00F07A71" w:rsidRDefault="00F07A7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장바구니에 표시되고 보관기간동안 유지되어 표시된다.</w:t>
            </w:r>
          </w:p>
        </w:tc>
      </w:tr>
      <w:tr w:rsidR="00F07A71" w14:paraId="1B130703" w14:textId="77777777" w:rsidTr="00F07A71">
        <w:trPr>
          <w:trHeight w:val="34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066F3" w14:textId="77777777" w:rsidR="00F07A71" w:rsidRDefault="00F07A71">
            <w:pPr>
              <w:jc w:val="center"/>
              <w:rPr>
                <w:sz w:val="18"/>
                <w:szCs w:val="18"/>
              </w:rPr>
            </w:pPr>
            <w:bookmarkStart w:id="34" w:name="_Toc4690528"/>
            <w:proofErr w:type="spellStart"/>
            <w:r>
              <w:rPr>
                <w:rFonts w:hint="eastAsia"/>
                <w:sz w:val="18"/>
                <w:szCs w:val="18"/>
              </w:rPr>
              <w:t>일시품절</w:t>
            </w:r>
            <w:bookmarkEnd w:id="34"/>
            <w:proofErr w:type="spellEnd"/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A2825" w14:textId="77777777" w:rsidR="00F07A71" w:rsidRDefault="00F07A7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장바구니 보관상품이 품절될 경우 리스트에 “SOLD OUT” 표시로 노출시킨다.</w:t>
            </w:r>
          </w:p>
        </w:tc>
      </w:tr>
      <w:tr w:rsidR="00F07A71" w14:paraId="71CF68C1" w14:textId="77777777" w:rsidTr="00F07A71">
        <w:trPr>
          <w:trHeight w:val="34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0BC81" w14:textId="77777777" w:rsidR="00F07A71" w:rsidRDefault="00F07A71">
            <w:pPr>
              <w:jc w:val="center"/>
              <w:rPr>
                <w:sz w:val="18"/>
                <w:szCs w:val="18"/>
              </w:rPr>
            </w:pPr>
            <w:bookmarkStart w:id="35" w:name="_Toc4690530"/>
            <w:r>
              <w:rPr>
                <w:rFonts w:hint="eastAsia"/>
                <w:sz w:val="18"/>
                <w:szCs w:val="18"/>
              </w:rPr>
              <w:t>판매중지</w:t>
            </w:r>
            <w:bookmarkEnd w:id="35"/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C8677" w14:textId="77777777" w:rsidR="00F07A71" w:rsidRDefault="00F07A7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장바구니 보관상품이 판매중지 된 경우 리스트에 “</w:t>
            </w:r>
            <w:proofErr w:type="spellStart"/>
            <w:r>
              <w:rPr>
                <w:rFonts w:hint="eastAsia"/>
                <w:sz w:val="18"/>
                <w:szCs w:val="18"/>
              </w:rPr>
              <w:t>판매종료”표시로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노출시킨다.</w:t>
            </w:r>
          </w:p>
        </w:tc>
      </w:tr>
    </w:tbl>
    <w:p w14:paraId="2A46DF37" w14:textId="77777777" w:rsidR="005C019C" w:rsidRDefault="00F07A71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장바구니에 이미 담긴 상품을 다시 담는 경우 경고 메시지 출력 후 상품은 담기지 않는다. 단, 수량 변경을 원하는 경우 장바구니화면으로 이동하여 조정은 가능하다. </w:t>
      </w:r>
    </w:p>
    <w:p w14:paraId="7536E522" w14:textId="6464CA00" w:rsidR="00F07A71" w:rsidRDefault="005C019C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575EF9">
        <w:rPr>
          <w:rFonts w:hint="eastAsia"/>
          <w:color w:val="000000" w:themeColor="text1"/>
          <w:sz w:val="22"/>
          <w:szCs w:val="22"/>
        </w:rPr>
        <w:t>장바구니에 진입 시 프로모션 종료,</w:t>
      </w:r>
      <w:r w:rsidRPr="00575EF9">
        <w:rPr>
          <w:color w:val="000000" w:themeColor="text1"/>
          <w:sz w:val="22"/>
          <w:szCs w:val="22"/>
        </w:rPr>
        <w:t xml:space="preserve"> </w:t>
      </w:r>
      <w:r w:rsidRPr="00575EF9">
        <w:rPr>
          <w:rFonts w:hint="eastAsia"/>
          <w:color w:val="000000" w:themeColor="text1"/>
          <w:sz w:val="22"/>
          <w:szCs w:val="22"/>
        </w:rPr>
        <w:t>E</w:t>
      </w:r>
      <w:r w:rsidRPr="00575EF9">
        <w:rPr>
          <w:color w:val="000000" w:themeColor="text1"/>
          <w:sz w:val="22"/>
          <w:szCs w:val="22"/>
        </w:rPr>
        <w:t>RP</w:t>
      </w:r>
      <w:r w:rsidRPr="00575EF9">
        <w:rPr>
          <w:rFonts w:hint="eastAsia"/>
          <w:color w:val="000000" w:themeColor="text1"/>
          <w:sz w:val="22"/>
          <w:szCs w:val="22"/>
        </w:rPr>
        <w:t>할인가 변동등의 이유로 상품 가격변동이 있는 경우 메시지 출력하여 고지한다.</w:t>
      </w:r>
      <w:r w:rsidRPr="00575EF9">
        <w:rPr>
          <w:color w:val="000000" w:themeColor="text1"/>
          <w:sz w:val="22"/>
          <w:szCs w:val="22"/>
        </w:rPr>
        <w:t xml:space="preserve">  </w:t>
      </w:r>
      <w:r w:rsidR="00F07A71">
        <w:rPr>
          <w:sz w:val="22"/>
          <w:szCs w:val="22"/>
        </w:rPr>
        <w:br/>
      </w:r>
    </w:p>
    <w:p w14:paraId="125E0309" w14:textId="7516FCC9" w:rsidR="00F07A71" w:rsidRDefault="00F07A71" w:rsidP="00F07A71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36" w:name="_Toc6416741"/>
      <w:r>
        <w:rPr>
          <w:rFonts w:asciiTheme="minorEastAsia" w:eastAsiaTheme="minorEastAsia" w:hAnsiTheme="minorEastAsia" w:cs="Calibri" w:hint="eastAsia"/>
        </w:rPr>
        <w:t>장바구니 유지</w:t>
      </w:r>
      <w:bookmarkEnd w:id="36"/>
    </w:p>
    <w:tbl>
      <w:tblPr>
        <w:tblStyle w:val="a9"/>
        <w:tblW w:w="9067" w:type="dxa"/>
        <w:tblLook w:val="04A0" w:firstRow="1" w:lastRow="0" w:firstColumn="1" w:lastColumn="0" w:noHBand="0" w:noVBand="1"/>
      </w:tblPr>
      <w:tblGrid>
        <w:gridCol w:w="1842"/>
        <w:gridCol w:w="7225"/>
      </w:tblGrid>
      <w:tr w:rsidR="00F07A71" w14:paraId="723FF4A5" w14:textId="77777777" w:rsidTr="00F07A71">
        <w:trPr>
          <w:trHeight w:val="34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3BA71BA7" w14:textId="77777777" w:rsidR="00F07A71" w:rsidRDefault="00F07A71">
            <w:pPr>
              <w:jc w:val="center"/>
              <w:rPr>
                <w:b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b/>
                <w:color w:val="000000" w:themeColor="text1"/>
                <w:sz w:val="16"/>
                <w:szCs w:val="16"/>
              </w:rPr>
              <w:t>로그인 상태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14DCB607" w14:textId="77777777" w:rsidR="00F07A71" w:rsidRDefault="00F07A71">
            <w:pPr>
              <w:jc w:val="center"/>
              <w:rPr>
                <w:b/>
                <w:color w:val="000000" w:themeColor="text1"/>
                <w:sz w:val="16"/>
                <w:szCs w:val="16"/>
              </w:rPr>
            </w:pPr>
            <w:r>
              <w:rPr>
                <w:rFonts w:hint="eastAsia"/>
                <w:b/>
                <w:color w:val="000000" w:themeColor="text1"/>
                <w:sz w:val="16"/>
                <w:szCs w:val="16"/>
              </w:rPr>
              <w:t>정의</w:t>
            </w:r>
          </w:p>
        </w:tc>
      </w:tr>
      <w:tr w:rsidR="00F07A71" w14:paraId="150616F0" w14:textId="77777777" w:rsidTr="00F07A71">
        <w:trPr>
          <w:trHeight w:val="34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9506F" w14:textId="77777777" w:rsidR="00F07A71" w:rsidRDefault="00F07A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로그인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F7AC9" w14:textId="77777777" w:rsidR="00F07A71" w:rsidRDefault="00F07A7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30일간 보관되며, 30일 이후 자동 삭제</w:t>
            </w:r>
          </w:p>
        </w:tc>
      </w:tr>
      <w:tr w:rsidR="00F07A71" w14:paraId="3F877561" w14:textId="77777777" w:rsidTr="00F07A71">
        <w:trPr>
          <w:trHeight w:val="34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AA538" w14:textId="77777777" w:rsidR="00F07A71" w:rsidRDefault="00F07A7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비로그인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1962" w14:textId="77777777" w:rsidR="00F07A71" w:rsidRDefault="00F07A7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브라우저 종료를 기준으로 장바구니 상품 삭제</w:t>
            </w:r>
          </w:p>
        </w:tc>
      </w:tr>
    </w:tbl>
    <w:p w14:paraId="22596709" w14:textId="67F20464" w:rsidR="00F07A71" w:rsidRDefault="00F07A71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로그인 시 장바구니상품은 합쳐지며, 동일 상품이 있는 경우 로그인 시점에 담긴 상품의 수량을 유지한다</w:t>
      </w:r>
      <w:r>
        <w:rPr>
          <w:sz w:val="22"/>
          <w:szCs w:val="22"/>
        </w:rPr>
        <w:br/>
      </w:r>
    </w:p>
    <w:p w14:paraId="5A096DBD" w14:textId="12562C59" w:rsidR="00736AF4" w:rsidRDefault="00736AF4" w:rsidP="00736AF4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37" w:name="_Toc5273397"/>
      <w:bookmarkStart w:id="38" w:name="_Toc4690537"/>
      <w:bookmarkStart w:id="39" w:name="_Toc6416742"/>
      <w:r>
        <w:rPr>
          <w:rFonts w:asciiTheme="minorEastAsia" w:eastAsiaTheme="minorEastAsia" w:hAnsiTheme="minorEastAsia" w:cs="Calibri" w:hint="eastAsia"/>
        </w:rPr>
        <w:t>장바구니 가격노출</w:t>
      </w:r>
      <w:bookmarkEnd w:id="37"/>
      <w:bookmarkEnd w:id="38"/>
      <w:bookmarkEnd w:id="39"/>
    </w:p>
    <w:p w14:paraId="36C3BFCE" w14:textId="77777777" w:rsidR="00736AF4" w:rsidRDefault="00736AF4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판매금액, 임직원가, 할인금액, 주문금액, 배송비, 결제예정금액을 표시한다. </w:t>
      </w:r>
    </w:p>
    <w:p w14:paraId="0EA21B01" w14:textId="7EDF87C6" w:rsidR="00736AF4" w:rsidRDefault="00736AF4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장바구니 내 </w:t>
      </w:r>
      <w:proofErr w:type="spellStart"/>
      <w:r>
        <w:rPr>
          <w:rFonts w:hint="eastAsia"/>
          <w:sz w:val="22"/>
          <w:szCs w:val="22"/>
        </w:rPr>
        <w:t>일시품절</w:t>
      </w:r>
      <w:proofErr w:type="spellEnd"/>
      <w:r>
        <w:rPr>
          <w:rFonts w:hint="eastAsia"/>
          <w:sz w:val="22"/>
          <w:szCs w:val="22"/>
        </w:rPr>
        <w:t xml:space="preserve">, 판매종료 상태의 상품은 가격을 </w:t>
      </w:r>
      <w:proofErr w:type="spellStart"/>
      <w:r>
        <w:rPr>
          <w:rFonts w:hint="eastAsia"/>
          <w:sz w:val="22"/>
          <w:szCs w:val="22"/>
        </w:rPr>
        <w:t>미노출</w:t>
      </w:r>
      <w:proofErr w:type="spellEnd"/>
      <w:r w:rsidR="00575EF9"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한다.</w:t>
      </w:r>
    </w:p>
    <w:p w14:paraId="7BF2AEAE" w14:textId="77777777" w:rsidR="00736AF4" w:rsidRDefault="00736AF4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판매가와 프로모션 가격 </w:t>
      </w:r>
      <w:proofErr w:type="spellStart"/>
      <w:r>
        <w:rPr>
          <w:rFonts w:hint="eastAsia"/>
          <w:sz w:val="22"/>
          <w:szCs w:val="22"/>
        </w:rPr>
        <w:t>비교시</w:t>
      </w:r>
      <w:proofErr w:type="spellEnd"/>
      <w:r>
        <w:rPr>
          <w:rFonts w:hint="eastAsia"/>
          <w:sz w:val="22"/>
          <w:szCs w:val="22"/>
        </w:rPr>
        <w:t xml:space="preserve"> 프로모션 가격이 판매가와 동일하거나 낮을 경우 판매가 노출한다. </w:t>
      </w:r>
    </w:p>
    <w:p w14:paraId="282447B1" w14:textId="77777777" w:rsidR="00736AF4" w:rsidRDefault="00736AF4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장바구니 내 결제예정금액은 선택한 상품의 합계 금액을 표기한다.</w:t>
      </w:r>
      <w:r>
        <w:rPr>
          <w:rFonts w:hint="eastAsia"/>
          <w:sz w:val="22"/>
          <w:szCs w:val="22"/>
        </w:rPr>
        <w:br/>
        <w:t>(</w:t>
      </w:r>
      <w:proofErr w:type="spellStart"/>
      <w:r>
        <w:rPr>
          <w:rFonts w:hint="eastAsia"/>
          <w:sz w:val="22"/>
          <w:szCs w:val="22"/>
        </w:rPr>
        <w:t>미선택</w:t>
      </w:r>
      <w:proofErr w:type="spellEnd"/>
      <w:r>
        <w:rPr>
          <w:rFonts w:hint="eastAsia"/>
          <w:sz w:val="22"/>
          <w:szCs w:val="22"/>
        </w:rPr>
        <w:t xml:space="preserve"> 시 해당 금액 제외하고 계산하여 표기)</w:t>
      </w:r>
    </w:p>
    <w:p w14:paraId="22ECA703" w14:textId="77777777" w:rsidR="00736AF4" w:rsidRDefault="00736AF4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736AF4">
        <w:rPr>
          <w:rFonts w:hint="eastAsia"/>
          <w:sz w:val="22"/>
          <w:szCs w:val="22"/>
        </w:rPr>
        <w:t xml:space="preserve">무료배송 상품이 포함된 자사, </w:t>
      </w:r>
      <w:proofErr w:type="spellStart"/>
      <w:r w:rsidRPr="00736AF4">
        <w:rPr>
          <w:rFonts w:hint="eastAsia"/>
          <w:sz w:val="22"/>
          <w:szCs w:val="22"/>
        </w:rPr>
        <w:t>입점사의</w:t>
      </w:r>
      <w:proofErr w:type="spellEnd"/>
      <w:r w:rsidRPr="00736AF4">
        <w:rPr>
          <w:rFonts w:hint="eastAsia"/>
          <w:sz w:val="22"/>
          <w:szCs w:val="22"/>
        </w:rPr>
        <w:t xml:space="preserve"> 배송비는 무료배송 조건을 충족하지 못하더라도 배송비 무료로 적용하다.</w:t>
      </w:r>
    </w:p>
    <w:p w14:paraId="72AB6061" w14:textId="77777777" w:rsidR="00736AF4" w:rsidRPr="00736AF4" w:rsidRDefault="00736AF4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736AF4">
        <w:rPr>
          <w:rFonts w:hint="eastAsia"/>
          <w:sz w:val="22"/>
          <w:szCs w:val="22"/>
        </w:rPr>
        <w:t xml:space="preserve">장바구니에 담긴 상품이 프로모션이 변경되어 가격변동이 발생된 경우, 변경된 가격으로 노출되며 고객에게 변동이 발생되었음을 </w:t>
      </w:r>
      <w:proofErr w:type="spellStart"/>
      <w:r w:rsidRPr="00736AF4">
        <w:rPr>
          <w:rFonts w:hint="eastAsia"/>
          <w:sz w:val="22"/>
          <w:szCs w:val="22"/>
        </w:rPr>
        <w:t>알림창을</w:t>
      </w:r>
      <w:proofErr w:type="spellEnd"/>
      <w:r w:rsidRPr="00736AF4">
        <w:rPr>
          <w:rFonts w:hint="eastAsia"/>
          <w:sz w:val="22"/>
          <w:szCs w:val="22"/>
        </w:rPr>
        <w:t xml:space="preserve"> 통하여 고지한다.</w:t>
      </w:r>
      <w:r>
        <w:rPr>
          <w:sz w:val="22"/>
          <w:szCs w:val="22"/>
        </w:rPr>
        <w:br/>
      </w:r>
      <w:bookmarkStart w:id="40" w:name="_Toc5273398"/>
      <w:bookmarkStart w:id="41" w:name="_Toc4690538"/>
    </w:p>
    <w:p w14:paraId="0D5DBAE6" w14:textId="7BE54D73" w:rsidR="00736AF4" w:rsidRPr="00736AF4" w:rsidRDefault="00736AF4" w:rsidP="00736AF4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42" w:name="_Toc6416743"/>
      <w:r w:rsidRPr="00736AF4">
        <w:rPr>
          <w:rFonts w:asciiTheme="minorEastAsia" w:eastAsiaTheme="minorEastAsia" w:hAnsiTheme="minorEastAsia" w:cs="Calibri" w:hint="eastAsia"/>
        </w:rPr>
        <w:t>장바구니 상품변경</w:t>
      </w:r>
      <w:bookmarkEnd w:id="40"/>
      <w:bookmarkEnd w:id="41"/>
      <w:bookmarkEnd w:id="42"/>
    </w:p>
    <w:p w14:paraId="5FD7BCF4" w14:textId="77777777" w:rsidR="00736AF4" w:rsidRDefault="00736AF4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장바구니에 담긴 상품은 선택하여 삭제할 수 있다. </w:t>
      </w:r>
    </w:p>
    <w:p w14:paraId="23FCE938" w14:textId="60E102F3" w:rsidR="00F07A71" w:rsidRDefault="00736AF4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736AF4">
        <w:rPr>
          <w:rFonts w:hint="eastAsia"/>
          <w:sz w:val="22"/>
          <w:szCs w:val="22"/>
        </w:rPr>
        <w:lastRenderedPageBreak/>
        <w:t>장바구니에 담긴 상품의 수량은 변경할 수 있다.</w:t>
      </w:r>
      <w:r>
        <w:rPr>
          <w:sz w:val="22"/>
          <w:szCs w:val="22"/>
        </w:rPr>
        <w:br/>
      </w:r>
      <w:r w:rsidRPr="00736AF4">
        <w:rPr>
          <w:rFonts w:hint="eastAsia"/>
          <w:sz w:val="22"/>
          <w:szCs w:val="22"/>
        </w:rPr>
        <w:t xml:space="preserve">단, 주문수량이 잔여재고를 초과하였거나, 상품에 설정된 최대 주문수량 이상으로 주문하는 경우 </w:t>
      </w:r>
      <w:proofErr w:type="spellStart"/>
      <w:r w:rsidRPr="00736AF4">
        <w:rPr>
          <w:rFonts w:hint="eastAsia"/>
          <w:sz w:val="22"/>
          <w:szCs w:val="22"/>
        </w:rPr>
        <w:t>알림창을</w:t>
      </w:r>
      <w:proofErr w:type="spellEnd"/>
      <w:r w:rsidRPr="00736AF4">
        <w:rPr>
          <w:rFonts w:hint="eastAsia"/>
          <w:sz w:val="22"/>
          <w:szCs w:val="22"/>
        </w:rPr>
        <w:t xml:space="preserve"> 통하여 고지한다.</w:t>
      </w:r>
      <w:r w:rsidR="00654308">
        <w:rPr>
          <w:sz w:val="22"/>
          <w:szCs w:val="22"/>
        </w:rPr>
        <w:br/>
      </w:r>
    </w:p>
    <w:p w14:paraId="65844A5D" w14:textId="0073D08C" w:rsidR="00736AF4" w:rsidRDefault="00736AF4" w:rsidP="00736AF4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43" w:name="_Toc5273399"/>
      <w:bookmarkStart w:id="44" w:name="_Toc4690539"/>
      <w:bookmarkStart w:id="45" w:name="_Toc6416744"/>
      <w:r>
        <w:rPr>
          <w:rFonts w:asciiTheme="minorEastAsia" w:eastAsiaTheme="minorEastAsia" w:hAnsiTheme="minorEastAsia" w:cs="Calibri" w:hint="eastAsia"/>
        </w:rPr>
        <w:t>장바구니 이동</w:t>
      </w:r>
      <w:bookmarkEnd w:id="43"/>
      <w:bookmarkEnd w:id="44"/>
      <w:bookmarkEnd w:id="45"/>
    </w:p>
    <w:p w14:paraId="1F25B584" w14:textId="77777777" w:rsidR="00736AF4" w:rsidRDefault="00736AF4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장바구니에서 “쇼핑 </w:t>
      </w:r>
      <w:proofErr w:type="spellStart"/>
      <w:r>
        <w:rPr>
          <w:rFonts w:hint="eastAsia"/>
          <w:sz w:val="22"/>
          <w:szCs w:val="22"/>
        </w:rPr>
        <w:t>계속하기”를</w:t>
      </w:r>
      <w:proofErr w:type="spellEnd"/>
      <w:r>
        <w:rPr>
          <w:rFonts w:hint="eastAsia"/>
          <w:sz w:val="22"/>
          <w:szCs w:val="22"/>
        </w:rPr>
        <w:t xml:space="preserve"> 클릭하면 메인 페이지로 이동한다.</w:t>
      </w:r>
    </w:p>
    <w:p w14:paraId="04B159BB" w14:textId="77777777" w:rsidR="00736AF4" w:rsidRDefault="00736AF4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장바구니에서 “전체상품 </w:t>
      </w:r>
      <w:proofErr w:type="spellStart"/>
      <w:r>
        <w:rPr>
          <w:rFonts w:hint="eastAsia"/>
          <w:sz w:val="22"/>
          <w:szCs w:val="22"/>
        </w:rPr>
        <w:t>주문하기”를</w:t>
      </w:r>
      <w:proofErr w:type="spellEnd"/>
      <w:r>
        <w:rPr>
          <w:rFonts w:hint="eastAsia"/>
          <w:sz w:val="22"/>
          <w:szCs w:val="22"/>
        </w:rPr>
        <w:t xml:space="preserve"> 클릭하면 장바구니에 담긴 모든 상품을 주문/결제 페이지로 이동한다. </w:t>
      </w:r>
    </w:p>
    <w:p w14:paraId="22CC0712" w14:textId="77777777" w:rsidR="00736AF4" w:rsidRDefault="00736AF4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장바구니에서 “선택상품 </w:t>
      </w:r>
      <w:proofErr w:type="spellStart"/>
      <w:r>
        <w:rPr>
          <w:rFonts w:hint="eastAsia"/>
          <w:sz w:val="22"/>
          <w:szCs w:val="22"/>
        </w:rPr>
        <w:t>주문하기”를</w:t>
      </w:r>
      <w:proofErr w:type="spellEnd"/>
      <w:r>
        <w:rPr>
          <w:rFonts w:hint="eastAsia"/>
          <w:sz w:val="22"/>
          <w:szCs w:val="22"/>
        </w:rPr>
        <w:t xml:space="preserve"> 클릭하면 체크박스가 선택된 상품만 주문/결제 페이지로 이동한다.</w:t>
      </w:r>
    </w:p>
    <w:p w14:paraId="6511D907" w14:textId="7AFFC8C3" w:rsidR="00736AF4" w:rsidRDefault="00736AF4" w:rsidP="009324F8">
      <w:pPr>
        <w:pStyle w:val="af4"/>
        <w:numPr>
          <w:ilvl w:val="3"/>
          <w:numId w:val="7"/>
        </w:numPr>
        <w:ind w:leftChars="0"/>
        <w:jc w:val="left"/>
      </w:pPr>
      <w:r>
        <w:rPr>
          <w:rFonts w:hint="eastAsia"/>
          <w:sz w:val="22"/>
          <w:szCs w:val="22"/>
        </w:rPr>
        <w:t xml:space="preserve">주문하려는 상품에 특정 회원 대상에만 제공되는 프로모션이 걸린 상품이 존재하는 경우, 해당 회원대상이 아닐 때 </w:t>
      </w:r>
      <w:proofErr w:type="spellStart"/>
      <w:r>
        <w:rPr>
          <w:rFonts w:hint="eastAsia"/>
          <w:sz w:val="22"/>
          <w:szCs w:val="22"/>
        </w:rPr>
        <w:t>알림창을</w:t>
      </w:r>
      <w:proofErr w:type="spellEnd"/>
      <w:r>
        <w:rPr>
          <w:rFonts w:hint="eastAsia"/>
          <w:sz w:val="22"/>
          <w:szCs w:val="22"/>
        </w:rPr>
        <w:t xml:space="preserve"> 통하여 고지한다</w:t>
      </w:r>
      <w:r>
        <w:rPr>
          <w:rFonts w:hint="eastAsia"/>
        </w:rPr>
        <w:t xml:space="preserve">. </w:t>
      </w:r>
      <w:r w:rsidR="00654308">
        <w:br/>
      </w:r>
    </w:p>
    <w:p w14:paraId="78BFD7C7" w14:textId="3670C514" w:rsidR="00736AF4" w:rsidRDefault="00736AF4" w:rsidP="00654308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46" w:name="_Toc5273400"/>
      <w:bookmarkStart w:id="47" w:name="_Toc4690540"/>
      <w:bookmarkStart w:id="48" w:name="_Toc6416745"/>
      <w:proofErr w:type="spellStart"/>
      <w:r>
        <w:rPr>
          <w:rFonts w:asciiTheme="minorEastAsia" w:eastAsiaTheme="minorEastAsia" w:hAnsiTheme="minorEastAsia" w:cs="Calibri" w:hint="eastAsia"/>
        </w:rPr>
        <w:t>찜한</w:t>
      </w:r>
      <w:proofErr w:type="spellEnd"/>
      <w:r>
        <w:rPr>
          <w:rFonts w:asciiTheme="minorEastAsia" w:eastAsiaTheme="minorEastAsia" w:hAnsiTheme="minorEastAsia" w:cs="Calibri" w:hint="eastAsia"/>
        </w:rPr>
        <w:t xml:space="preserve"> 상품과의 관계</w:t>
      </w:r>
      <w:bookmarkEnd w:id="46"/>
      <w:bookmarkEnd w:id="47"/>
      <w:bookmarkEnd w:id="48"/>
    </w:p>
    <w:p w14:paraId="2C12CB75" w14:textId="7A2D22D5" w:rsidR="00736AF4" w:rsidRPr="00654308" w:rsidRDefault="00736AF4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찜한</w:t>
      </w:r>
      <w:proofErr w:type="spellEnd"/>
      <w:r>
        <w:rPr>
          <w:rFonts w:hint="eastAsia"/>
          <w:sz w:val="22"/>
          <w:szCs w:val="22"/>
        </w:rPr>
        <w:t xml:space="preserve"> 상품은 장바구니에 바로 담을 수 있다.</w:t>
      </w:r>
      <w:r w:rsidR="00654308">
        <w:rPr>
          <w:sz w:val="22"/>
          <w:szCs w:val="22"/>
        </w:rPr>
        <w:br/>
      </w:r>
    </w:p>
    <w:p w14:paraId="6814114E" w14:textId="77777777" w:rsidR="00736AF4" w:rsidRPr="00654308" w:rsidRDefault="00736AF4" w:rsidP="00654308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49" w:name="_Toc5273401"/>
      <w:bookmarkStart w:id="50" w:name="_Toc4690541"/>
      <w:bookmarkStart w:id="51" w:name="_Toc6416746"/>
      <w:r w:rsidRPr="00654308">
        <w:rPr>
          <w:rFonts w:asciiTheme="minorEastAsia" w:eastAsiaTheme="minorEastAsia" w:hAnsiTheme="minorEastAsia" w:cs="Calibri" w:hint="eastAsia"/>
        </w:rPr>
        <w:t>최근 본 상품과의 관계</w:t>
      </w:r>
      <w:bookmarkEnd w:id="49"/>
      <w:bookmarkEnd w:id="50"/>
      <w:bookmarkEnd w:id="51"/>
    </w:p>
    <w:p w14:paraId="4B9DCF7C" w14:textId="77777777" w:rsidR="00DF23C4" w:rsidRDefault="00736AF4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최근 본 상품을 장바구니에 담을 수 있다.</w:t>
      </w:r>
    </w:p>
    <w:p w14:paraId="6891CE59" w14:textId="3EBF4A9A" w:rsidR="00736AF4" w:rsidRPr="00DF23C4" w:rsidRDefault="00736AF4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 xml:space="preserve">최근 본 상품을 </w:t>
      </w:r>
      <w:proofErr w:type="spellStart"/>
      <w:r w:rsidRPr="00DF23C4">
        <w:rPr>
          <w:rFonts w:hint="eastAsia"/>
          <w:sz w:val="22"/>
          <w:szCs w:val="22"/>
        </w:rPr>
        <w:t>찜하기</w:t>
      </w:r>
      <w:proofErr w:type="spellEnd"/>
      <w:r w:rsidRPr="00DF23C4">
        <w:rPr>
          <w:rFonts w:hint="eastAsia"/>
          <w:sz w:val="22"/>
          <w:szCs w:val="22"/>
        </w:rPr>
        <w:t xml:space="preserve"> 할 수 있다.</w:t>
      </w:r>
      <w:r w:rsidR="00654308" w:rsidRPr="00DF23C4">
        <w:rPr>
          <w:sz w:val="22"/>
          <w:szCs w:val="22"/>
        </w:rPr>
        <w:br/>
      </w:r>
    </w:p>
    <w:p w14:paraId="38DBC856" w14:textId="3829192F" w:rsidR="0090045E" w:rsidRPr="009B6C39" w:rsidRDefault="00654308" w:rsidP="0090045E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52" w:name="_Toc6416747"/>
      <w:r>
        <w:rPr>
          <w:rFonts w:asciiTheme="minorEastAsia" w:eastAsiaTheme="minorEastAsia" w:hAnsiTheme="minorEastAsia" w:cs="Calibri" w:hint="eastAsia"/>
        </w:rPr>
        <w:t>주문서 작성</w:t>
      </w:r>
      <w:bookmarkEnd w:id="52"/>
    </w:p>
    <w:p w14:paraId="62A15186" w14:textId="3F50E1B9" w:rsidR="00BF388E" w:rsidRPr="00AF4184" w:rsidRDefault="00654308" w:rsidP="0090045E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53" w:name="_Toc6416748"/>
      <w:r w:rsidRPr="00AF4184">
        <w:rPr>
          <w:rFonts w:asciiTheme="minorEastAsia" w:eastAsiaTheme="minorEastAsia" w:hAnsiTheme="minorEastAsia" w:cs="Calibri" w:hint="eastAsia"/>
        </w:rPr>
        <w:t>주문서 주문번호</w:t>
      </w:r>
      <w:bookmarkEnd w:id="53"/>
    </w:p>
    <w:p w14:paraId="56B0F7E1" w14:textId="46BE5B41" w:rsidR="00654308" w:rsidRPr="00AF4184" w:rsidRDefault="00654308" w:rsidP="00DF23C4">
      <w:pPr>
        <w:pStyle w:val="af4"/>
        <w:numPr>
          <w:ilvl w:val="3"/>
          <w:numId w:val="7"/>
        </w:numPr>
        <w:ind w:leftChars="0"/>
        <w:jc w:val="left"/>
      </w:pPr>
      <w:r w:rsidRPr="00AF4184">
        <w:rPr>
          <w:rFonts w:hint="eastAsia"/>
          <w:sz w:val="22"/>
          <w:szCs w:val="22"/>
        </w:rPr>
        <w:t>주문서 주문번호는 13자리로 구성된다. (YYYYMMDD + 일련번호 5자리)</w:t>
      </w:r>
      <w:r w:rsidR="005C3D43" w:rsidRPr="00AF4184">
        <w:br/>
      </w:r>
    </w:p>
    <w:p w14:paraId="1DD4186C" w14:textId="010AA8ED" w:rsidR="0090045E" w:rsidRDefault="005C3D43" w:rsidP="0090045E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54" w:name="_Toc6416749"/>
      <w:r>
        <w:rPr>
          <w:rFonts w:asciiTheme="minorEastAsia" w:eastAsiaTheme="minorEastAsia" w:hAnsiTheme="minorEastAsia" w:cs="Calibri" w:hint="eastAsia"/>
        </w:rPr>
        <w:t>주문서 접근 경로</w:t>
      </w:r>
      <w:bookmarkEnd w:id="54"/>
    </w:p>
    <w:p w14:paraId="53A4A86E" w14:textId="3C870576" w:rsidR="00117B4A" w:rsidRPr="003E4154" w:rsidRDefault="00117B4A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3E4154">
        <w:rPr>
          <w:rFonts w:hint="eastAsia"/>
          <w:sz w:val="22"/>
          <w:szCs w:val="22"/>
        </w:rPr>
        <w:t xml:space="preserve">상품목록 </w:t>
      </w:r>
      <w:r w:rsidRPr="003E4154">
        <w:rPr>
          <w:sz w:val="22"/>
          <w:szCs w:val="22"/>
        </w:rPr>
        <w:t xml:space="preserve">&gt; </w:t>
      </w:r>
      <w:proofErr w:type="spellStart"/>
      <w:r w:rsidRPr="003E4154">
        <w:rPr>
          <w:rFonts w:hint="eastAsia"/>
          <w:sz w:val="22"/>
          <w:szCs w:val="22"/>
        </w:rPr>
        <w:t>바로구매</w:t>
      </w:r>
      <w:proofErr w:type="spellEnd"/>
    </w:p>
    <w:p w14:paraId="52BBEB0A" w14:textId="1C5A6A17" w:rsidR="005C3D43" w:rsidRPr="00DF23C4" w:rsidRDefault="005C3D43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 w:rsidRPr="00DF23C4">
        <w:rPr>
          <w:rFonts w:hint="eastAsia"/>
          <w:sz w:val="22"/>
          <w:szCs w:val="22"/>
        </w:rPr>
        <w:t>상품상세</w:t>
      </w:r>
      <w:proofErr w:type="spellEnd"/>
      <w:r w:rsidRPr="00DF23C4">
        <w:rPr>
          <w:rFonts w:hint="eastAsia"/>
          <w:sz w:val="22"/>
          <w:szCs w:val="22"/>
        </w:rPr>
        <w:t xml:space="preserve"> &gt; </w:t>
      </w:r>
      <w:proofErr w:type="spellStart"/>
      <w:r w:rsidRPr="00DF23C4">
        <w:rPr>
          <w:rFonts w:hint="eastAsia"/>
          <w:sz w:val="22"/>
          <w:szCs w:val="22"/>
        </w:rPr>
        <w:t>바로구매</w:t>
      </w:r>
      <w:proofErr w:type="spellEnd"/>
    </w:p>
    <w:p w14:paraId="0E34B2C8" w14:textId="77777777" w:rsidR="005C3D43" w:rsidRPr="00DF23C4" w:rsidRDefault="005C3D43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 w:rsidRPr="00DF23C4">
        <w:rPr>
          <w:rFonts w:hint="eastAsia"/>
          <w:sz w:val="22"/>
          <w:szCs w:val="22"/>
        </w:rPr>
        <w:t>상품상세</w:t>
      </w:r>
      <w:proofErr w:type="spellEnd"/>
      <w:r w:rsidRPr="00DF23C4">
        <w:rPr>
          <w:rFonts w:hint="eastAsia"/>
          <w:sz w:val="22"/>
          <w:szCs w:val="22"/>
        </w:rPr>
        <w:t xml:space="preserve"> &gt; 예약주문</w:t>
      </w:r>
    </w:p>
    <w:p w14:paraId="16BB5576" w14:textId="77777777" w:rsidR="005C3D43" w:rsidRPr="00DF23C4" w:rsidRDefault="005C3D43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 xml:space="preserve">상품목록 &gt; </w:t>
      </w:r>
      <w:proofErr w:type="spellStart"/>
      <w:r w:rsidRPr="00DF23C4">
        <w:rPr>
          <w:rFonts w:hint="eastAsia"/>
          <w:sz w:val="22"/>
          <w:szCs w:val="22"/>
        </w:rPr>
        <w:t>퀵뷰</w:t>
      </w:r>
      <w:proofErr w:type="spellEnd"/>
      <w:r w:rsidRPr="00DF23C4">
        <w:rPr>
          <w:rFonts w:hint="eastAsia"/>
          <w:sz w:val="22"/>
          <w:szCs w:val="22"/>
        </w:rPr>
        <w:t xml:space="preserve"> &gt; </w:t>
      </w:r>
      <w:proofErr w:type="spellStart"/>
      <w:r w:rsidRPr="00DF23C4">
        <w:rPr>
          <w:rFonts w:hint="eastAsia"/>
          <w:sz w:val="22"/>
          <w:szCs w:val="22"/>
        </w:rPr>
        <w:t>바로구매</w:t>
      </w:r>
      <w:proofErr w:type="spellEnd"/>
    </w:p>
    <w:p w14:paraId="2BCA4930" w14:textId="77777777" w:rsidR="005C3D43" w:rsidRPr="00DF23C4" w:rsidRDefault="005C3D43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 xml:space="preserve">상품목록 &gt; </w:t>
      </w:r>
      <w:proofErr w:type="spellStart"/>
      <w:r w:rsidRPr="00DF23C4">
        <w:rPr>
          <w:rFonts w:hint="eastAsia"/>
          <w:sz w:val="22"/>
          <w:szCs w:val="22"/>
        </w:rPr>
        <w:t>퀵뷰</w:t>
      </w:r>
      <w:proofErr w:type="spellEnd"/>
      <w:r w:rsidRPr="00DF23C4">
        <w:rPr>
          <w:rFonts w:hint="eastAsia"/>
          <w:sz w:val="22"/>
          <w:szCs w:val="22"/>
        </w:rPr>
        <w:t xml:space="preserve"> &gt; 예약주문</w:t>
      </w:r>
    </w:p>
    <w:p w14:paraId="0A668E8F" w14:textId="77777777" w:rsidR="005C3D43" w:rsidRPr="00DF23C4" w:rsidRDefault="005C3D43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 xml:space="preserve">장바구니 &gt; </w:t>
      </w:r>
      <w:proofErr w:type="spellStart"/>
      <w:r w:rsidRPr="00DF23C4">
        <w:rPr>
          <w:rFonts w:hint="eastAsia"/>
          <w:sz w:val="22"/>
          <w:szCs w:val="22"/>
        </w:rPr>
        <w:t>바로구매</w:t>
      </w:r>
      <w:proofErr w:type="spellEnd"/>
    </w:p>
    <w:p w14:paraId="1B77A871" w14:textId="77777777" w:rsidR="005C3D43" w:rsidRPr="00DF23C4" w:rsidRDefault="005C3D43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 xml:space="preserve">장바구니 &gt; 선택상품 주문하기 </w:t>
      </w:r>
    </w:p>
    <w:p w14:paraId="5885BC22" w14:textId="77777777" w:rsidR="005C3D43" w:rsidRPr="00DF23C4" w:rsidRDefault="005C3D43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>장바구니 &gt; 전체상품 주문하기</w:t>
      </w:r>
    </w:p>
    <w:p w14:paraId="1D8F5053" w14:textId="77777777" w:rsidR="005C3D43" w:rsidRPr="00DF23C4" w:rsidRDefault="005C3D43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 w:rsidRPr="00DF23C4">
        <w:rPr>
          <w:rFonts w:hint="eastAsia"/>
          <w:sz w:val="22"/>
          <w:szCs w:val="22"/>
        </w:rPr>
        <w:lastRenderedPageBreak/>
        <w:t>런칭캘린더</w:t>
      </w:r>
      <w:proofErr w:type="spellEnd"/>
      <w:r w:rsidRPr="00DF23C4">
        <w:rPr>
          <w:rFonts w:hint="eastAsia"/>
          <w:sz w:val="22"/>
          <w:szCs w:val="22"/>
        </w:rPr>
        <w:t xml:space="preserve"> &gt; </w:t>
      </w:r>
      <w:proofErr w:type="spellStart"/>
      <w:r w:rsidRPr="00DF23C4">
        <w:rPr>
          <w:rFonts w:hint="eastAsia"/>
          <w:sz w:val="22"/>
          <w:szCs w:val="22"/>
        </w:rPr>
        <w:t>바로구매</w:t>
      </w:r>
      <w:proofErr w:type="spellEnd"/>
    </w:p>
    <w:p w14:paraId="1E09502E" w14:textId="77777777" w:rsidR="005C3D43" w:rsidRPr="00DF23C4" w:rsidRDefault="005C3D43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 w:rsidRPr="00DF23C4">
        <w:rPr>
          <w:rFonts w:hint="eastAsia"/>
          <w:sz w:val="22"/>
          <w:szCs w:val="22"/>
        </w:rPr>
        <w:t>런칭캘린더</w:t>
      </w:r>
      <w:proofErr w:type="spellEnd"/>
      <w:r w:rsidRPr="00DF23C4">
        <w:rPr>
          <w:rFonts w:hint="eastAsia"/>
          <w:sz w:val="22"/>
          <w:szCs w:val="22"/>
        </w:rPr>
        <w:t xml:space="preserve"> &gt; 예약주문</w:t>
      </w:r>
    </w:p>
    <w:p w14:paraId="725FD38A" w14:textId="54CB08FA" w:rsidR="00DC60DF" w:rsidRPr="005C3D43" w:rsidRDefault="005C3D43" w:rsidP="00DF23C4">
      <w:pPr>
        <w:pStyle w:val="af4"/>
        <w:numPr>
          <w:ilvl w:val="3"/>
          <w:numId w:val="7"/>
        </w:numPr>
        <w:ind w:leftChars="0"/>
        <w:jc w:val="left"/>
      </w:pPr>
      <w:r w:rsidRPr="00DF23C4">
        <w:rPr>
          <w:rFonts w:hint="eastAsia"/>
          <w:sz w:val="22"/>
          <w:szCs w:val="22"/>
        </w:rPr>
        <w:t>마이페이지 &gt; 나의 이벤트 응모현황 &gt; 당첨자구매</w:t>
      </w:r>
      <w:r w:rsidR="005F3603" w:rsidRPr="005C3D43">
        <w:t xml:space="preserve"> </w:t>
      </w:r>
      <w:r>
        <w:br/>
      </w:r>
    </w:p>
    <w:p w14:paraId="50C321D7" w14:textId="633B2D3B" w:rsidR="00DC60DF" w:rsidRDefault="005C3D43" w:rsidP="0090045E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55" w:name="_Toc6416750"/>
      <w:r>
        <w:rPr>
          <w:rFonts w:asciiTheme="minorEastAsia" w:eastAsiaTheme="minorEastAsia" w:hAnsiTheme="minorEastAsia" w:cs="Calibri" w:hint="eastAsia"/>
        </w:rPr>
        <w:t>주문서 상품 노출</w:t>
      </w:r>
      <w:bookmarkEnd w:id="55"/>
    </w:p>
    <w:p w14:paraId="512E9F2C" w14:textId="77777777" w:rsidR="005C3D43" w:rsidRPr="00DF23C4" w:rsidRDefault="005C3D43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 xml:space="preserve">장바구니에 담은 순서와 동일하게 상품이 전시된다. </w:t>
      </w:r>
    </w:p>
    <w:p w14:paraId="3B685202" w14:textId="7B1A1576" w:rsidR="00927B1A" w:rsidRPr="00927B1A" w:rsidRDefault="005C3D43" w:rsidP="00DF23C4">
      <w:pPr>
        <w:pStyle w:val="af4"/>
        <w:numPr>
          <w:ilvl w:val="3"/>
          <w:numId w:val="7"/>
        </w:numPr>
        <w:ind w:leftChars="0"/>
        <w:jc w:val="left"/>
      </w:pPr>
      <w:r w:rsidRPr="00DF23C4">
        <w:rPr>
          <w:rFonts w:hint="eastAsia"/>
          <w:sz w:val="22"/>
          <w:szCs w:val="22"/>
        </w:rPr>
        <w:t>주문서에서는 상품의 옵션/수량 변경이 불가하다. (장바구니에서 가능)</w:t>
      </w:r>
      <w:r>
        <w:br/>
      </w:r>
    </w:p>
    <w:p w14:paraId="2C1EE3E7" w14:textId="5F73F4C3" w:rsidR="0090045E" w:rsidRDefault="005C3D43" w:rsidP="0090045E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56" w:name="_Toc6416751"/>
      <w:r>
        <w:rPr>
          <w:rFonts w:asciiTheme="minorEastAsia" w:eastAsiaTheme="minorEastAsia" w:hAnsiTheme="minorEastAsia" w:cs="Calibri" w:hint="eastAsia"/>
        </w:rPr>
        <w:t>회원 주문서 작성</w:t>
      </w:r>
      <w:bookmarkEnd w:id="56"/>
      <w:r w:rsidR="0090045E">
        <w:rPr>
          <w:rFonts w:asciiTheme="minorEastAsia" w:eastAsiaTheme="minorEastAsia" w:hAnsiTheme="minorEastAsia" w:cs="Calibri" w:hint="eastAsia"/>
        </w:rPr>
        <w:t xml:space="preserve"> </w:t>
      </w:r>
    </w:p>
    <w:p w14:paraId="394780F6" w14:textId="7FE9AFE8" w:rsidR="00613FC6" w:rsidRPr="00DF23C4" w:rsidRDefault="00613FC6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>회원 주문서 작성 시 사전에 등록된 고객정보를 제공하며, 정보를 변경할 수 있다.</w:t>
      </w:r>
    </w:p>
    <w:tbl>
      <w:tblPr>
        <w:tblStyle w:val="a9"/>
        <w:tblW w:w="0" w:type="auto"/>
        <w:tblInd w:w="992" w:type="dxa"/>
        <w:tblLayout w:type="fixed"/>
        <w:tblLook w:val="04A0" w:firstRow="1" w:lastRow="0" w:firstColumn="1" w:lastColumn="0" w:noHBand="0" w:noVBand="1"/>
      </w:tblPr>
      <w:tblGrid>
        <w:gridCol w:w="1130"/>
        <w:gridCol w:w="1417"/>
        <w:gridCol w:w="5478"/>
      </w:tblGrid>
      <w:tr w:rsidR="00613FC6" w14:paraId="11CCF5F6" w14:textId="77777777" w:rsidTr="001E346C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2B24DA" w14:textId="77777777" w:rsidR="00613FC6" w:rsidRDefault="00613FC6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b/>
                <w:sz w:val="16"/>
                <w:szCs w:val="18"/>
              </w:rPr>
              <w:t>배송 유형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317D9D" w14:textId="77777777" w:rsidR="00613FC6" w:rsidRPr="00E17D16" w:rsidRDefault="00613FC6">
            <w:pPr>
              <w:pStyle w:val="af4"/>
              <w:ind w:leftChars="0" w:left="0"/>
              <w:jc w:val="center"/>
              <w:rPr>
                <w:rStyle w:val="Char9"/>
                <w:b/>
                <w:sz w:val="16"/>
                <w:szCs w:val="18"/>
              </w:rPr>
            </w:pPr>
            <w:r w:rsidRPr="00E17D16">
              <w:rPr>
                <w:rStyle w:val="Char9"/>
                <w:rFonts w:hint="eastAsia"/>
                <w:b/>
                <w:sz w:val="16"/>
                <w:szCs w:val="18"/>
              </w:rPr>
              <w:t>주문 고객 정보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ACAF47" w14:textId="21AE0CBA" w:rsidR="00613FC6" w:rsidRPr="00E17D16" w:rsidRDefault="00211DA5">
            <w:pPr>
              <w:pStyle w:val="af4"/>
              <w:ind w:leftChars="0" w:left="0"/>
              <w:jc w:val="center"/>
              <w:rPr>
                <w:rStyle w:val="Char9"/>
                <w:b/>
                <w:sz w:val="16"/>
                <w:szCs w:val="18"/>
              </w:rPr>
            </w:pPr>
            <w:r w:rsidRPr="00E17D16">
              <w:rPr>
                <w:rStyle w:val="Char9"/>
                <w:b/>
                <w:sz w:val="16"/>
                <w:szCs w:val="18"/>
              </w:rPr>
              <w:t>배송정보</w:t>
            </w:r>
          </w:p>
        </w:tc>
      </w:tr>
      <w:tr w:rsidR="00613FC6" w14:paraId="0807718B" w14:textId="77777777" w:rsidTr="001E346C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4968F" w14:textId="77777777" w:rsidR="00613FC6" w:rsidRDefault="00613FC6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일반배송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0F4FE" w14:textId="77777777" w:rsidR="00613FC6" w:rsidRDefault="00613FC6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이름, 휴대폰 번호, 이메일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2390B" w14:textId="77777777" w:rsidR="001E346C" w:rsidRDefault="001E346C" w:rsidP="00211DA5">
            <w:pPr>
              <w:pStyle w:val="af4"/>
              <w:ind w:leftChars="0" w:left="0"/>
              <w:jc w:val="left"/>
              <w:rPr>
                <w:rStyle w:val="Char9"/>
                <w:sz w:val="16"/>
                <w:szCs w:val="18"/>
              </w:rPr>
            </w:pPr>
            <w:r>
              <w:rPr>
                <w:rStyle w:val="Char9"/>
                <w:sz w:val="16"/>
                <w:szCs w:val="18"/>
              </w:rPr>
              <w:t>- ‘</w:t>
            </w:r>
            <w:r>
              <w:rPr>
                <w:rStyle w:val="Char9"/>
                <w:rFonts w:hint="eastAsia"/>
                <w:sz w:val="16"/>
                <w:szCs w:val="18"/>
              </w:rPr>
              <w:t>기본배송지, 최근배송지, 신규입력</w:t>
            </w:r>
            <w:r>
              <w:rPr>
                <w:rStyle w:val="Char9"/>
                <w:sz w:val="16"/>
                <w:szCs w:val="18"/>
              </w:rPr>
              <w:t>’</w:t>
            </w:r>
            <w:r>
              <w:rPr>
                <w:rStyle w:val="Char9"/>
                <w:rFonts w:hint="eastAsia"/>
                <w:sz w:val="16"/>
                <w:szCs w:val="18"/>
              </w:rPr>
              <w:t xml:space="preserve"> 중 </w:t>
            </w:r>
            <w:proofErr w:type="spellStart"/>
            <w:r>
              <w:rPr>
                <w:rStyle w:val="Char9"/>
                <w:rFonts w:hint="eastAsia"/>
                <w:sz w:val="16"/>
                <w:szCs w:val="18"/>
              </w:rPr>
              <w:t>택</w:t>
            </w:r>
            <w:proofErr w:type="spellEnd"/>
            <w:r>
              <w:rPr>
                <w:rStyle w:val="Char9"/>
                <w:rFonts w:hint="eastAsia"/>
                <w:sz w:val="16"/>
                <w:szCs w:val="18"/>
              </w:rPr>
              <w:t>1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가능</w:t>
            </w:r>
          </w:p>
          <w:p w14:paraId="411E574C" w14:textId="3A15AFD3" w:rsidR="00211DA5" w:rsidRDefault="00E17D16" w:rsidP="00211DA5">
            <w:pPr>
              <w:pStyle w:val="af4"/>
              <w:ind w:leftChars="0" w:left="0"/>
              <w:jc w:val="left"/>
              <w:rPr>
                <w:rStyle w:val="Char9"/>
                <w:sz w:val="16"/>
                <w:szCs w:val="18"/>
              </w:rPr>
            </w:pPr>
            <w:r>
              <w:rPr>
                <w:rStyle w:val="Char9"/>
                <w:sz w:val="16"/>
                <w:szCs w:val="18"/>
              </w:rPr>
              <w:t xml:space="preserve">- </w:t>
            </w:r>
            <w:r w:rsidR="00811CD8">
              <w:rPr>
                <w:rStyle w:val="Char9"/>
                <w:rFonts w:hint="eastAsia"/>
                <w:sz w:val="16"/>
                <w:szCs w:val="18"/>
              </w:rPr>
              <w:t>이름,</w:t>
            </w:r>
            <w:r w:rsidR="00811CD8">
              <w:rPr>
                <w:rStyle w:val="Char9"/>
                <w:sz w:val="16"/>
                <w:szCs w:val="18"/>
              </w:rPr>
              <w:t xml:space="preserve"> </w:t>
            </w:r>
            <w:r w:rsidR="00811CD8">
              <w:rPr>
                <w:rStyle w:val="Char9"/>
                <w:rFonts w:hint="eastAsia"/>
                <w:sz w:val="16"/>
                <w:szCs w:val="18"/>
              </w:rPr>
              <w:t>휴대폰번호,</w:t>
            </w:r>
            <w:r w:rsidR="00811CD8"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주소</w:t>
            </w:r>
          </w:p>
          <w:p w14:paraId="1B9396A8" w14:textId="5D8ED008" w:rsidR="001E346C" w:rsidRPr="001E346C" w:rsidRDefault="001E346C" w:rsidP="00211DA5">
            <w:pPr>
              <w:pStyle w:val="af4"/>
              <w:ind w:leftChars="0" w:left="0"/>
              <w:jc w:val="left"/>
              <w:rPr>
                <w:rStyle w:val="Char9"/>
                <w:sz w:val="16"/>
                <w:szCs w:val="18"/>
              </w:rPr>
            </w:pPr>
          </w:p>
        </w:tc>
      </w:tr>
      <w:tr w:rsidR="00613FC6" w14:paraId="7A34748D" w14:textId="77777777" w:rsidTr="001E346C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B920D" w14:textId="77777777" w:rsidR="00613FC6" w:rsidRDefault="00613FC6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편의점 픽업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ECB2D" w14:textId="77777777" w:rsidR="00613FC6" w:rsidRDefault="00613FC6">
            <w:pPr>
              <w:spacing w:beforeAutospacing="1" w:afterAutospacing="1" w:line="240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E31D4" w14:textId="7939D695" w:rsidR="00613FC6" w:rsidRDefault="00E17D16" w:rsidP="00E17D16">
            <w:pPr>
              <w:pStyle w:val="af4"/>
              <w:ind w:leftChars="0" w:left="0"/>
              <w:jc w:val="left"/>
              <w:rPr>
                <w:rStyle w:val="Char9"/>
                <w:sz w:val="16"/>
                <w:szCs w:val="18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-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>수령인</w:t>
            </w:r>
            <w:r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 xml:space="preserve">정보 </w:t>
            </w:r>
            <w:r w:rsidR="001E346C">
              <w:rPr>
                <w:rStyle w:val="Char9"/>
                <w:sz w:val="16"/>
                <w:szCs w:val="18"/>
              </w:rPr>
              <w:t>‘</w:t>
            </w:r>
            <w:r w:rsidRPr="00E17D16">
              <w:rPr>
                <w:rStyle w:val="Char9"/>
                <w:sz w:val="16"/>
                <w:szCs w:val="18"/>
              </w:rPr>
              <w:t>주문자동일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>,</w:t>
            </w:r>
            <w:r w:rsidRPr="00E17D16">
              <w:rPr>
                <w:rStyle w:val="Char9"/>
                <w:sz w:val="16"/>
                <w:szCs w:val="18"/>
              </w:rPr>
              <w:t xml:space="preserve"> 신규입력</w:t>
            </w:r>
            <w:r w:rsidR="001E346C">
              <w:rPr>
                <w:rStyle w:val="Char9"/>
                <w:sz w:val="16"/>
                <w:szCs w:val="18"/>
              </w:rPr>
              <w:t>’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>중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proofErr w:type="spellStart"/>
            <w:r w:rsidRPr="00E17D16">
              <w:rPr>
                <w:rStyle w:val="Char9"/>
                <w:sz w:val="16"/>
                <w:szCs w:val="18"/>
              </w:rPr>
              <w:t>택</w:t>
            </w:r>
            <w:proofErr w:type="spellEnd"/>
            <w:r w:rsidRPr="00E17D16">
              <w:rPr>
                <w:rStyle w:val="Char9"/>
                <w:rFonts w:hint="eastAsia"/>
                <w:sz w:val="16"/>
                <w:szCs w:val="18"/>
              </w:rPr>
              <w:t>1</w:t>
            </w:r>
            <w:r w:rsidRPr="00E17D16">
              <w:rPr>
                <w:rStyle w:val="Char9"/>
                <w:sz w:val="16"/>
                <w:szCs w:val="18"/>
              </w:rPr>
              <w:t xml:space="preserve"> 가능</w:t>
            </w:r>
          </w:p>
          <w:p w14:paraId="030537A5" w14:textId="0CD3246D" w:rsidR="00E17D16" w:rsidRPr="00E17D16" w:rsidRDefault="00E17D16" w:rsidP="00E17D16">
            <w:pPr>
              <w:pStyle w:val="af4"/>
              <w:ind w:leftChars="0" w:left="0"/>
              <w:jc w:val="left"/>
              <w:rPr>
                <w:rStyle w:val="Char9"/>
                <w:sz w:val="16"/>
                <w:szCs w:val="18"/>
              </w:rPr>
            </w:pPr>
            <w:r>
              <w:rPr>
                <w:rStyle w:val="Char9"/>
                <w:sz w:val="16"/>
                <w:szCs w:val="18"/>
              </w:rPr>
              <w:t xml:space="preserve">- </w:t>
            </w:r>
            <w:r>
              <w:rPr>
                <w:rStyle w:val="Char9"/>
                <w:rFonts w:hint="eastAsia"/>
                <w:sz w:val="16"/>
                <w:szCs w:val="18"/>
              </w:rPr>
              <w:t>이름,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휴대폰번호,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편의점 찾기(</w:t>
            </w:r>
            <w:r>
              <w:rPr>
                <w:rStyle w:val="Char9"/>
                <w:sz w:val="16"/>
                <w:szCs w:val="18"/>
              </w:rPr>
              <w:t xml:space="preserve">GS </w:t>
            </w:r>
            <w:r>
              <w:rPr>
                <w:rStyle w:val="Char9"/>
                <w:rFonts w:hint="eastAsia"/>
                <w:sz w:val="16"/>
                <w:szCs w:val="18"/>
              </w:rPr>
              <w:t xml:space="preserve">또는 </w:t>
            </w:r>
            <w:r>
              <w:rPr>
                <w:rStyle w:val="Char9"/>
                <w:sz w:val="16"/>
                <w:szCs w:val="18"/>
              </w:rPr>
              <w:t xml:space="preserve">CU </w:t>
            </w:r>
            <w:r>
              <w:rPr>
                <w:rStyle w:val="Char9"/>
                <w:rFonts w:hint="eastAsia"/>
                <w:sz w:val="16"/>
                <w:szCs w:val="18"/>
              </w:rPr>
              <w:t>중 지정</w:t>
            </w:r>
            <w:r>
              <w:rPr>
                <w:rStyle w:val="Char9"/>
                <w:sz w:val="16"/>
                <w:szCs w:val="18"/>
              </w:rPr>
              <w:t>)</w:t>
            </w:r>
          </w:p>
        </w:tc>
      </w:tr>
      <w:tr w:rsidR="00613FC6" w14:paraId="24804B28" w14:textId="77777777" w:rsidTr="001E346C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84D98" w14:textId="77777777" w:rsidR="00613FC6" w:rsidRDefault="00613FC6">
            <w:pPr>
              <w:pStyle w:val="af4"/>
              <w:ind w:leftChars="0" w:left="0"/>
              <w:jc w:val="center"/>
              <w:rPr>
                <w:rStyle w:val="Char9"/>
                <w:rFonts w:ascii="맑은 고딕" w:hAnsi="맑은 고딕"/>
                <w:sz w:val="16"/>
                <w:szCs w:val="18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매장픽업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5A140" w14:textId="77777777" w:rsidR="00613FC6" w:rsidRDefault="00613FC6">
            <w:pPr>
              <w:spacing w:beforeAutospacing="1" w:afterAutospacing="1" w:line="240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3A68" w14:textId="77777777" w:rsidR="001E346C" w:rsidRDefault="001E346C" w:rsidP="001E346C">
            <w:pPr>
              <w:pStyle w:val="af4"/>
              <w:ind w:leftChars="0" w:left="0"/>
              <w:jc w:val="left"/>
              <w:rPr>
                <w:rStyle w:val="Char9"/>
                <w:sz w:val="16"/>
                <w:szCs w:val="18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-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>수령인</w:t>
            </w:r>
            <w:r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 xml:space="preserve">정보 </w:t>
            </w:r>
            <w:r>
              <w:rPr>
                <w:rStyle w:val="Char9"/>
                <w:sz w:val="16"/>
                <w:szCs w:val="18"/>
              </w:rPr>
              <w:t>‘</w:t>
            </w:r>
            <w:r w:rsidRPr="00E17D16">
              <w:rPr>
                <w:rStyle w:val="Char9"/>
                <w:sz w:val="16"/>
                <w:szCs w:val="18"/>
              </w:rPr>
              <w:t>주문자동일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>,</w:t>
            </w:r>
            <w:r w:rsidRPr="00E17D16">
              <w:rPr>
                <w:rStyle w:val="Char9"/>
                <w:sz w:val="16"/>
                <w:szCs w:val="18"/>
              </w:rPr>
              <w:t xml:space="preserve"> 신규입력</w:t>
            </w:r>
            <w:r>
              <w:rPr>
                <w:rStyle w:val="Char9"/>
                <w:sz w:val="16"/>
                <w:szCs w:val="18"/>
              </w:rPr>
              <w:t>’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>중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proofErr w:type="spellStart"/>
            <w:r w:rsidRPr="00E17D16">
              <w:rPr>
                <w:rStyle w:val="Char9"/>
                <w:sz w:val="16"/>
                <w:szCs w:val="18"/>
              </w:rPr>
              <w:t>택</w:t>
            </w:r>
            <w:proofErr w:type="spellEnd"/>
            <w:r w:rsidRPr="00E17D16">
              <w:rPr>
                <w:rStyle w:val="Char9"/>
                <w:rFonts w:hint="eastAsia"/>
                <w:sz w:val="16"/>
                <w:szCs w:val="18"/>
              </w:rPr>
              <w:t>1</w:t>
            </w:r>
            <w:r w:rsidRPr="00E17D16">
              <w:rPr>
                <w:rStyle w:val="Char9"/>
                <w:sz w:val="16"/>
                <w:szCs w:val="18"/>
              </w:rPr>
              <w:t xml:space="preserve"> 가능</w:t>
            </w:r>
          </w:p>
          <w:p w14:paraId="58B7F6B4" w14:textId="292499AF" w:rsidR="00613FC6" w:rsidRPr="00E17D16" w:rsidRDefault="001E346C" w:rsidP="001E346C">
            <w:pPr>
              <w:pStyle w:val="af4"/>
              <w:ind w:leftChars="0" w:left="0"/>
              <w:jc w:val="left"/>
              <w:rPr>
                <w:rStyle w:val="Char9"/>
                <w:sz w:val="16"/>
                <w:szCs w:val="18"/>
              </w:rPr>
            </w:pPr>
            <w:r>
              <w:rPr>
                <w:rStyle w:val="Char9"/>
                <w:sz w:val="16"/>
                <w:szCs w:val="18"/>
              </w:rPr>
              <w:t xml:space="preserve">- </w:t>
            </w:r>
            <w:r>
              <w:rPr>
                <w:rStyle w:val="Char9"/>
                <w:rFonts w:hint="eastAsia"/>
                <w:sz w:val="16"/>
                <w:szCs w:val="18"/>
              </w:rPr>
              <w:t>이름,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휴대폰번호,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매장픽업 서비스 안내 사항 동의,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픽업 매장 선택</w:t>
            </w:r>
            <w:r w:rsidR="00307004">
              <w:rPr>
                <w:rStyle w:val="Char9"/>
                <w:sz w:val="16"/>
                <w:szCs w:val="18"/>
              </w:rPr>
              <w:br/>
              <w:t xml:space="preserve">* </w:t>
            </w:r>
            <w:r w:rsidR="00307004">
              <w:rPr>
                <w:rStyle w:val="Char9"/>
                <w:rFonts w:hint="eastAsia"/>
                <w:sz w:val="16"/>
                <w:szCs w:val="18"/>
              </w:rPr>
              <w:t xml:space="preserve">단골매장, 최근 픽업매장, 매장검색 중 </w:t>
            </w:r>
            <w:proofErr w:type="spellStart"/>
            <w:r w:rsidR="00307004">
              <w:rPr>
                <w:rStyle w:val="Char9"/>
                <w:rFonts w:hint="eastAsia"/>
                <w:sz w:val="16"/>
                <w:szCs w:val="18"/>
              </w:rPr>
              <w:t>택</w:t>
            </w:r>
            <w:proofErr w:type="spellEnd"/>
            <w:r w:rsidR="00307004">
              <w:rPr>
                <w:rStyle w:val="Char9"/>
                <w:rFonts w:hint="eastAsia"/>
                <w:sz w:val="16"/>
                <w:szCs w:val="18"/>
              </w:rPr>
              <w:t>1하여 변경 가능</w:t>
            </w:r>
          </w:p>
        </w:tc>
      </w:tr>
    </w:tbl>
    <w:p w14:paraId="4516DAA5" w14:textId="77777777" w:rsidR="00613FC6" w:rsidRPr="00DF23C4" w:rsidRDefault="00613FC6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 xml:space="preserve">일반배송의 경우 </w:t>
      </w:r>
      <w:proofErr w:type="spellStart"/>
      <w:r w:rsidRPr="00DF23C4">
        <w:rPr>
          <w:rFonts w:hint="eastAsia"/>
          <w:sz w:val="22"/>
          <w:szCs w:val="22"/>
        </w:rPr>
        <w:t>배송시</w:t>
      </w:r>
      <w:proofErr w:type="spellEnd"/>
      <w:r w:rsidRPr="00DF23C4">
        <w:rPr>
          <w:rFonts w:hint="eastAsia"/>
          <w:sz w:val="22"/>
          <w:szCs w:val="22"/>
        </w:rPr>
        <w:t xml:space="preserve"> 요청사항 입력이 가능하다.</w:t>
      </w:r>
    </w:p>
    <w:p w14:paraId="6B1EE49D" w14:textId="77777777" w:rsidR="00613FC6" w:rsidRPr="00DF23C4" w:rsidRDefault="00613FC6" w:rsidP="00DF23C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F23C4">
        <w:rPr>
          <w:rFonts w:hint="eastAsia"/>
          <w:sz w:val="22"/>
          <w:szCs w:val="22"/>
        </w:rPr>
        <w:t>이전 주문에서 사용한 결제수단을 저장한 경우 저장된 결제수단이 자동으로 선택되어 노출된다.</w:t>
      </w:r>
    </w:p>
    <w:p w14:paraId="18CED1C6" w14:textId="4D6D2564" w:rsidR="00613FC6" w:rsidRDefault="00613FC6" w:rsidP="00DF23C4">
      <w:pPr>
        <w:pStyle w:val="af4"/>
        <w:numPr>
          <w:ilvl w:val="3"/>
          <w:numId w:val="7"/>
        </w:numPr>
        <w:ind w:leftChars="0"/>
        <w:jc w:val="left"/>
      </w:pPr>
      <w:r w:rsidRPr="00DF23C4">
        <w:rPr>
          <w:rFonts w:hint="eastAsia"/>
          <w:sz w:val="22"/>
          <w:szCs w:val="22"/>
        </w:rPr>
        <w:t>통합 멤버십 회원 주문 주문일 경우에만 포인트 적립, 더블 적립 쿠폰 사용이 가능하다.</w:t>
      </w:r>
      <w:r>
        <w:br/>
      </w:r>
    </w:p>
    <w:p w14:paraId="24FE74E7" w14:textId="4FD0B87F" w:rsidR="00613FC6" w:rsidRPr="00613FC6" w:rsidRDefault="00613FC6" w:rsidP="0059288C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57" w:name="_Toc6416752"/>
      <w:r w:rsidRPr="00613FC6">
        <w:rPr>
          <w:rFonts w:asciiTheme="minorEastAsia" w:eastAsiaTheme="minorEastAsia" w:hAnsiTheme="minorEastAsia" w:cs="Calibri" w:hint="eastAsia"/>
        </w:rPr>
        <w:t>비회원 주문서 작성</w:t>
      </w:r>
      <w:bookmarkEnd w:id="57"/>
    </w:p>
    <w:p w14:paraId="50D77C70" w14:textId="77777777" w:rsidR="00613FC6" w:rsidRDefault="00613FC6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비회원의 주문의 경우 개인정보보호를 위해 “비회원 구매 약관 </w:t>
      </w:r>
      <w:proofErr w:type="spellStart"/>
      <w:r>
        <w:rPr>
          <w:rFonts w:hint="eastAsia"/>
          <w:sz w:val="22"/>
          <w:szCs w:val="22"/>
        </w:rPr>
        <w:t>동의서”를</w:t>
      </w:r>
      <w:proofErr w:type="spellEnd"/>
      <w:r>
        <w:rPr>
          <w:rFonts w:hint="eastAsia"/>
          <w:sz w:val="22"/>
          <w:szCs w:val="22"/>
        </w:rPr>
        <w:t xml:space="preserve"> 노출하여 필수로 고객동의를 받아야 한다. </w:t>
      </w:r>
    </w:p>
    <w:tbl>
      <w:tblPr>
        <w:tblStyle w:val="a9"/>
        <w:tblW w:w="0" w:type="auto"/>
        <w:tblInd w:w="992" w:type="dxa"/>
        <w:tblLayout w:type="fixed"/>
        <w:tblLook w:val="04A0" w:firstRow="1" w:lastRow="0" w:firstColumn="1" w:lastColumn="0" w:noHBand="0" w:noVBand="1"/>
      </w:tblPr>
      <w:tblGrid>
        <w:gridCol w:w="1130"/>
        <w:gridCol w:w="1417"/>
        <w:gridCol w:w="5478"/>
      </w:tblGrid>
      <w:tr w:rsidR="00613FC6" w14:paraId="16A8BDCA" w14:textId="77777777" w:rsidTr="001E346C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CDA934" w14:textId="77777777" w:rsidR="00613FC6" w:rsidRDefault="00613FC6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b/>
                <w:sz w:val="16"/>
                <w:szCs w:val="18"/>
              </w:rPr>
              <w:t>배송 유형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E12BE5" w14:textId="77777777" w:rsidR="00613FC6" w:rsidRDefault="00613FC6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b/>
                <w:sz w:val="16"/>
                <w:szCs w:val="18"/>
              </w:rPr>
              <w:t>주문 고객 정보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5DE1B4" w14:textId="77777777" w:rsidR="00613FC6" w:rsidRDefault="00613FC6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b/>
                <w:sz w:val="16"/>
                <w:szCs w:val="18"/>
              </w:rPr>
              <w:t>배송관련 정보</w:t>
            </w:r>
          </w:p>
        </w:tc>
      </w:tr>
      <w:tr w:rsidR="001E346C" w14:paraId="60259C6B" w14:textId="77777777" w:rsidTr="003C7EE1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5AA8C" w14:textId="77777777" w:rsidR="001E346C" w:rsidRDefault="001E346C" w:rsidP="001E346C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일반배송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CB798" w14:textId="7FE465B7" w:rsidR="001E346C" w:rsidRDefault="001E346C" w:rsidP="001E346C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이름, 휴대폰 번호, 이메일,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주문비밀번호,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주문비밀번호 확인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E3C4E" w14:textId="77777777" w:rsidR="001E346C" w:rsidRDefault="001E346C" w:rsidP="001E346C">
            <w:pPr>
              <w:pStyle w:val="af4"/>
              <w:ind w:leftChars="0" w:left="0"/>
              <w:jc w:val="left"/>
              <w:rPr>
                <w:rStyle w:val="Char9"/>
                <w:sz w:val="16"/>
                <w:szCs w:val="18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-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>수령인</w:t>
            </w:r>
            <w:r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 xml:space="preserve">정보 </w:t>
            </w:r>
            <w:r>
              <w:rPr>
                <w:rStyle w:val="Char9"/>
                <w:sz w:val="16"/>
                <w:szCs w:val="18"/>
              </w:rPr>
              <w:t>‘</w:t>
            </w:r>
            <w:r w:rsidRPr="00E17D16">
              <w:rPr>
                <w:rStyle w:val="Char9"/>
                <w:sz w:val="16"/>
                <w:szCs w:val="18"/>
              </w:rPr>
              <w:t>주문자동일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>,</w:t>
            </w:r>
            <w:r w:rsidRPr="00E17D16">
              <w:rPr>
                <w:rStyle w:val="Char9"/>
                <w:sz w:val="16"/>
                <w:szCs w:val="18"/>
              </w:rPr>
              <w:t xml:space="preserve"> 신규입력</w:t>
            </w:r>
            <w:r>
              <w:rPr>
                <w:rStyle w:val="Char9"/>
                <w:sz w:val="16"/>
                <w:szCs w:val="18"/>
              </w:rPr>
              <w:t>’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>중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proofErr w:type="spellStart"/>
            <w:r w:rsidRPr="00E17D16">
              <w:rPr>
                <w:rStyle w:val="Char9"/>
                <w:sz w:val="16"/>
                <w:szCs w:val="18"/>
              </w:rPr>
              <w:t>택</w:t>
            </w:r>
            <w:proofErr w:type="spellEnd"/>
            <w:r w:rsidRPr="00E17D16">
              <w:rPr>
                <w:rStyle w:val="Char9"/>
                <w:rFonts w:hint="eastAsia"/>
                <w:sz w:val="16"/>
                <w:szCs w:val="18"/>
              </w:rPr>
              <w:t>1</w:t>
            </w:r>
            <w:r w:rsidRPr="00E17D16">
              <w:rPr>
                <w:rStyle w:val="Char9"/>
                <w:sz w:val="16"/>
                <w:szCs w:val="18"/>
              </w:rPr>
              <w:t xml:space="preserve"> 가능</w:t>
            </w:r>
          </w:p>
          <w:p w14:paraId="47C68FE9" w14:textId="77777777" w:rsidR="001E346C" w:rsidRDefault="001E346C" w:rsidP="001E346C">
            <w:pPr>
              <w:pStyle w:val="af4"/>
              <w:ind w:leftChars="0" w:left="0"/>
              <w:jc w:val="left"/>
              <w:rPr>
                <w:rStyle w:val="Char9"/>
                <w:sz w:val="16"/>
                <w:szCs w:val="18"/>
              </w:rPr>
            </w:pPr>
            <w:r>
              <w:rPr>
                <w:rStyle w:val="Char9"/>
                <w:sz w:val="16"/>
                <w:szCs w:val="18"/>
              </w:rPr>
              <w:t xml:space="preserve">- </w:t>
            </w:r>
            <w:r>
              <w:rPr>
                <w:rStyle w:val="Char9"/>
                <w:rFonts w:hint="eastAsia"/>
                <w:sz w:val="16"/>
                <w:szCs w:val="18"/>
              </w:rPr>
              <w:t>이름,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휴대폰번호,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주소</w:t>
            </w:r>
          </w:p>
          <w:p w14:paraId="604C09EC" w14:textId="37A80C79" w:rsidR="001E346C" w:rsidRDefault="001E346C" w:rsidP="001E346C">
            <w:pPr>
              <w:pStyle w:val="af4"/>
              <w:ind w:leftChars="0" w:left="0"/>
              <w:jc w:val="left"/>
              <w:rPr>
                <w:color w:val="000000" w:themeColor="text1"/>
                <w:sz w:val="22"/>
                <w:szCs w:val="22"/>
              </w:rPr>
            </w:pPr>
          </w:p>
        </w:tc>
      </w:tr>
      <w:tr w:rsidR="001E346C" w14:paraId="58F3B388" w14:textId="77777777" w:rsidTr="001E346C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E8E1D" w14:textId="77777777" w:rsidR="001E346C" w:rsidRDefault="001E346C" w:rsidP="001E346C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편의점 픽업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EAED2" w14:textId="77777777" w:rsidR="001E346C" w:rsidRDefault="001E346C" w:rsidP="001E346C">
            <w:pPr>
              <w:spacing w:beforeAutospacing="1" w:afterAutospacing="1" w:line="240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159E7" w14:textId="77777777" w:rsidR="001E346C" w:rsidRDefault="001E346C" w:rsidP="001E346C">
            <w:pPr>
              <w:pStyle w:val="af4"/>
              <w:ind w:leftChars="0" w:left="0"/>
              <w:jc w:val="left"/>
              <w:rPr>
                <w:rStyle w:val="Char9"/>
                <w:sz w:val="16"/>
                <w:szCs w:val="18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-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>수령인</w:t>
            </w:r>
            <w:r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 xml:space="preserve">정보 </w:t>
            </w:r>
            <w:r>
              <w:rPr>
                <w:rStyle w:val="Char9"/>
                <w:sz w:val="16"/>
                <w:szCs w:val="18"/>
              </w:rPr>
              <w:t>‘</w:t>
            </w:r>
            <w:r w:rsidRPr="00E17D16">
              <w:rPr>
                <w:rStyle w:val="Char9"/>
                <w:sz w:val="16"/>
                <w:szCs w:val="18"/>
              </w:rPr>
              <w:t>주문자동일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>,</w:t>
            </w:r>
            <w:r w:rsidRPr="00E17D16">
              <w:rPr>
                <w:rStyle w:val="Char9"/>
                <w:sz w:val="16"/>
                <w:szCs w:val="18"/>
              </w:rPr>
              <w:t xml:space="preserve"> 신규입력</w:t>
            </w:r>
            <w:r>
              <w:rPr>
                <w:rStyle w:val="Char9"/>
                <w:sz w:val="16"/>
                <w:szCs w:val="18"/>
              </w:rPr>
              <w:t>’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>중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proofErr w:type="spellStart"/>
            <w:r w:rsidRPr="00E17D16">
              <w:rPr>
                <w:rStyle w:val="Char9"/>
                <w:sz w:val="16"/>
                <w:szCs w:val="18"/>
              </w:rPr>
              <w:t>택</w:t>
            </w:r>
            <w:proofErr w:type="spellEnd"/>
            <w:r w:rsidRPr="00E17D16">
              <w:rPr>
                <w:rStyle w:val="Char9"/>
                <w:rFonts w:hint="eastAsia"/>
                <w:sz w:val="16"/>
                <w:szCs w:val="18"/>
              </w:rPr>
              <w:t>1</w:t>
            </w:r>
            <w:r w:rsidRPr="00E17D16">
              <w:rPr>
                <w:rStyle w:val="Char9"/>
                <w:sz w:val="16"/>
                <w:szCs w:val="18"/>
              </w:rPr>
              <w:t xml:space="preserve"> 가능</w:t>
            </w:r>
          </w:p>
          <w:p w14:paraId="0B15A8A7" w14:textId="4D12CFAE" w:rsidR="001E346C" w:rsidRDefault="001E346C" w:rsidP="001E346C">
            <w:pPr>
              <w:pStyle w:val="af4"/>
              <w:ind w:leftChars="0" w:left="0"/>
              <w:jc w:val="left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sz w:val="16"/>
                <w:szCs w:val="18"/>
              </w:rPr>
              <w:t xml:space="preserve">- </w:t>
            </w:r>
            <w:r>
              <w:rPr>
                <w:rStyle w:val="Char9"/>
                <w:rFonts w:hint="eastAsia"/>
                <w:sz w:val="16"/>
                <w:szCs w:val="18"/>
              </w:rPr>
              <w:t>이름,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휴대폰번호,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편의점 찾기(</w:t>
            </w:r>
            <w:r>
              <w:rPr>
                <w:rStyle w:val="Char9"/>
                <w:sz w:val="16"/>
                <w:szCs w:val="18"/>
              </w:rPr>
              <w:t xml:space="preserve">GS </w:t>
            </w:r>
            <w:r>
              <w:rPr>
                <w:rStyle w:val="Char9"/>
                <w:rFonts w:hint="eastAsia"/>
                <w:sz w:val="16"/>
                <w:szCs w:val="18"/>
              </w:rPr>
              <w:t xml:space="preserve">또는 </w:t>
            </w:r>
            <w:r>
              <w:rPr>
                <w:rStyle w:val="Char9"/>
                <w:sz w:val="16"/>
                <w:szCs w:val="18"/>
              </w:rPr>
              <w:t xml:space="preserve">CU </w:t>
            </w:r>
            <w:r>
              <w:rPr>
                <w:rStyle w:val="Char9"/>
                <w:rFonts w:hint="eastAsia"/>
                <w:sz w:val="16"/>
                <w:szCs w:val="18"/>
              </w:rPr>
              <w:t>중 지정</w:t>
            </w:r>
            <w:r>
              <w:rPr>
                <w:rStyle w:val="Char9"/>
                <w:sz w:val="16"/>
                <w:szCs w:val="18"/>
              </w:rPr>
              <w:t>)</w:t>
            </w:r>
          </w:p>
        </w:tc>
      </w:tr>
      <w:tr w:rsidR="001E346C" w14:paraId="150EA4F4" w14:textId="77777777" w:rsidTr="001E346C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B5056" w14:textId="77777777" w:rsidR="001E346C" w:rsidRDefault="001E346C" w:rsidP="001E346C">
            <w:pPr>
              <w:pStyle w:val="af4"/>
              <w:ind w:leftChars="0" w:left="0"/>
              <w:jc w:val="center"/>
              <w:rPr>
                <w:rStyle w:val="Char9"/>
                <w:rFonts w:ascii="맑은 고딕" w:hAnsi="맑은 고딕"/>
                <w:sz w:val="16"/>
                <w:szCs w:val="18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매장픽업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5A43F" w14:textId="77777777" w:rsidR="001E346C" w:rsidRDefault="001E346C" w:rsidP="001E346C">
            <w:pPr>
              <w:spacing w:beforeAutospacing="1" w:afterAutospacing="1" w:line="240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AACEF" w14:textId="77777777" w:rsidR="001E346C" w:rsidRDefault="001E346C" w:rsidP="001E346C">
            <w:pPr>
              <w:pStyle w:val="af4"/>
              <w:ind w:leftChars="0" w:left="0"/>
              <w:jc w:val="left"/>
              <w:rPr>
                <w:rStyle w:val="Char9"/>
                <w:sz w:val="16"/>
                <w:szCs w:val="18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-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>수령인</w:t>
            </w:r>
            <w:r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 xml:space="preserve">정보 </w:t>
            </w:r>
            <w:r>
              <w:rPr>
                <w:rStyle w:val="Char9"/>
                <w:sz w:val="16"/>
                <w:szCs w:val="18"/>
              </w:rPr>
              <w:t>‘</w:t>
            </w:r>
            <w:r w:rsidRPr="00E17D16">
              <w:rPr>
                <w:rStyle w:val="Char9"/>
                <w:sz w:val="16"/>
                <w:szCs w:val="18"/>
              </w:rPr>
              <w:t>주문자동일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>,</w:t>
            </w:r>
            <w:r w:rsidRPr="00E17D16">
              <w:rPr>
                <w:rStyle w:val="Char9"/>
                <w:sz w:val="16"/>
                <w:szCs w:val="18"/>
              </w:rPr>
              <w:t xml:space="preserve"> 신규입력</w:t>
            </w:r>
            <w:r>
              <w:rPr>
                <w:rStyle w:val="Char9"/>
                <w:sz w:val="16"/>
                <w:szCs w:val="18"/>
              </w:rPr>
              <w:t>’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>중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proofErr w:type="spellStart"/>
            <w:r w:rsidRPr="00E17D16">
              <w:rPr>
                <w:rStyle w:val="Char9"/>
                <w:sz w:val="16"/>
                <w:szCs w:val="18"/>
              </w:rPr>
              <w:t>택</w:t>
            </w:r>
            <w:proofErr w:type="spellEnd"/>
            <w:r w:rsidRPr="00E17D16">
              <w:rPr>
                <w:rStyle w:val="Char9"/>
                <w:rFonts w:hint="eastAsia"/>
                <w:sz w:val="16"/>
                <w:szCs w:val="18"/>
              </w:rPr>
              <w:t>1</w:t>
            </w:r>
            <w:r w:rsidRPr="00E17D16">
              <w:rPr>
                <w:rStyle w:val="Char9"/>
                <w:sz w:val="16"/>
                <w:szCs w:val="18"/>
              </w:rPr>
              <w:t xml:space="preserve"> 가능</w:t>
            </w:r>
          </w:p>
          <w:p w14:paraId="3FFAD6C9" w14:textId="0683F764" w:rsidR="001E346C" w:rsidRDefault="001E346C" w:rsidP="001E346C">
            <w:pPr>
              <w:pStyle w:val="af4"/>
              <w:ind w:leftChars="0" w:left="0"/>
              <w:jc w:val="left"/>
              <w:rPr>
                <w:sz w:val="22"/>
                <w:szCs w:val="22"/>
              </w:rPr>
            </w:pPr>
            <w:r>
              <w:rPr>
                <w:rStyle w:val="Char9"/>
                <w:sz w:val="16"/>
                <w:szCs w:val="18"/>
              </w:rPr>
              <w:t xml:space="preserve">- </w:t>
            </w:r>
            <w:r>
              <w:rPr>
                <w:rStyle w:val="Char9"/>
                <w:rFonts w:hint="eastAsia"/>
                <w:sz w:val="16"/>
                <w:szCs w:val="18"/>
              </w:rPr>
              <w:t>이름,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휴대폰번호,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매장픽업 서비스 안내 사항 동의,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픽업 매장 선택</w:t>
            </w:r>
          </w:p>
        </w:tc>
      </w:tr>
    </w:tbl>
    <w:p w14:paraId="6DDAE680" w14:textId="77777777" w:rsidR="00613FC6" w:rsidRDefault="00613FC6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일반배송의 경우 </w:t>
      </w:r>
      <w:proofErr w:type="spellStart"/>
      <w:r>
        <w:rPr>
          <w:rFonts w:hint="eastAsia"/>
          <w:sz w:val="22"/>
          <w:szCs w:val="22"/>
        </w:rPr>
        <w:t>배송시</w:t>
      </w:r>
      <w:proofErr w:type="spellEnd"/>
      <w:r>
        <w:rPr>
          <w:rFonts w:hint="eastAsia"/>
          <w:sz w:val="22"/>
          <w:szCs w:val="22"/>
        </w:rPr>
        <w:t xml:space="preserve"> 요청사항 입력이 가능하다.</w:t>
      </w:r>
    </w:p>
    <w:p w14:paraId="01C9AFBE" w14:textId="19AB4ADB" w:rsidR="00613FC6" w:rsidRDefault="00613FC6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비회원으로 주문 시 결제수단은 회원과 동일하다. </w:t>
      </w:r>
      <w:r>
        <w:rPr>
          <w:rFonts w:hint="eastAsia"/>
          <w:sz w:val="22"/>
          <w:szCs w:val="22"/>
        </w:rPr>
        <w:br/>
      </w:r>
      <w:r>
        <w:rPr>
          <w:rFonts w:hint="eastAsia"/>
          <w:sz w:val="22"/>
          <w:szCs w:val="22"/>
        </w:rPr>
        <w:lastRenderedPageBreak/>
        <w:t xml:space="preserve">(단, </w:t>
      </w:r>
      <w:proofErr w:type="spellStart"/>
      <w:r>
        <w:rPr>
          <w:rFonts w:hint="eastAsia"/>
          <w:sz w:val="22"/>
          <w:szCs w:val="22"/>
        </w:rPr>
        <w:t>기프트카드</w:t>
      </w:r>
      <w:proofErr w:type="spellEnd"/>
      <w:r w:rsidR="001E346C">
        <w:rPr>
          <w:rFonts w:hint="eastAsia"/>
          <w:sz w:val="22"/>
          <w:szCs w:val="22"/>
        </w:rPr>
        <w:t xml:space="preserve"> 결제</w:t>
      </w:r>
      <w:r w:rsidR="001E346C">
        <w:rPr>
          <w:sz w:val="22"/>
          <w:szCs w:val="22"/>
        </w:rPr>
        <w:t xml:space="preserve">, </w:t>
      </w:r>
      <w:r w:rsidR="001E346C">
        <w:rPr>
          <w:rFonts w:hint="eastAsia"/>
          <w:sz w:val="22"/>
          <w:szCs w:val="22"/>
        </w:rPr>
        <w:t>포인트 사용이</w:t>
      </w:r>
      <w:r>
        <w:rPr>
          <w:rFonts w:hint="eastAsia"/>
          <w:sz w:val="22"/>
          <w:szCs w:val="22"/>
        </w:rPr>
        <w:t xml:space="preserve"> 불가하다.)</w:t>
      </w:r>
    </w:p>
    <w:p w14:paraId="3167CD96" w14:textId="77777777" w:rsidR="00613FC6" w:rsidRDefault="00613FC6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비회원으로 주문 시 쿠폰 및 포인트 적립 등 각종 혜택을 받을 수 없다. </w:t>
      </w:r>
    </w:p>
    <w:p w14:paraId="7646CADC" w14:textId="77777777" w:rsidR="00613FC6" w:rsidRDefault="00613FC6" w:rsidP="00613FC6"/>
    <w:p w14:paraId="14E142D3" w14:textId="77777777" w:rsidR="00613FC6" w:rsidRPr="00613FC6" w:rsidRDefault="00613FC6" w:rsidP="00613FC6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58" w:name="_Toc5273408"/>
      <w:bookmarkStart w:id="59" w:name="_Toc6416753"/>
      <w:r w:rsidRPr="00613FC6">
        <w:rPr>
          <w:rFonts w:asciiTheme="minorEastAsia" w:eastAsiaTheme="minorEastAsia" w:hAnsiTheme="minorEastAsia" w:cs="Calibri" w:hint="eastAsia"/>
        </w:rPr>
        <w:t>임직원 주문서 작성</w:t>
      </w:r>
      <w:bookmarkEnd w:id="58"/>
      <w:bookmarkEnd w:id="59"/>
    </w:p>
    <w:tbl>
      <w:tblPr>
        <w:tblStyle w:val="a9"/>
        <w:tblW w:w="0" w:type="auto"/>
        <w:tblInd w:w="992" w:type="dxa"/>
        <w:tblLayout w:type="fixed"/>
        <w:tblLook w:val="04A0" w:firstRow="1" w:lastRow="0" w:firstColumn="1" w:lastColumn="0" w:noHBand="0" w:noVBand="1"/>
      </w:tblPr>
      <w:tblGrid>
        <w:gridCol w:w="1130"/>
        <w:gridCol w:w="1417"/>
        <w:gridCol w:w="5478"/>
      </w:tblGrid>
      <w:tr w:rsidR="00613FC6" w14:paraId="1E2C1F12" w14:textId="77777777" w:rsidTr="00307004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CD5785" w14:textId="77777777" w:rsidR="00613FC6" w:rsidRDefault="00613FC6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b/>
                <w:sz w:val="16"/>
                <w:szCs w:val="18"/>
              </w:rPr>
              <w:t>배송 유형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A34C02" w14:textId="77777777" w:rsidR="00613FC6" w:rsidRDefault="00613FC6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b/>
                <w:sz w:val="16"/>
                <w:szCs w:val="18"/>
              </w:rPr>
              <w:t>주문 고객 정보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A78F2B" w14:textId="77777777" w:rsidR="00613FC6" w:rsidRDefault="00613FC6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b/>
                <w:sz w:val="16"/>
                <w:szCs w:val="18"/>
              </w:rPr>
              <w:t>배송관련 정보</w:t>
            </w:r>
          </w:p>
        </w:tc>
      </w:tr>
      <w:tr w:rsidR="00613FC6" w14:paraId="0A565E8E" w14:textId="77777777" w:rsidTr="00307004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0A83B" w14:textId="77777777" w:rsidR="00613FC6" w:rsidRDefault="00613FC6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일반배송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2A17C" w14:textId="77777777" w:rsidR="00613FC6" w:rsidRDefault="00613FC6">
            <w:pPr>
              <w:pStyle w:val="af4"/>
              <w:ind w:leftChars="0" w:left="0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이름, 휴대폰 번호, 이메일</w:t>
            </w: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9DB48" w14:textId="77777777" w:rsidR="00307004" w:rsidRDefault="00307004" w:rsidP="00307004">
            <w:pPr>
              <w:pStyle w:val="af4"/>
              <w:ind w:leftChars="0" w:left="0"/>
              <w:jc w:val="left"/>
              <w:rPr>
                <w:rStyle w:val="Char9"/>
                <w:sz w:val="16"/>
                <w:szCs w:val="18"/>
              </w:rPr>
            </w:pPr>
            <w:r>
              <w:rPr>
                <w:rStyle w:val="Char9"/>
                <w:sz w:val="16"/>
                <w:szCs w:val="18"/>
              </w:rPr>
              <w:t>- ‘</w:t>
            </w:r>
            <w:r>
              <w:rPr>
                <w:rStyle w:val="Char9"/>
                <w:rFonts w:hint="eastAsia"/>
                <w:sz w:val="16"/>
                <w:szCs w:val="18"/>
              </w:rPr>
              <w:t>기본배송지, 최근배송지, 신규입력</w:t>
            </w:r>
            <w:r>
              <w:rPr>
                <w:rStyle w:val="Char9"/>
                <w:sz w:val="16"/>
                <w:szCs w:val="18"/>
              </w:rPr>
              <w:t>’</w:t>
            </w:r>
            <w:r>
              <w:rPr>
                <w:rStyle w:val="Char9"/>
                <w:rFonts w:hint="eastAsia"/>
                <w:sz w:val="16"/>
                <w:szCs w:val="18"/>
              </w:rPr>
              <w:t xml:space="preserve"> 중 </w:t>
            </w:r>
            <w:proofErr w:type="spellStart"/>
            <w:r>
              <w:rPr>
                <w:rStyle w:val="Char9"/>
                <w:rFonts w:hint="eastAsia"/>
                <w:sz w:val="16"/>
                <w:szCs w:val="18"/>
              </w:rPr>
              <w:t>택</w:t>
            </w:r>
            <w:proofErr w:type="spellEnd"/>
            <w:r>
              <w:rPr>
                <w:rStyle w:val="Char9"/>
                <w:rFonts w:hint="eastAsia"/>
                <w:sz w:val="16"/>
                <w:szCs w:val="18"/>
              </w:rPr>
              <w:t>1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가능</w:t>
            </w:r>
          </w:p>
          <w:p w14:paraId="3A69DD2A" w14:textId="33F55780" w:rsidR="00613FC6" w:rsidRPr="00307004" w:rsidRDefault="00307004" w:rsidP="00307004">
            <w:pPr>
              <w:pStyle w:val="af4"/>
              <w:ind w:leftChars="0" w:left="0"/>
              <w:jc w:val="left"/>
              <w:rPr>
                <w:rFonts w:asciiTheme="minorEastAsia" w:eastAsiaTheme="minorEastAsia" w:hAnsiTheme="minorEastAsia" w:cs="Calibri"/>
                <w:color w:val="000000" w:themeColor="text1"/>
                <w:sz w:val="16"/>
                <w:szCs w:val="18"/>
              </w:rPr>
            </w:pPr>
            <w:r>
              <w:rPr>
                <w:rStyle w:val="Char9"/>
                <w:sz w:val="16"/>
                <w:szCs w:val="18"/>
              </w:rPr>
              <w:t xml:space="preserve">- </w:t>
            </w:r>
            <w:r>
              <w:rPr>
                <w:rStyle w:val="Char9"/>
                <w:rFonts w:hint="eastAsia"/>
                <w:sz w:val="16"/>
                <w:szCs w:val="18"/>
              </w:rPr>
              <w:t>이름,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휴대폰번호,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주소</w:t>
            </w:r>
          </w:p>
        </w:tc>
      </w:tr>
      <w:tr w:rsidR="00613FC6" w14:paraId="5DCB86F1" w14:textId="77777777" w:rsidTr="00307004"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6118E" w14:textId="77777777" w:rsidR="00613FC6" w:rsidRDefault="00613FC6">
            <w:pPr>
              <w:pStyle w:val="af4"/>
              <w:ind w:leftChars="0" w:left="0"/>
              <w:jc w:val="center"/>
              <w:rPr>
                <w:rStyle w:val="Char9"/>
                <w:rFonts w:ascii="맑은 고딕" w:hAnsi="맑은 고딕"/>
                <w:sz w:val="16"/>
                <w:szCs w:val="18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매장픽업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C2F42" w14:textId="77777777" w:rsidR="00613FC6" w:rsidRDefault="00613FC6">
            <w:pPr>
              <w:spacing w:beforeAutospacing="1" w:afterAutospacing="1" w:line="240" w:lineRule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050E0" w14:textId="77777777" w:rsidR="00307004" w:rsidRDefault="00307004" w:rsidP="00307004">
            <w:pPr>
              <w:pStyle w:val="af4"/>
              <w:ind w:leftChars="0" w:left="0"/>
              <w:jc w:val="left"/>
              <w:rPr>
                <w:rStyle w:val="Char9"/>
                <w:sz w:val="16"/>
                <w:szCs w:val="18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-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>수령인</w:t>
            </w:r>
            <w:r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 xml:space="preserve">정보 </w:t>
            </w:r>
            <w:r>
              <w:rPr>
                <w:rStyle w:val="Char9"/>
                <w:sz w:val="16"/>
                <w:szCs w:val="18"/>
              </w:rPr>
              <w:t>‘</w:t>
            </w:r>
            <w:r w:rsidRPr="00E17D16">
              <w:rPr>
                <w:rStyle w:val="Char9"/>
                <w:sz w:val="16"/>
                <w:szCs w:val="18"/>
              </w:rPr>
              <w:t>주문자동일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>,</w:t>
            </w:r>
            <w:r w:rsidRPr="00E17D16">
              <w:rPr>
                <w:rStyle w:val="Char9"/>
                <w:sz w:val="16"/>
                <w:szCs w:val="18"/>
              </w:rPr>
              <w:t xml:space="preserve"> 신규입력</w:t>
            </w:r>
            <w:r>
              <w:rPr>
                <w:rStyle w:val="Char9"/>
                <w:sz w:val="16"/>
                <w:szCs w:val="18"/>
              </w:rPr>
              <w:t>’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r w:rsidRPr="00E17D16">
              <w:rPr>
                <w:rStyle w:val="Char9"/>
                <w:sz w:val="16"/>
                <w:szCs w:val="18"/>
              </w:rPr>
              <w:t>중</w:t>
            </w:r>
            <w:r w:rsidRPr="00E17D16">
              <w:rPr>
                <w:rStyle w:val="Char9"/>
                <w:rFonts w:hint="eastAsia"/>
                <w:sz w:val="16"/>
                <w:szCs w:val="18"/>
              </w:rPr>
              <w:t xml:space="preserve"> </w:t>
            </w:r>
            <w:proofErr w:type="spellStart"/>
            <w:r w:rsidRPr="00E17D16">
              <w:rPr>
                <w:rStyle w:val="Char9"/>
                <w:sz w:val="16"/>
                <w:szCs w:val="18"/>
              </w:rPr>
              <w:t>택</w:t>
            </w:r>
            <w:proofErr w:type="spellEnd"/>
            <w:r w:rsidRPr="00E17D16">
              <w:rPr>
                <w:rStyle w:val="Char9"/>
                <w:rFonts w:hint="eastAsia"/>
                <w:sz w:val="16"/>
                <w:szCs w:val="18"/>
              </w:rPr>
              <w:t>1</w:t>
            </w:r>
            <w:r w:rsidRPr="00E17D16">
              <w:rPr>
                <w:rStyle w:val="Char9"/>
                <w:sz w:val="16"/>
                <w:szCs w:val="18"/>
              </w:rPr>
              <w:t xml:space="preserve"> 가능</w:t>
            </w:r>
          </w:p>
          <w:p w14:paraId="099E9223" w14:textId="2E9B82DC" w:rsidR="00307004" w:rsidRDefault="00307004" w:rsidP="00307004">
            <w:pPr>
              <w:pStyle w:val="af4"/>
              <w:ind w:leftChars="0" w:left="0"/>
              <w:jc w:val="left"/>
              <w:rPr>
                <w:rStyle w:val="Char9"/>
                <w:sz w:val="16"/>
                <w:szCs w:val="18"/>
              </w:rPr>
            </w:pPr>
            <w:r>
              <w:rPr>
                <w:rStyle w:val="Char9"/>
                <w:sz w:val="16"/>
                <w:szCs w:val="18"/>
              </w:rPr>
              <w:t xml:space="preserve">- </w:t>
            </w:r>
            <w:r>
              <w:rPr>
                <w:rStyle w:val="Char9"/>
                <w:rFonts w:hint="eastAsia"/>
                <w:sz w:val="16"/>
                <w:szCs w:val="18"/>
              </w:rPr>
              <w:t>이름,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휴대폰번호,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매장픽업 서비스 안내 사항 동의,</w:t>
            </w:r>
            <w:r>
              <w:rPr>
                <w:rStyle w:val="Char9"/>
                <w:sz w:val="16"/>
                <w:szCs w:val="18"/>
              </w:rPr>
              <w:t xml:space="preserve"> </w:t>
            </w:r>
            <w:r>
              <w:rPr>
                <w:rStyle w:val="Char9"/>
                <w:rFonts w:hint="eastAsia"/>
                <w:sz w:val="16"/>
                <w:szCs w:val="18"/>
              </w:rPr>
              <w:t>픽업 매장 선택</w:t>
            </w:r>
          </w:p>
          <w:p w14:paraId="56FDB311" w14:textId="1EF7F177" w:rsidR="00613FC6" w:rsidRDefault="00307004">
            <w:pPr>
              <w:pStyle w:val="af4"/>
              <w:ind w:leftChars="0" w:left="0"/>
              <w:jc w:val="center"/>
              <w:rPr>
                <w:sz w:val="22"/>
                <w:szCs w:val="22"/>
              </w:rPr>
            </w:pPr>
            <w:r>
              <w:rPr>
                <w:rStyle w:val="Char9"/>
                <w:rFonts w:hint="eastAsia"/>
                <w:sz w:val="16"/>
                <w:szCs w:val="18"/>
              </w:rPr>
              <w:t>*</w:t>
            </w:r>
            <w:r w:rsidR="00613FC6">
              <w:rPr>
                <w:rStyle w:val="Char9"/>
                <w:rFonts w:hint="eastAsia"/>
                <w:sz w:val="16"/>
                <w:szCs w:val="18"/>
              </w:rPr>
              <w:t xml:space="preserve">단골매장, 최근 픽업매장, 매장검색 중 </w:t>
            </w:r>
            <w:proofErr w:type="spellStart"/>
            <w:r w:rsidR="00613FC6">
              <w:rPr>
                <w:rStyle w:val="Char9"/>
                <w:rFonts w:hint="eastAsia"/>
                <w:sz w:val="16"/>
                <w:szCs w:val="18"/>
              </w:rPr>
              <w:t>택</w:t>
            </w:r>
            <w:proofErr w:type="spellEnd"/>
            <w:r w:rsidR="00613FC6">
              <w:rPr>
                <w:rStyle w:val="Char9"/>
                <w:rFonts w:hint="eastAsia"/>
                <w:sz w:val="16"/>
                <w:szCs w:val="18"/>
              </w:rPr>
              <w:t>1하여 변경 가능하다.</w:t>
            </w:r>
          </w:p>
        </w:tc>
      </w:tr>
    </w:tbl>
    <w:p w14:paraId="6404AE61" w14:textId="77777777" w:rsidR="00613FC6" w:rsidRDefault="00613FC6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임직원은 주문서 작성 완료 후 사번과 이름을 입력하여 인증</w:t>
      </w:r>
      <w:r>
        <w:rPr>
          <w:rFonts w:hint="eastAsia"/>
          <w:sz w:val="22"/>
          <w:szCs w:val="22"/>
        </w:rPr>
        <w:t>한 후 성공 시 결제가 가능하다.</w:t>
      </w:r>
      <w:r>
        <w:rPr>
          <w:rFonts w:hint="eastAsia"/>
          <w:sz w:val="22"/>
          <w:szCs w:val="22"/>
        </w:rPr>
        <w:br/>
        <w:t>단, 인증을 성공하였더라도 구매한도금액이 초과된 경우 구매가 불가하다.</w:t>
      </w:r>
    </w:p>
    <w:p w14:paraId="22A2AF7C" w14:textId="77777777" w:rsidR="00613FC6" w:rsidRDefault="00613FC6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일반배송의 경우 </w:t>
      </w:r>
      <w:proofErr w:type="spellStart"/>
      <w:r>
        <w:rPr>
          <w:rFonts w:hint="eastAsia"/>
          <w:sz w:val="22"/>
          <w:szCs w:val="22"/>
        </w:rPr>
        <w:t>배송시</w:t>
      </w:r>
      <w:proofErr w:type="spellEnd"/>
      <w:r>
        <w:rPr>
          <w:rFonts w:hint="eastAsia"/>
          <w:sz w:val="22"/>
          <w:szCs w:val="22"/>
        </w:rPr>
        <w:t xml:space="preserve"> 요청사항 입력이 가능하다.</w:t>
      </w:r>
    </w:p>
    <w:p w14:paraId="5632DF45" w14:textId="77777777" w:rsidR="00613FC6" w:rsidRDefault="00613FC6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임직원은 ‘편의점 </w:t>
      </w:r>
      <w:proofErr w:type="spellStart"/>
      <w:r>
        <w:rPr>
          <w:rFonts w:hint="eastAsia"/>
          <w:sz w:val="22"/>
          <w:szCs w:val="22"/>
        </w:rPr>
        <w:t>픽업’이</w:t>
      </w:r>
      <w:proofErr w:type="spellEnd"/>
      <w:r>
        <w:rPr>
          <w:rFonts w:hint="eastAsia"/>
          <w:sz w:val="22"/>
          <w:szCs w:val="22"/>
        </w:rPr>
        <w:t xml:space="preserve"> 불가하다. </w:t>
      </w:r>
    </w:p>
    <w:p w14:paraId="78AC2EE2" w14:textId="77777777" w:rsidR="00613FC6" w:rsidRDefault="00613FC6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임직원은 출시일 기준 2주가 넘지 않았거나 임직원 할인 제외 상품으로 설정된 경우 장바구니 담기 또는 바로 구매가 불가하다</w:t>
      </w:r>
    </w:p>
    <w:p w14:paraId="008F859F" w14:textId="77777777" w:rsidR="00613FC6" w:rsidRDefault="00613FC6" w:rsidP="009324F8">
      <w:pPr>
        <w:pStyle w:val="af4"/>
        <w:numPr>
          <w:ilvl w:val="3"/>
          <w:numId w:val="7"/>
        </w:numPr>
        <w:ind w:leftChars="0"/>
        <w:jc w:val="left"/>
      </w:pPr>
      <w:r>
        <w:rPr>
          <w:rFonts w:hint="eastAsia"/>
          <w:sz w:val="22"/>
          <w:szCs w:val="22"/>
        </w:rPr>
        <w:t xml:space="preserve">관리자가 임직원 할인 제외 상품으로 설정한 경우 임직원 할인율을 적용하지 않는다. </w:t>
      </w:r>
      <w:r>
        <w:rPr>
          <w:rFonts w:hint="eastAsia"/>
          <w:sz w:val="22"/>
          <w:szCs w:val="22"/>
        </w:rPr>
        <w:br/>
      </w:r>
      <w:r>
        <w:rPr>
          <w:rFonts w:hint="eastAsia"/>
        </w:rPr>
        <w:t xml:space="preserve"> </w:t>
      </w:r>
    </w:p>
    <w:p w14:paraId="1D05DF6F" w14:textId="77777777" w:rsidR="00613FC6" w:rsidRDefault="00613FC6" w:rsidP="00613FC6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60" w:name="_Toc5273409"/>
      <w:bookmarkStart w:id="61" w:name="_Toc4690548"/>
      <w:bookmarkStart w:id="62" w:name="_Toc6416754"/>
      <w:r>
        <w:rPr>
          <w:rFonts w:asciiTheme="minorEastAsia" w:eastAsiaTheme="minorEastAsia" w:hAnsiTheme="minorEastAsia" w:cs="Calibri" w:hint="eastAsia"/>
        </w:rPr>
        <w:t>주문자 동의</w:t>
      </w:r>
      <w:bookmarkEnd w:id="60"/>
      <w:bookmarkEnd w:id="61"/>
      <w:bookmarkEnd w:id="62"/>
    </w:p>
    <w:p w14:paraId="0559616C" w14:textId="77777777" w:rsidR="00613FC6" w:rsidRDefault="00613FC6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전자상거래법 제 8조 제2항 주문할 상품과 가격을 확인 후 고객은 상품 구매에 동의를 반드시 해야 한다.</w:t>
      </w:r>
    </w:p>
    <w:p w14:paraId="50FB1EC6" w14:textId="77777777" w:rsidR="00613FC6" w:rsidRDefault="00613FC6" w:rsidP="00613FC6"/>
    <w:p w14:paraId="4CD86C68" w14:textId="77777777" w:rsidR="00613FC6" w:rsidRDefault="00613FC6" w:rsidP="00613FC6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63" w:name="_Toc5273410"/>
      <w:bookmarkStart w:id="64" w:name="_Toc4690549"/>
      <w:bookmarkStart w:id="65" w:name="_Toc6416755"/>
      <w:r>
        <w:rPr>
          <w:rFonts w:asciiTheme="minorEastAsia" w:eastAsiaTheme="minorEastAsia" w:hAnsiTheme="minorEastAsia" w:cs="Calibri" w:hint="eastAsia"/>
        </w:rPr>
        <w:t>배송방법 선택</w:t>
      </w:r>
      <w:bookmarkEnd w:id="63"/>
      <w:bookmarkEnd w:id="64"/>
      <w:bookmarkEnd w:id="65"/>
    </w:p>
    <w:p w14:paraId="25C3A51A" w14:textId="77777777" w:rsidR="00613FC6" w:rsidRDefault="00613FC6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배송방법은 주문 시 선택할 수 있다. </w:t>
      </w:r>
    </w:p>
    <w:p w14:paraId="6D239857" w14:textId="0DDC70E5" w:rsidR="00453095" w:rsidRPr="00453095" w:rsidRDefault="00613FC6" w:rsidP="00F83446">
      <w:pPr>
        <w:pStyle w:val="af4"/>
        <w:numPr>
          <w:ilvl w:val="3"/>
          <w:numId w:val="7"/>
        </w:numPr>
        <w:ind w:leftChars="0"/>
        <w:jc w:val="left"/>
      </w:pPr>
      <w:r w:rsidRPr="00453095">
        <w:rPr>
          <w:rFonts w:hint="eastAsia"/>
          <w:sz w:val="22"/>
          <w:szCs w:val="22"/>
        </w:rPr>
        <w:t xml:space="preserve">배송방법은 일반택배, 편의점택배, 매장픽업 3가지 중 선택할 수 있다. 단, 주문상품 중 매장픽업 불가 상품이 포함된 경우 매장픽업 선택을 할 수 없고, </w:t>
      </w:r>
      <w:r w:rsidR="00510598">
        <w:rPr>
          <w:rFonts w:hint="eastAsia"/>
          <w:sz w:val="22"/>
          <w:szCs w:val="22"/>
        </w:rPr>
        <w:t>업체 상품</w:t>
      </w:r>
      <w:r w:rsidRPr="00453095">
        <w:rPr>
          <w:rFonts w:hint="eastAsia"/>
          <w:sz w:val="22"/>
          <w:szCs w:val="22"/>
        </w:rPr>
        <w:t>이 포함된 경우 편의점픽업 선택이 불가하다.</w:t>
      </w:r>
    </w:p>
    <w:p w14:paraId="2AD2DEB8" w14:textId="44F7AFE4" w:rsidR="002E3F95" w:rsidRDefault="00613FC6" w:rsidP="00F83446">
      <w:pPr>
        <w:pStyle w:val="af4"/>
        <w:numPr>
          <w:ilvl w:val="3"/>
          <w:numId w:val="7"/>
        </w:numPr>
        <w:ind w:leftChars="0"/>
        <w:jc w:val="left"/>
      </w:pPr>
      <w:r w:rsidRPr="005C019C">
        <w:rPr>
          <w:rFonts w:hint="eastAsia"/>
          <w:sz w:val="22"/>
          <w:szCs w:val="22"/>
        </w:rPr>
        <w:t>배송방법은 회원, 비회원 모두 동일하다. 단, 임직원은 편의점 픽업이 불가하다</w:t>
      </w:r>
      <w:r>
        <w:rPr>
          <w:rFonts w:hint="eastAsia"/>
        </w:rPr>
        <w:t>.</w:t>
      </w:r>
    </w:p>
    <w:p w14:paraId="76B6FC0D" w14:textId="77777777" w:rsidR="002E3F95" w:rsidRDefault="002E3F95" w:rsidP="006A70F6">
      <w:pPr>
        <w:pStyle w:val="afe"/>
      </w:pPr>
    </w:p>
    <w:p w14:paraId="64F07C4D" w14:textId="743A2D34" w:rsidR="00450DA1" w:rsidRPr="009B6C39" w:rsidRDefault="00E54DDA" w:rsidP="00450DA1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66" w:name="_Toc6416756"/>
      <w:r>
        <w:rPr>
          <w:rFonts w:asciiTheme="minorEastAsia" w:eastAsiaTheme="minorEastAsia" w:hAnsiTheme="minorEastAsia" w:cs="Calibri" w:hint="eastAsia"/>
        </w:rPr>
        <w:t>배송방법에 따른 주문 구분</w:t>
      </w:r>
      <w:bookmarkEnd w:id="66"/>
    </w:p>
    <w:p w14:paraId="2D677ADC" w14:textId="40056336" w:rsidR="00CE2CC6" w:rsidRPr="00826202" w:rsidRDefault="0059288C" w:rsidP="00826202">
      <w:pPr>
        <w:pStyle w:val="-3"/>
        <w:ind w:leftChars="213" w:left="993"/>
        <w:rPr>
          <w:noProof/>
        </w:rPr>
      </w:pPr>
      <w:bookmarkStart w:id="67" w:name="_Toc5273413"/>
      <w:bookmarkStart w:id="68" w:name="_Toc6416757"/>
      <w:r w:rsidRPr="00826202">
        <w:rPr>
          <w:rFonts w:asciiTheme="minorEastAsia" w:eastAsiaTheme="minorEastAsia" w:hAnsiTheme="minorEastAsia" w:cs="Calibri" w:hint="eastAsia"/>
        </w:rPr>
        <w:t>일반 택배 주문</w:t>
      </w:r>
      <w:bookmarkEnd w:id="67"/>
      <w:bookmarkEnd w:id="68"/>
    </w:p>
    <w:p w14:paraId="762B7071" w14:textId="77777777" w:rsidR="0059288C" w:rsidRDefault="0059288C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고객이 수령하고자 하는 주소지를 입력하거나 선택하여 주문할 수 있다. </w:t>
      </w:r>
    </w:p>
    <w:p w14:paraId="5112F420" w14:textId="14C33E36" w:rsidR="0059288C" w:rsidRPr="003D1239" w:rsidRDefault="0059288C" w:rsidP="003C7EE1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3D1239">
        <w:rPr>
          <w:rFonts w:hint="eastAsia"/>
          <w:sz w:val="22"/>
          <w:szCs w:val="22"/>
        </w:rPr>
        <w:t>주소지 선택 우선순위 : 기본배송지 &gt; 최근배송지 &gt; 신규입력</w:t>
      </w:r>
    </w:p>
    <w:p w14:paraId="5F2C45DE" w14:textId="77777777" w:rsidR="0059288C" w:rsidRDefault="0059288C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 xml:space="preserve">배송주소록을 통해 등록된 배송지와, 최근 </w:t>
      </w:r>
      <w:proofErr w:type="spellStart"/>
      <w:r>
        <w:rPr>
          <w:rFonts w:hint="eastAsia"/>
          <w:sz w:val="22"/>
          <w:szCs w:val="22"/>
        </w:rPr>
        <w:t>배송지</w:t>
      </w:r>
      <w:proofErr w:type="spellEnd"/>
      <w:r>
        <w:rPr>
          <w:rFonts w:hint="eastAsia"/>
          <w:sz w:val="22"/>
          <w:szCs w:val="22"/>
        </w:rPr>
        <w:t xml:space="preserve"> 10건 조회 및 선택 가능</w:t>
      </w:r>
    </w:p>
    <w:p w14:paraId="4081321C" w14:textId="6D2023FE" w:rsidR="0059288C" w:rsidRDefault="0059288C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기본배송지: 고객이 설정한 배송지의 정보(이름, 휴대폰번호, 주소)가 입력되어 노출된다. 기본배송지 정보가 없을 경우 최근 배송지가 차순으로 표시된다</w:t>
      </w:r>
    </w:p>
    <w:p w14:paraId="376C3B8E" w14:textId="0511B739" w:rsidR="0059288C" w:rsidRDefault="0059288C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최근배송지: 최근배송지 정보가 존재할 경우 최근 배송지가 선택되어 표시된다. (가장 최근에 사용한 배송정보 (이름/휴대폰번호/주소) 호출)</w:t>
      </w:r>
    </w:p>
    <w:p w14:paraId="4E359931" w14:textId="13AEB823" w:rsidR="0059288C" w:rsidRDefault="0059288C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신규입력: 기본배송지, 최근배송지가 없을 경우 신규입력이 선택되어 </w:t>
      </w:r>
      <w:proofErr w:type="spellStart"/>
      <w:r>
        <w:rPr>
          <w:rFonts w:hint="eastAsia"/>
          <w:sz w:val="22"/>
          <w:szCs w:val="22"/>
        </w:rPr>
        <w:t>배송지</w:t>
      </w:r>
      <w:proofErr w:type="spellEnd"/>
      <w:r>
        <w:rPr>
          <w:rFonts w:hint="eastAsia"/>
          <w:sz w:val="22"/>
          <w:szCs w:val="22"/>
        </w:rPr>
        <w:t xml:space="preserve"> 정보를 직접 작성할 수 있다</w:t>
      </w:r>
      <w:r>
        <w:rPr>
          <w:sz w:val="22"/>
          <w:szCs w:val="22"/>
        </w:rPr>
        <w:br/>
      </w:r>
    </w:p>
    <w:p w14:paraId="706EBD11" w14:textId="287B14FC" w:rsidR="0059288C" w:rsidRDefault="0059288C" w:rsidP="0059288C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69" w:name="_Toc5273414"/>
      <w:bookmarkStart w:id="70" w:name="_Toc4690552"/>
      <w:bookmarkStart w:id="71" w:name="_Toc6416758"/>
      <w:r>
        <w:rPr>
          <w:rFonts w:asciiTheme="minorEastAsia" w:eastAsiaTheme="minorEastAsia" w:hAnsiTheme="minorEastAsia" w:cs="Calibri" w:hint="eastAsia"/>
        </w:rPr>
        <w:t>편의점 픽업 주문</w:t>
      </w:r>
      <w:bookmarkEnd w:id="69"/>
      <w:bookmarkEnd w:id="70"/>
      <w:bookmarkEnd w:id="71"/>
    </w:p>
    <w:p w14:paraId="465B8625" w14:textId="77777777" w:rsidR="0059288C" w:rsidRDefault="0059288C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자사 상품에 한해 편의점픽업 서비스 이용이 가능하다.</w:t>
      </w:r>
    </w:p>
    <w:p w14:paraId="2058EBC6" w14:textId="77777777" w:rsidR="0059288C" w:rsidRDefault="0059288C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59288C">
        <w:rPr>
          <w:rFonts w:hint="eastAsia"/>
          <w:sz w:val="22"/>
          <w:szCs w:val="22"/>
        </w:rPr>
        <w:t>임직원은 편의점픽업이 불가하다.</w:t>
      </w:r>
    </w:p>
    <w:p w14:paraId="7942C823" w14:textId="50444E97" w:rsidR="0059288C" w:rsidRDefault="0059288C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59288C">
        <w:rPr>
          <w:rFonts w:hint="eastAsia"/>
          <w:sz w:val="22"/>
          <w:szCs w:val="22"/>
        </w:rPr>
        <w:t>편의점 픽업 가능 기간 내 픽업하지 않은 경우 장기미수령으로 처리되며,</w:t>
      </w:r>
      <w:r w:rsidRPr="0059288C">
        <w:rPr>
          <w:rFonts w:hint="eastAsia"/>
          <w:sz w:val="22"/>
          <w:szCs w:val="22"/>
        </w:rPr>
        <w:br/>
        <w:t>배송비 고객 부담으로 반송 및 반품처리 된다.</w:t>
      </w:r>
      <w:r>
        <w:rPr>
          <w:rFonts w:hint="eastAsia"/>
        </w:rPr>
        <w:t xml:space="preserve"> </w:t>
      </w:r>
      <w:r>
        <w:rPr>
          <w:rFonts w:hint="eastAsia"/>
        </w:rPr>
        <w:br/>
        <w:t>* 편의점 픽업 가능기간: 픽업준비완료 시점부터 7일</w:t>
      </w:r>
      <w:r w:rsidR="00AB3867">
        <w:rPr>
          <w:sz w:val="22"/>
          <w:szCs w:val="22"/>
        </w:rPr>
        <w:br/>
      </w:r>
    </w:p>
    <w:p w14:paraId="586AF01F" w14:textId="02F0DB77" w:rsidR="003D1239" w:rsidRPr="00C05409" w:rsidRDefault="00AB3867" w:rsidP="00C858C4">
      <w:pPr>
        <w:pStyle w:val="-3"/>
        <w:ind w:leftChars="213" w:left="993"/>
        <w:rPr>
          <w:noProof/>
        </w:rPr>
      </w:pPr>
      <w:bookmarkStart w:id="72" w:name="_Toc5273415"/>
      <w:bookmarkStart w:id="73" w:name="_Toc4690553"/>
      <w:bookmarkStart w:id="74" w:name="_Toc6416759"/>
      <w:r w:rsidRPr="00C858C4">
        <w:rPr>
          <w:rFonts w:asciiTheme="minorEastAsia" w:eastAsiaTheme="minorEastAsia" w:hAnsiTheme="minorEastAsia" w:cs="Calibri" w:hint="eastAsia"/>
        </w:rPr>
        <w:t>매장픽업 주문</w:t>
      </w:r>
      <w:bookmarkEnd w:id="72"/>
      <w:bookmarkEnd w:id="73"/>
      <w:bookmarkEnd w:id="74"/>
    </w:p>
    <w:p w14:paraId="7D4F7A87" w14:textId="55F2DB4E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비회원의 경우 매장픽업 서비스 이용 시, ‘단골매장, 최근</w:t>
      </w:r>
      <w:r w:rsidR="00C858C4"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픽업</w:t>
      </w:r>
      <w:r w:rsidR="00C858C4"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매장’을</w:t>
      </w:r>
      <w:proofErr w:type="spellEnd"/>
      <w:r>
        <w:rPr>
          <w:rFonts w:hint="eastAsia"/>
          <w:sz w:val="22"/>
          <w:szCs w:val="22"/>
        </w:rPr>
        <w:t xml:space="preserve"> 선택할 수 없고, ‘매장검색’ 기능만 사용 가능하다. </w:t>
      </w:r>
    </w:p>
    <w:p w14:paraId="6D1C80F4" w14:textId="77777777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매장픽업은 결제완료 후 매장에서 상품 준비가 완료되면 </w:t>
      </w:r>
      <w:proofErr w:type="spellStart"/>
      <w:r>
        <w:rPr>
          <w:rFonts w:hint="eastAsia"/>
          <w:sz w:val="22"/>
          <w:szCs w:val="22"/>
        </w:rPr>
        <w:t>알림톡으로</w:t>
      </w:r>
      <w:proofErr w:type="spellEnd"/>
      <w:r>
        <w:rPr>
          <w:rFonts w:hint="eastAsia"/>
          <w:sz w:val="22"/>
          <w:szCs w:val="22"/>
        </w:rPr>
        <w:t xml:space="preserve"> 안내메시지가 발송된다. </w:t>
      </w:r>
    </w:p>
    <w:p w14:paraId="798C10D7" w14:textId="77777777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픽업준비가 완료시점부터 온라인몰의 ‘마이페이지 &gt; 쇼핑내역 &gt; 주문/배송 현황 </w:t>
      </w:r>
      <w:proofErr w:type="spellStart"/>
      <w:r>
        <w:rPr>
          <w:rFonts w:hint="eastAsia"/>
          <w:sz w:val="22"/>
          <w:szCs w:val="22"/>
        </w:rPr>
        <w:t>조회’에</w:t>
      </w:r>
      <w:proofErr w:type="spellEnd"/>
      <w:r>
        <w:rPr>
          <w:rFonts w:hint="eastAsia"/>
          <w:sz w:val="22"/>
          <w:szCs w:val="22"/>
        </w:rPr>
        <w:t xml:space="preserve"> 픽업코드가 상품별로 노출되고, 매장에서 픽업 시 해당 코드를 제시해야 한다.</w:t>
      </w:r>
    </w:p>
    <w:p w14:paraId="0D6F0038" w14:textId="77777777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매장의 재고 유무에 따라 픽업 준비 기간은 1~5일 소요될 수 있다. </w:t>
      </w:r>
    </w:p>
    <w:p w14:paraId="76681E69" w14:textId="5A96DE08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매장픽업 가능 기간 내 픽업하지 않은 경우 장기미수령으로 처리되며 주문이 자동 취소된다.</w:t>
      </w:r>
      <w:r>
        <w:rPr>
          <w:rFonts w:hint="eastAsia"/>
          <w:sz w:val="22"/>
          <w:szCs w:val="22"/>
        </w:rPr>
        <w:br/>
        <w:t xml:space="preserve">* 매장픽업 가능기간: </w:t>
      </w:r>
      <w:r w:rsidR="00F87F99">
        <w:rPr>
          <w:rFonts w:hint="eastAsia"/>
          <w:sz w:val="22"/>
          <w:szCs w:val="22"/>
        </w:rPr>
        <w:t>주문완료 시점</w:t>
      </w:r>
      <w:r>
        <w:rPr>
          <w:rFonts w:hint="eastAsia"/>
          <w:sz w:val="22"/>
          <w:szCs w:val="22"/>
        </w:rPr>
        <w:t>부터 7일</w:t>
      </w:r>
    </w:p>
    <w:p w14:paraId="13639995" w14:textId="28089155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매장 픽업 가능일이 지나기 이전에 고객센터로 기간연장 요청을 하면 </w:t>
      </w:r>
      <w:r w:rsidR="00C05409">
        <w:rPr>
          <w:rFonts w:hint="eastAsia"/>
          <w:sz w:val="22"/>
          <w:szCs w:val="22"/>
        </w:rPr>
        <w:t>픽</w:t>
      </w:r>
      <w:r>
        <w:rPr>
          <w:rFonts w:hint="eastAsia"/>
          <w:sz w:val="22"/>
          <w:szCs w:val="22"/>
        </w:rPr>
        <w:t>업완료일 + 7일 연장이 가능하다. (미수령기간 갱신처리)</w:t>
      </w:r>
      <w:r>
        <w:rPr>
          <w:rFonts w:hint="eastAsia"/>
          <w:sz w:val="22"/>
          <w:szCs w:val="22"/>
        </w:rPr>
        <w:br/>
        <w:t xml:space="preserve">* 픽업연장 처리 가능횟수 : 1회 </w:t>
      </w:r>
    </w:p>
    <w:p w14:paraId="6F07B148" w14:textId="77777777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픽업 연장 이외에 별도의 날짜 변경은 불가능하다. (주문취소 후 </w:t>
      </w:r>
      <w:proofErr w:type="spellStart"/>
      <w:r>
        <w:rPr>
          <w:rFonts w:hint="eastAsia"/>
          <w:sz w:val="22"/>
          <w:szCs w:val="22"/>
        </w:rPr>
        <w:t>재주문</w:t>
      </w:r>
      <w:proofErr w:type="spellEnd"/>
      <w:r>
        <w:rPr>
          <w:rFonts w:hint="eastAsia"/>
          <w:sz w:val="22"/>
          <w:szCs w:val="22"/>
        </w:rPr>
        <w:t xml:space="preserve"> 유도)</w:t>
      </w:r>
    </w:p>
    <w:p w14:paraId="1529144A" w14:textId="77777777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매장픽업 주문 후 픽업가능일 이내에 고객센터에 주문취소요청, 택배전환 신청이 가능하다. </w:t>
      </w:r>
    </w:p>
    <w:p w14:paraId="63FC1B8B" w14:textId="59CC77CE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bookmarkStart w:id="75" w:name="_Hlk4144619"/>
      <w:r>
        <w:rPr>
          <w:rFonts w:hint="eastAsia"/>
          <w:sz w:val="22"/>
          <w:szCs w:val="22"/>
        </w:rPr>
        <w:lastRenderedPageBreak/>
        <w:t xml:space="preserve">픽업 매장 선택 우선순위 : 단골매장 &gt; </w:t>
      </w:r>
      <w:r w:rsidR="00C05409">
        <w:rPr>
          <w:rFonts w:hint="eastAsia"/>
          <w:sz w:val="22"/>
          <w:szCs w:val="22"/>
        </w:rPr>
        <w:t xml:space="preserve">최근 픽업 매장 </w:t>
      </w:r>
      <w:r>
        <w:rPr>
          <w:rFonts w:hint="eastAsia"/>
          <w:sz w:val="22"/>
          <w:szCs w:val="22"/>
        </w:rPr>
        <w:t xml:space="preserve">&gt; 매장검색 </w:t>
      </w:r>
      <w:r>
        <w:rPr>
          <w:rFonts w:hint="eastAsia"/>
          <w:sz w:val="22"/>
          <w:szCs w:val="22"/>
        </w:rPr>
        <w:br/>
        <w:t xml:space="preserve">- </w:t>
      </w:r>
      <w:bookmarkEnd w:id="75"/>
      <w:r>
        <w:rPr>
          <w:rFonts w:hint="eastAsia"/>
          <w:sz w:val="22"/>
          <w:szCs w:val="22"/>
        </w:rPr>
        <w:t xml:space="preserve">단골매장 : 고객이 설정한 단골매장이 선택되어 나타난다. 단골매장 정보가 없을 경우 </w:t>
      </w:r>
      <w:r w:rsidR="00C05409">
        <w:rPr>
          <w:rFonts w:hint="eastAsia"/>
          <w:sz w:val="22"/>
          <w:szCs w:val="22"/>
        </w:rPr>
        <w:t>최근 픽업 매장 정보가</w:t>
      </w:r>
      <w:r>
        <w:rPr>
          <w:rFonts w:hint="eastAsia"/>
          <w:sz w:val="22"/>
          <w:szCs w:val="22"/>
        </w:rPr>
        <w:t xml:space="preserve"> 차순으로 표시된다. </w:t>
      </w:r>
      <w:r>
        <w:rPr>
          <w:rFonts w:hint="eastAsia"/>
          <w:sz w:val="22"/>
          <w:szCs w:val="22"/>
        </w:rPr>
        <w:br/>
        <w:t xml:space="preserve">- </w:t>
      </w:r>
      <w:r w:rsidR="00C05409">
        <w:rPr>
          <w:rFonts w:hint="eastAsia"/>
          <w:sz w:val="22"/>
          <w:szCs w:val="22"/>
        </w:rPr>
        <w:t>최근 픽업 매장</w:t>
      </w:r>
      <w:r>
        <w:rPr>
          <w:rFonts w:hint="eastAsia"/>
          <w:sz w:val="22"/>
          <w:szCs w:val="22"/>
        </w:rPr>
        <w:t xml:space="preserve">: </w:t>
      </w:r>
      <w:r w:rsidR="00C05409">
        <w:rPr>
          <w:rFonts w:hint="eastAsia"/>
          <w:sz w:val="22"/>
          <w:szCs w:val="22"/>
        </w:rPr>
        <w:t xml:space="preserve">최근 픽업 매장 </w:t>
      </w:r>
      <w:r>
        <w:rPr>
          <w:rFonts w:hint="eastAsia"/>
          <w:sz w:val="22"/>
          <w:szCs w:val="22"/>
        </w:rPr>
        <w:t xml:space="preserve">정보가 존재할 경우 </w:t>
      </w:r>
      <w:r w:rsidR="00C05409">
        <w:rPr>
          <w:rFonts w:hint="eastAsia"/>
          <w:sz w:val="22"/>
          <w:szCs w:val="22"/>
        </w:rPr>
        <w:t xml:space="preserve">최근 픽업 매장이 </w:t>
      </w:r>
      <w:r>
        <w:rPr>
          <w:rFonts w:hint="eastAsia"/>
          <w:sz w:val="22"/>
          <w:szCs w:val="22"/>
        </w:rPr>
        <w:t xml:space="preserve">선택되어 표시된다. </w:t>
      </w:r>
      <w:r>
        <w:rPr>
          <w:rFonts w:hint="eastAsia"/>
          <w:sz w:val="22"/>
          <w:szCs w:val="22"/>
        </w:rPr>
        <w:br/>
        <w:t xml:space="preserve">-매장검색: 단골매장, </w:t>
      </w:r>
      <w:r w:rsidR="00C05409">
        <w:rPr>
          <w:rFonts w:hint="eastAsia"/>
          <w:sz w:val="22"/>
          <w:szCs w:val="22"/>
        </w:rPr>
        <w:t>최근 픽업 매장 정보가</w:t>
      </w:r>
      <w:r>
        <w:rPr>
          <w:rFonts w:hint="eastAsia"/>
          <w:sz w:val="22"/>
          <w:szCs w:val="22"/>
        </w:rPr>
        <w:t xml:space="preserve"> 없을 경우 매장검색이 선택되어 고객이 매장을 직접 선택할 수 있다. </w:t>
      </w:r>
    </w:p>
    <w:p w14:paraId="59B99A55" w14:textId="44C18CD7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매장 픽업 준비중, 픽업준비완료 상태에서 고객 요청 시 ‘</w:t>
      </w:r>
      <w:proofErr w:type="spellStart"/>
      <w:r>
        <w:rPr>
          <w:rFonts w:hint="eastAsia"/>
          <w:sz w:val="22"/>
          <w:szCs w:val="22"/>
        </w:rPr>
        <w:t>택배전환’이</w:t>
      </w:r>
      <w:proofErr w:type="spellEnd"/>
      <w:r>
        <w:rPr>
          <w:rFonts w:hint="eastAsia"/>
          <w:sz w:val="22"/>
          <w:szCs w:val="22"/>
        </w:rPr>
        <w:t xml:space="preserve"> 가능하다. (추가 </w:t>
      </w:r>
      <w:proofErr w:type="spellStart"/>
      <w:r>
        <w:rPr>
          <w:rFonts w:hint="eastAsia"/>
          <w:sz w:val="22"/>
          <w:szCs w:val="22"/>
        </w:rPr>
        <w:t>택배비</w:t>
      </w:r>
      <w:proofErr w:type="spellEnd"/>
      <w:r>
        <w:rPr>
          <w:rFonts w:hint="eastAsia"/>
          <w:sz w:val="22"/>
          <w:szCs w:val="22"/>
        </w:rPr>
        <w:t xml:space="preserve"> 없음)</w:t>
      </w:r>
      <w:r>
        <w:rPr>
          <w:sz w:val="22"/>
          <w:szCs w:val="22"/>
        </w:rPr>
        <w:br/>
      </w:r>
    </w:p>
    <w:p w14:paraId="57D0C1D6" w14:textId="77777777" w:rsidR="00AB3867" w:rsidRPr="00AB3867" w:rsidRDefault="00AB3867" w:rsidP="00AB3867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76" w:name="_Toc5273416"/>
      <w:bookmarkStart w:id="77" w:name="_Toc4690556"/>
      <w:bookmarkStart w:id="78" w:name="_Toc6416760"/>
      <w:proofErr w:type="spellStart"/>
      <w:r w:rsidRPr="00AB3867">
        <w:rPr>
          <w:rFonts w:asciiTheme="minorEastAsia" w:eastAsiaTheme="minorEastAsia" w:hAnsiTheme="minorEastAsia" w:cs="Calibri" w:hint="eastAsia"/>
        </w:rPr>
        <w:t>배송지</w:t>
      </w:r>
      <w:proofErr w:type="spellEnd"/>
      <w:r w:rsidRPr="00AB3867">
        <w:rPr>
          <w:rFonts w:asciiTheme="minorEastAsia" w:eastAsiaTheme="minorEastAsia" w:hAnsiTheme="minorEastAsia" w:cs="Calibri" w:hint="eastAsia"/>
        </w:rPr>
        <w:t xml:space="preserve"> 변경</w:t>
      </w:r>
      <w:bookmarkEnd w:id="76"/>
      <w:bookmarkEnd w:id="77"/>
      <w:bookmarkEnd w:id="78"/>
    </w:p>
    <w:p w14:paraId="7EA91265" w14:textId="77777777" w:rsidR="00AB3867" w:rsidRDefault="00AB3867" w:rsidP="00AB3867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79" w:name="_Toc5273417"/>
      <w:bookmarkStart w:id="80" w:name="_Toc4690557"/>
      <w:bookmarkStart w:id="81" w:name="_Toc6416761"/>
      <w:proofErr w:type="spellStart"/>
      <w:r>
        <w:rPr>
          <w:rFonts w:asciiTheme="minorEastAsia" w:eastAsiaTheme="minorEastAsia" w:hAnsiTheme="minorEastAsia" w:cs="Calibri" w:hint="eastAsia"/>
        </w:rPr>
        <w:t>배송지</w:t>
      </w:r>
      <w:proofErr w:type="spellEnd"/>
      <w:r>
        <w:rPr>
          <w:rFonts w:asciiTheme="minorEastAsia" w:eastAsiaTheme="minorEastAsia" w:hAnsiTheme="minorEastAsia" w:cs="Calibri" w:hint="eastAsia"/>
        </w:rPr>
        <w:t xml:space="preserve"> 변경 가능 시점</w:t>
      </w:r>
      <w:bookmarkEnd w:id="79"/>
      <w:bookmarkEnd w:id="80"/>
      <w:bookmarkEnd w:id="81"/>
    </w:p>
    <w:p w14:paraId="37339CDC" w14:textId="77777777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회원, 비회원 주문 모두 주문상태가 ‘결제완료’ 상태까지 </w:t>
      </w:r>
      <w:proofErr w:type="spellStart"/>
      <w:r>
        <w:rPr>
          <w:rFonts w:hint="eastAsia"/>
          <w:sz w:val="22"/>
          <w:szCs w:val="22"/>
        </w:rPr>
        <w:t>배송지</w:t>
      </w:r>
      <w:proofErr w:type="spellEnd"/>
      <w:r>
        <w:rPr>
          <w:rFonts w:hint="eastAsia"/>
          <w:sz w:val="22"/>
          <w:szCs w:val="22"/>
        </w:rPr>
        <w:t xml:space="preserve"> 변경이 가능하다. 이 후 주문상태에서는 배송지를 변경할 수 없다.</w:t>
      </w:r>
    </w:p>
    <w:p w14:paraId="52157A9D" w14:textId="77777777" w:rsidR="00AB3867" w:rsidRDefault="00AB3867" w:rsidP="00AB3867"/>
    <w:p w14:paraId="1D0DB8F2" w14:textId="77777777" w:rsidR="00AB3867" w:rsidRDefault="00AB3867" w:rsidP="00AB3867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82" w:name="_Toc5273418"/>
      <w:bookmarkStart w:id="83" w:name="_Toc4690558"/>
      <w:bookmarkStart w:id="84" w:name="_Toc6416762"/>
      <w:proofErr w:type="spellStart"/>
      <w:r w:rsidRPr="00AB3867">
        <w:rPr>
          <w:rFonts w:asciiTheme="minorEastAsia" w:eastAsiaTheme="minorEastAsia" w:hAnsiTheme="minorEastAsia" w:cs="Calibri" w:hint="eastAsia"/>
        </w:rPr>
        <w:t>배송지</w:t>
      </w:r>
      <w:proofErr w:type="spellEnd"/>
      <w:r w:rsidRPr="00AB3867">
        <w:rPr>
          <w:rFonts w:asciiTheme="minorEastAsia" w:eastAsiaTheme="minorEastAsia" w:hAnsiTheme="minorEastAsia" w:cs="Calibri" w:hint="eastAsia"/>
        </w:rPr>
        <w:t xml:space="preserve"> 변경 방법</w:t>
      </w:r>
      <w:bookmarkEnd w:id="82"/>
      <w:bookmarkEnd w:id="83"/>
      <w:bookmarkEnd w:id="84"/>
    </w:p>
    <w:p w14:paraId="327CE293" w14:textId="77777777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고객은 로그인 후 ‘마이페이지 &gt; 쇼핑내역 &gt; 주문/배송 상세 &gt; </w:t>
      </w:r>
      <w:proofErr w:type="spellStart"/>
      <w:r>
        <w:rPr>
          <w:rFonts w:hint="eastAsia"/>
          <w:sz w:val="22"/>
          <w:szCs w:val="22"/>
        </w:rPr>
        <w:t>배송지</w:t>
      </w:r>
      <w:proofErr w:type="spellEnd"/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변경’에서</w:t>
      </w:r>
      <w:proofErr w:type="spellEnd"/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배송지</w:t>
      </w:r>
      <w:proofErr w:type="spellEnd"/>
      <w:r>
        <w:rPr>
          <w:rFonts w:hint="eastAsia"/>
          <w:sz w:val="22"/>
          <w:szCs w:val="22"/>
        </w:rPr>
        <w:t xml:space="preserve"> 변경이 가능하다. </w:t>
      </w:r>
    </w:p>
    <w:p w14:paraId="7C0CDFE4" w14:textId="3C006CFA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관리자는 </w:t>
      </w:r>
      <w:r w:rsidR="00D07C9E">
        <w:rPr>
          <w:rFonts w:hint="eastAsia"/>
          <w:sz w:val="22"/>
          <w:szCs w:val="22"/>
        </w:rPr>
        <w:t>BO</w:t>
      </w:r>
      <w:r>
        <w:rPr>
          <w:rFonts w:hint="eastAsia"/>
          <w:sz w:val="22"/>
          <w:szCs w:val="22"/>
        </w:rPr>
        <w:t xml:space="preserve">에서 주문상세정보 창 배송지정보 항목을 수정하여 주문서 내 배송지를 수정할 수 있다. </w:t>
      </w:r>
    </w:p>
    <w:p w14:paraId="14F61A67" w14:textId="77777777" w:rsidR="00AB3867" w:rsidRDefault="00AB3867" w:rsidP="00AB3867"/>
    <w:p w14:paraId="405F9C89" w14:textId="77777777" w:rsidR="00AB3867" w:rsidRPr="00AB3867" w:rsidRDefault="00AB3867" w:rsidP="00AB3867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85" w:name="_Toc5273419"/>
      <w:bookmarkStart w:id="86" w:name="_Toc4690565"/>
      <w:bookmarkStart w:id="87" w:name="_Toc6416763"/>
      <w:r w:rsidRPr="00AB3867">
        <w:rPr>
          <w:rFonts w:asciiTheme="minorEastAsia" w:eastAsiaTheme="minorEastAsia" w:hAnsiTheme="minorEastAsia" w:cs="Calibri" w:hint="eastAsia"/>
        </w:rPr>
        <w:t>예약 주문</w:t>
      </w:r>
      <w:bookmarkEnd w:id="85"/>
      <w:bookmarkEnd w:id="86"/>
      <w:bookmarkEnd w:id="87"/>
    </w:p>
    <w:p w14:paraId="2F0519AC" w14:textId="77777777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예약주문은 통합 멤버십회원만 주문 가능하다. </w:t>
      </w:r>
    </w:p>
    <w:p w14:paraId="71B6B685" w14:textId="1A6EA82E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예약주문 상품의 경우 </w:t>
      </w:r>
      <w:r w:rsidR="00F74AA2">
        <w:rPr>
          <w:rFonts w:hint="eastAsia"/>
          <w:sz w:val="22"/>
          <w:szCs w:val="22"/>
        </w:rPr>
        <w:t>예약 상품의 판매기간</w:t>
      </w:r>
      <w:r>
        <w:rPr>
          <w:rFonts w:hint="eastAsia"/>
          <w:sz w:val="22"/>
          <w:szCs w:val="22"/>
        </w:rPr>
        <w:t xml:space="preserve"> 내 “</w:t>
      </w:r>
      <w:proofErr w:type="spellStart"/>
      <w:r>
        <w:rPr>
          <w:rFonts w:hint="eastAsia"/>
          <w:sz w:val="22"/>
          <w:szCs w:val="22"/>
        </w:rPr>
        <w:t>예약주문”만</w:t>
      </w:r>
      <w:proofErr w:type="spellEnd"/>
      <w:r>
        <w:rPr>
          <w:rFonts w:hint="eastAsia"/>
          <w:sz w:val="22"/>
          <w:szCs w:val="22"/>
        </w:rPr>
        <w:t xml:space="preserve"> 가능하다. </w:t>
      </w:r>
    </w:p>
    <w:p w14:paraId="098500C2" w14:textId="77777777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예약주문 상품의 경우 주문가능수량(=출고가능수량)을 제한 관리할 수 있다. </w:t>
      </w:r>
      <w:r>
        <w:rPr>
          <w:rFonts w:hint="eastAsia"/>
          <w:sz w:val="22"/>
          <w:szCs w:val="22"/>
        </w:rPr>
        <w:br/>
        <w:t>(무통장 주문을 고려하여 ‘주문완료’ 시점에 주문가능수량(=출고가능수량)을 차감 관리하며 주문가능수량 이상 주문 시도 시 주문불가 처리)</w:t>
      </w:r>
    </w:p>
    <w:p w14:paraId="4E7AD071" w14:textId="77777777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관리자가 설정한 발송예정일이 고객에게 노출된다. </w:t>
      </w:r>
    </w:p>
    <w:p w14:paraId="589B6135" w14:textId="77777777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예약주문의 경우 DRAW이벤트를 진행하는 경우도 있고, 진행하지 않는 경우도 있다. </w:t>
      </w:r>
    </w:p>
    <w:p w14:paraId="5BED0625" w14:textId="77777777" w:rsidR="00AB3867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예약주문의 경우 장바구니를 경유하지 않고 바로 주문서 작성을 진행한다. </w:t>
      </w:r>
    </w:p>
    <w:p w14:paraId="4DADFC1A" w14:textId="13CD11BB" w:rsidR="004D0C0E" w:rsidRDefault="00AB3867" w:rsidP="009324F8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예약주문 시 배송형태, 결제수단을 제한하지 않는다.</w:t>
      </w:r>
    </w:p>
    <w:p w14:paraId="4A750010" w14:textId="5260D1DC" w:rsidR="007907E1" w:rsidRPr="004D0C0E" w:rsidRDefault="004D0C0E" w:rsidP="004D0C0E">
      <w:pPr>
        <w:widowControl/>
        <w:spacing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6AD3FF9" w14:textId="4456807E" w:rsidR="00DA5407" w:rsidRDefault="004D0C0E" w:rsidP="00214C39">
      <w:pPr>
        <w:pStyle w:val="-1"/>
      </w:pPr>
      <w:bookmarkStart w:id="88" w:name="_Toc6416764"/>
      <w:r>
        <w:rPr>
          <w:rFonts w:hint="eastAsia"/>
        </w:rPr>
        <w:lastRenderedPageBreak/>
        <w:t>결제</w:t>
      </w:r>
      <w:bookmarkEnd w:id="88"/>
    </w:p>
    <w:p w14:paraId="2E23B5AE" w14:textId="44AFB142" w:rsidR="0056305D" w:rsidRPr="0056305D" w:rsidRDefault="005C2E02" w:rsidP="0056305D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89" w:name="_Toc6416765"/>
      <w:r>
        <w:rPr>
          <w:rFonts w:asciiTheme="minorEastAsia" w:eastAsiaTheme="minorEastAsia" w:hAnsiTheme="minorEastAsia" w:cs="Calibri" w:hint="eastAsia"/>
        </w:rPr>
        <w:t>결제 수단</w:t>
      </w:r>
      <w:bookmarkEnd w:id="89"/>
    </w:p>
    <w:p w14:paraId="316818B4" w14:textId="1C941A65" w:rsidR="00DA5407" w:rsidRPr="00D8375C" w:rsidRDefault="00D8375C" w:rsidP="00D8375C">
      <w:pPr>
        <w:pStyle w:val="-3"/>
        <w:ind w:leftChars="213" w:left="993"/>
        <w:jc w:val="left"/>
        <w:rPr>
          <w:rFonts w:asciiTheme="minorEastAsia" w:eastAsiaTheme="minorEastAsia" w:hAnsiTheme="minorEastAsia" w:cs="Calibri"/>
        </w:rPr>
      </w:pPr>
      <w:bookmarkStart w:id="90" w:name="_Toc6416766"/>
      <w:r>
        <w:rPr>
          <w:rFonts w:asciiTheme="minorEastAsia" w:eastAsiaTheme="minorEastAsia" w:hAnsiTheme="minorEastAsia" w:cs="Calibri" w:hint="eastAsia"/>
        </w:rPr>
        <w:t>결제수단 정의</w:t>
      </w:r>
      <w:bookmarkEnd w:id="90"/>
    </w:p>
    <w:p w14:paraId="036A0EB1" w14:textId="696F6167" w:rsidR="00D16A1A" w:rsidRDefault="00D8375C" w:rsidP="00B55527">
      <w:pPr>
        <w:pStyle w:val="af4"/>
        <w:numPr>
          <w:ilvl w:val="3"/>
          <w:numId w:val="7"/>
        </w:numPr>
        <w:ind w:leftChars="0"/>
        <w:jc w:val="left"/>
      </w:pPr>
      <w:r w:rsidRPr="00B55527">
        <w:rPr>
          <w:rFonts w:hint="eastAsia"/>
          <w:sz w:val="22"/>
          <w:szCs w:val="22"/>
        </w:rPr>
        <w:t>결제수단은 주결제수단과 보조결제수단으로 나뉘며, 주 결제수단의 결제는 계약한 PG사를 통해 진행한다.</w:t>
      </w:r>
      <w:r>
        <w:rPr>
          <w:rFonts w:hint="eastAsia"/>
        </w:rPr>
        <w:t xml:space="preserve"> 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1701"/>
        <w:gridCol w:w="5053"/>
      </w:tblGrid>
      <w:tr w:rsidR="00D16A1A" w14:paraId="43231552" w14:textId="77777777" w:rsidTr="00D16A1A"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6C24A29" w14:textId="77777777" w:rsidR="00D16A1A" w:rsidRDefault="00D16A1A">
            <w:pPr>
              <w:pStyle w:val="CB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구분</w:t>
            </w:r>
          </w:p>
        </w:tc>
        <w:tc>
          <w:tcPr>
            <w:tcW w:w="5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6A3C0AA" w14:textId="77777777" w:rsidR="00D16A1A" w:rsidRDefault="00D16A1A">
            <w:pPr>
              <w:pStyle w:val="CB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내 용</w:t>
            </w:r>
          </w:p>
        </w:tc>
      </w:tr>
      <w:tr w:rsidR="00D16A1A" w14:paraId="3CED372C" w14:textId="77777777" w:rsidTr="00D16A1A">
        <w:tc>
          <w:tcPr>
            <w:tcW w:w="13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C348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주결제수단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1687C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신용카드/체크카드</w:t>
            </w:r>
          </w:p>
        </w:tc>
        <w:tc>
          <w:tcPr>
            <w:tcW w:w="5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25A41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상품의 대금 지급을 은행, 카드사가 보증하여 일정 기간 뒤에 지급할 수 있도록 하는 결제수단을 말한다.</w:t>
            </w:r>
          </w:p>
        </w:tc>
      </w:tr>
      <w:tr w:rsidR="00D16A1A" w14:paraId="54A0CA1D" w14:textId="77777777" w:rsidTr="00D16A1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A585D" w14:textId="77777777" w:rsidR="00D16A1A" w:rsidRDefault="00D16A1A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Times New Roman"/>
                <w:spacing w:val="-16"/>
                <w:kern w:val="2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EFA1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무통장입금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>(가상계좌)</w:t>
            </w:r>
          </w:p>
        </w:tc>
        <w:tc>
          <w:tcPr>
            <w:tcW w:w="5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1D977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 xml:space="preserve">주문고객 전용으로 임의의 가상계좌번호를 발급하고, 지정된 기한내에 결제금액을 입금 받는 방식 </w:t>
            </w:r>
          </w:p>
          <w:p w14:paraId="4DD08C3C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 xml:space="preserve">* 주문일 포함 3일째 날의 23:59:59 이내 입금, 입금기한 초과 시 자동 취소 처리된다. </w:t>
            </w:r>
          </w:p>
        </w:tc>
      </w:tr>
      <w:tr w:rsidR="00D16A1A" w14:paraId="3229EE79" w14:textId="77777777" w:rsidTr="00D16A1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69F17" w14:textId="77777777" w:rsidR="00D16A1A" w:rsidRDefault="00D16A1A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Times New Roman"/>
                <w:spacing w:val="-16"/>
                <w:kern w:val="2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2060D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실시간계좌이체</w:t>
            </w:r>
          </w:p>
        </w:tc>
        <w:tc>
          <w:tcPr>
            <w:tcW w:w="5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F129E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주문고객의 은행계좌에서 실시간으로 결제금액이 인출되는 방식</w:t>
            </w:r>
          </w:p>
        </w:tc>
      </w:tr>
      <w:tr w:rsidR="00D16A1A" w14:paraId="7C359148" w14:textId="77777777" w:rsidTr="00D16A1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E5ED8" w14:textId="77777777" w:rsidR="00D16A1A" w:rsidRDefault="00D16A1A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Times New Roman"/>
                <w:spacing w:val="-16"/>
                <w:kern w:val="2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9317F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휴대폰결제</w:t>
            </w:r>
          </w:p>
        </w:tc>
        <w:tc>
          <w:tcPr>
            <w:tcW w:w="5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CDBB5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휴대폰 소액결제 수단을 말한다. </w:t>
            </w:r>
          </w:p>
        </w:tc>
      </w:tr>
      <w:tr w:rsidR="00D16A1A" w14:paraId="0E6C6561" w14:textId="77777777" w:rsidTr="00D16A1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371E4" w14:textId="77777777" w:rsidR="00D16A1A" w:rsidRDefault="00D16A1A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Times New Roman"/>
                <w:spacing w:val="-16"/>
                <w:kern w:val="2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4FFAF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네이버 페이</w:t>
            </w:r>
          </w:p>
        </w:tc>
        <w:tc>
          <w:tcPr>
            <w:tcW w:w="5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1BDD5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네이버페이 결제수단을 말한다.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 xml:space="preserve">- 네이버페이 신용카드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>- 네이버페이 계좌이체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>- 네이버페이 포인트</w:t>
            </w:r>
          </w:p>
        </w:tc>
      </w:tr>
      <w:tr w:rsidR="00D16A1A" w14:paraId="1C126CC0" w14:textId="77777777" w:rsidTr="00D16A1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9FB46" w14:textId="77777777" w:rsidR="00D16A1A" w:rsidRDefault="00D16A1A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Times New Roman"/>
                <w:spacing w:val="-16"/>
                <w:kern w:val="2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99FBF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카카오 페이</w:t>
            </w:r>
          </w:p>
        </w:tc>
        <w:tc>
          <w:tcPr>
            <w:tcW w:w="5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22AD8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카카오페이 결제수단을 말한다. </w:t>
            </w:r>
          </w:p>
        </w:tc>
      </w:tr>
      <w:tr w:rsidR="00D16A1A" w14:paraId="6CADE613" w14:textId="77777777" w:rsidTr="00D16A1A">
        <w:tc>
          <w:tcPr>
            <w:tcW w:w="13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2B1C8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보조결제수단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B09B1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기프트카드</w:t>
            </w:r>
            <w:proofErr w:type="spellEnd"/>
          </w:p>
        </w:tc>
        <w:tc>
          <w:tcPr>
            <w:tcW w:w="5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FA272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온라인몰과 오프라인 매장 모두 주 결제수단과 함께 사용 가능하다.</w:t>
            </w:r>
          </w:p>
          <w:p w14:paraId="2447AC68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*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기프트카드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 xml:space="preserve"> 단독 결제도 가능하다.  </w:t>
            </w:r>
          </w:p>
        </w:tc>
      </w:tr>
      <w:tr w:rsidR="00D16A1A" w14:paraId="6E8DDD61" w14:textId="77777777" w:rsidTr="00D16A1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05C63" w14:textId="77777777" w:rsidR="00D16A1A" w:rsidRDefault="00D16A1A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Times New Roman"/>
                <w:spacing w:val="-16"/>
                <w:kern w:val="2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53AFA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포인트</w:t>
            </w:r>
          </w:p>
        </w:tc>
        <w:tc>
          <w:tcPr>
            <w:tcW w:w="5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449B5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통합몰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 xml:space="preserve"> 포인트 서비스로 포인트를 적립/합산/사용 할 수 있는 결제 수단으로 온라인, 오프라인 매장 모두 사용 가능하다. </w:t>
            </w:r>
          </w:p>
          <w:p w14:paraId="0E3C8A23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포인트 적립은 구매금액에서 포인트 결제 금액을 제외한 금액이 적립된다.</w:t>
            </w:r>
          </w:p>
          <w:p w14:paraId="438C0AF9" w14:textId="77777777" w:rsidR="00D16A1A" w:rsidRDefault="00D16A1A">
            <w:pPr>
              <w:pStyle w:val="aff0"/>
              <w:jc w:val="both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 xml:space="preserve">* 포인트 단독으로 전액 결제도 가능하다. </w:t>
            </w:r>
          </w:p>
        </w:tc>
      </w:tr>
    </w:tbl>
    <w:p w14:paraId="4E6860FC" w14:textId="511DE86A" w:rsidR="00D8375C" w:rsidRDefault="00D8375C" w:rsidP="00D16A1A">
      <w:pPr>
        <w:jc w:val="left"/>
      </w:pPr>
    </w:p>
    <w:p w14:paraId="29920C52" w14:textId="34B738C5" w:rsidR="00DA5407" w:rsidRPr="00151B27" w:rsidRDefault="00D8375C" w:rsidP="00DA5407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91" w:name="_Toc5273427"/>
      <w:bookmarkStart w:id="92" w:name="_Toc6416767"/>
      <w:r>
        <w:rPr>
          <w:rFonts w:hint="eastAsia"/>
        </w:rPr>
        <w:t>회원 유형별 결제 가능 결제수단</w:t>
      </w:r>
      <w:bookmarkEnd w:id="91"/>
      <w:bookmarkEnd w:id="92"/>
    </w:p>
    <w:tbl>
      <w:tblPr>
        <w:tblpPr w:leftFromText="142" w:rightFromText="142" w:vertAnchor="text" w:horzAnchor="margin" w:tblpXSpec="right" w:tblpY="201"/>
        <w:tblW w:w="46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"/>
        <w:gridCol w:w="1418"/>
        <w:gridCol w:w="1132"/>
        <w:gridCol w:w="1136"/>
        <w:gridCol w:w="994"/>
        <w:gridCol w:w="993"/>
        <w:gridCol w:w="850"/>
        <w:gridCol w:w="946"/>
      </w:tblGrid>
      <w:tr w:rsidR="00D8375C" w14:paraId="4A1DA29E" w14:textId="77777777" w:rsidTr="00D8375C">
        <w:trPr>
          <w:trHeight w:val="402"/>
        </w:trPr>
        <w:tc>
          <w:tcPr>
            <w:tcW w:w="136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521F63B" w14:textId="77777777" w:rsidR="00D8375C" w:rsidRDefault="00D8375C">
            <w:pPr>
              <w:pStyle w:val="CB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color w:val="000000" w:themeColor="text1"/>
                <w:sz w:val="16"/>
                <w:szCs w:val="18"/>
              </w:rPr>
              <w:t>구분</w:t>
            </w:r>
          </w:p>
        </w:tc>
        <w:tc>
          <w:tcPr>
            <w:tcW w:w="196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2F03051" w14:textId="77777777" w:rsidR="00D8375C" w:rsidRDefault="00D8375C">
            <w:pPr>
              <w:pStyle w:val="CB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color w:val="000000" w:themeColor="text1"/>
                <w:sz w:val="16"/>
                <w:szCs w:val="18"/>
              </w:rPr>
              <w:t>일반주문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37A6912" w14:textId="77777777" w:rsidR="00D8375C" w:rsidRDefault="00D8375C">
            <w:pPr>
              <w:pStyle w:val="CB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color w:val="000000" w:themeColor="text1"/>
                <w:sz w:val="16"/>
                <w:szCs w:val="18"/>
              </w:rPr>
              <w:t>예약주문</w:t>
            </w:r>
          </w:p>
        </w:tc>
      </w:tr>
      <w:tr w:rsidR="00D8375C" w14:paraId="30E3BE26" w14:textId="77777777" w:rsidTr="00D8375C">
        <w:trPr>
          <w:trHeight w:val="402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46163" w14:textId="77777777" w:rsidR="00D8375C" w:rsidRDefault="00D8375C">
            <w:pPr>
              <w:widowControl/>
              <w:spacing w:line="240" w:lineRule="auto"/>
              <w:jc w:val="left"/>
              <w:rPr>
                <w:rFonts w:cs="Times New Roman"/>
                <w:b/>
                <w:color w:val="000000" w:themeColor="text1"/>
                <w:spacing w:val="-16"/>
                <w:kern w:val="2"/>
                <w:sz w:val="16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348F293" w14:textId="77777777" w:rsidR="00D8375C" w:rsidRDefault="00D8375C">
            <w:pPr>
              <w:pStyle w:val="CB"/>
              <w:rPr>
                <w:color w:val="000000" w:themeColor="text1"/>
                <w:sz w:val="16"/>
                <w:szCs w:val="18"/>
              </w:rPr>
            </w:pPr>
            <w:proofErr w:type="spellStart"/>
            <w:r>
              <w:rPr>
                <w:rFonts w:hint="eastAsia"/>
                <w:color w:val="000000" w:themeColor="text1"/>
                <w:sz w:val="16"/>
                <w:szCs w:val="18"/>
              </w:rPr>
              <w:t>주결제</w:t>
            </w:r>
            <w:proofErr w:type="spellEnd"/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08EC28D" w14:textId="77777777" w:rsidR="00D8375C" w:rsidRDefault="00D8375C">
            <w:pPr>
              <w:pStyle w:val="CB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포인트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FCA6A32" w14:textId="77777777" w:rsidR="00D8375C" w:rsidRDefault="00D8375C">
            <w:pPr>
              <w:pStyle w:val="aff0"/>
              <w:jc w:val="center"/>
              <w:rPr>
                <w:b/>
                <w:color w:val="000000" w:themeColor="text1"/>
                <w:sz w:val="16"/>
                <w:szCs w:val="18"/>
              </w:rPr>
            </w:pPr>
            <w:proofErr w:type="spellStart"/>
            <w:r>
              <w:rPr>
                <w:rFonts w:hint="eastAsia"/>
                <w:b/>
                <w:color w:val="000000" w:themeColor="text1"/>
                <w:sz w:val="16"/>
                <w:szCs w:val="18"/>
              </w:rPr>
              <w:t>기프트카드</w:t>
            </w:r>
            <w:proofErr w:type="spellEnd"/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358EB3D" w14:textId="77777777" w:rsidR="00D8375C" w:rsidRDefault="00D8375C">
            <w:pPr>
              <w:pStyle w:val="CB"/>
              <w:rPr>
                <w:color w:val="000000" w:themeColor="text1"/>
                <w:sz w:val="16"/>
                <w:szCs w:val="18"/>
              </w:rPr>
            </w:pPr>
            <w:proofErr w:type="spellStart"/>
            <w:r>
              <w:rPr>
                <w:rFonts w:hint="eastAsia"/>
                <w:color w:val="000000" w:themeColor="text1"/>
                <w:sz w:val="16"/>
                <w:szCs w:val="18"/>
              </w:rPr>
              <w:t>주결제</w:t>
            </w:r>
            <w:proofErr w:type="spellEnd"/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5454C5D" w14:textId="77777777" w:rsidR="00D8375C" w:rsidRDefault="00D8375C">
            <w:pPr>
              <w:pStyle w:val="CB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포인트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E8F7763" w14:textId="77777777" w:rsidR="00D8375C" w:rsidRDefault="00D8375C">
            <w:pPr>
              <w:pStyle w:val="CB"/>
              <w:rPr>
                <w:color w:val="000000" w:themeColor="text1"/>
                <w:sz w:val="16"/>
                <w:szCs w:val="18"/>
              </w:rPr>
            </w:pPr>
            <w:proofErr w:type="spellStart"/>
            <w:r>
              <w:rPr>
                <w:rFonts w:hint="eastAsia"/>
                <w:color w:val="000000" w:themeColor="text1"/>
                <w:sz w:val="16"/>
                <w:szCs w:val="18"/>
              </w:rPr>
              <w:t>기프트카드</w:t>
            </w:r>
            <w:proofErr w:type="spellEnd"/>
          </w:p>
        </w:tc>
      </w:tr>
      <w:tr w:rsidR="00D8375C" w14:paraId="74743FEA" w14:textId="77777777" w:rsidTr="00B47CBB">
        <w:tc>
          <w:tcPr>
            <w:tcW w:w="5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27F96" w14:textId="77777777" w:rsidR="00D8375C" w:rsidRDefault="00D8375C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color w:val="000000" w:themeColor="text1"/>
                <w:sz w:val="16"/>
                <w:szCs w:val="18"/>
              </w:rPr>
              <w:t>회원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577C7" w14:textId="77777777" w:rsidR="00D8375C" w:rsidRDefault="00D8375C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color w:val="000000" w:themeColor="text1"/>
                <w:sz w:val="16"/>
                <w:szCs w:val="18"/>
              </w:rPr>
              <w:t>통합</w:t>
            </w:r>
            <w:r>
              <w:rPr>
                <w:rFonts w:hint="eastAsia"/>
                <w:color w:val="000000" w:themeColor="text1"/>
                <w:sz w:val="16"/>
                <w:szCs w:val="18"/>
              </w:rPr>
              <w:t xml:space="preserve"> </w:t>
            </w:r>
            <w:r>
              <w:rPr>
                <w:rFonts w:hint="eastAsia"/>
                <w:color w:val="000000" w:themeColor="text1"/>
                <w:sz w:val="16"/>
                <w:szCs w:val="18"/>
              </w:rPr>
              <w:t>멤버십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108C6" w14:textId="77777777" w:rsidR="00D8375C" w:rsidRDefault="00D8375C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○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7AF4" w14:textId="77777777" w:rsidR="00D8375C" w:rsidRDefault="00D8375C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○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BD97A" w14:textId="77777777" w:rsidR="00D8375C" w:rsidRDefault="00D8375C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○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2FA4F" w14:textId="77777777" w:rsidR="00D8375C" w:rsidRDefault="00D8375C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○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96C22" w14:textId="77777777" w:rsidR="00D8375C" w:rsidRDefault="00D8375C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○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64079" w14:textId="77777777" w:rsidR="00D8375C" w:rsidRDefault="00D8375C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○</w:t>
            </w:r>
          </w:p>
        </w:tc>
      </w:tr>
      <w:tr w:rsidR="00D07C9E" w14:paraId="6B0E19B9" w14:textId="77777777" w:rsidTr="00B47CB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4EBAB" w14:textId="77777777" w:rsidR="00D07C9E" w:rsidRDefault="00D07C9E" w:rsidP="00D07C9E">
            <w:pPr>
              <w:widowControl/>
              <w:spacing w:line="240" w:lineRule="auto"/>
              <w:jc w:val="left"/>
              <w:rPr>
                <w:rFonts w:cs="Times New Roman"/>
                <w:color w:val="000000" w:themeColor="text1"/>
                <w:spacing w:val="-16"/>
                <w:kern w:val="2"/>
                <w:sz w:val="16"/>
                <w:szCs w:val="18"/>
              </w:rPr>
            </w:pP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1DC1B" w14:textId="77777777" w:rsidR="00D07C9E" w:rsidRDefault="00D07C9E" w:rsidP="00D07C9E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color w:val="000000" w:themeColor="text1"/>
                <w:sz w:val="16"/>
                <w:szCs w:val="18"/>
              </w:rPr>
              <w:t>온라인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5E19B" w14:textId="77777777" w:rsidR="00D07C9E" w:rsidRDefault="00D07C9E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○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CE36E" w14:textId="77777777" w:rsidR="00D07C9E" w:rsidRDefault="00D07C9E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X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DD100" w14:textId="77777777" w:rsidR="00D07C9E" w:rsidRDefault="00D07C9E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○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9EE8" w14:textId="45424412" w:rsidR="00D07C9E" w:rsidRDefault="00D07C9E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 w:rsidRPr="00553DCD">
              <w:rPr>
                <w:rFonts w:hint="eastAsia"/>
                <w:bCs/>
                <w:color w:val="000000" w:themeColor="text1"/>
                <w:sz w:val="16"/>
                <w:szCs w:val="18"/>
              </w:rPr>
              <w:t>X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7DCB6" w14:textId="4762DF4F" w:rsidR="00D07C9E" w:rsidRDefault="00D07C9E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 w:rsidRPr="00553DCD">
              <w:rPr>
                <w:rFonts w:hint="eastAsia"/>
                <w:bCs/>
                <w:color w:val="000000" w:themeColor="text1"/>
                <w:sz w:val="16"/>
                <w:szCs w:val="18"/>
              </w:rPr>
              <w:t>X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AEEF5" w14:textId="076C9E9B" w:rsidR="00D07C9E" w:rsidRDefault="00D07C9E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 w:rsidRPr="00553DCD">
              <w:rPr>
                <w:rFonts w:hint="eastAsia"/>
                <w:bCs/>
                <w:color w:val="000000" w:themeColor="text1"/>
                <w:sz w:val="16"/>
                <w:szCs w:val="18"/>
              </w:rPr>
              <w:t>X</w:t>
            </w:r>
          </w:p>
        </w:tc>
      </w:tr>
      <w:tr w:rsidR="00D8375C" w14:paraId="6251F466" w14:textId="77777777" w:rsidTr="00B47CBB">
        <w:trPr>
          <w:trHeight w:val="345"/>
        </w:trPr>
        <w:tc>
          <w:tcPr>
            <w:tcW w:w="1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DBDA1" w14:textId="77777777" w:rsidR="00D8375C" w:rsidRDefault="00D8375C">
            <w:pPr>
              <w:pStyle w:val="aff0"/>
              <w:jc w:val="center"/>
              <w:rPr>
                <w:strike/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color w:val="000000" w:themeColor="text1"/>
                <w:sz w:val="16"/>
                <w:szCs w:val="18"/>
              </w:rPr>
              <w:lastRenderedPageBreak/>
              <w:t>비회원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080DD" w14:textId="77777777" w:rsidR="00D8375C" w:rsidRDefault="00D8375C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○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C5AAD" w14:textId="77777777" w:rsidR="00D8375C" w:rsidRDefault="00D8375C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X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F8820" w14:textId="77777777" w:rsidR="00D8375C" w:rsidRDefault="00D8375C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X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5EEF9" w14:textId="77777777" w:rsidR="00D8375C" w:rsidRDefault="00D8375C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X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D748A" w14:textId="77777777" w:rsidR="00D8375C" w:rsidRDefault="00D8375C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X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CA0CF" w14:textId="77777777" w:rsidR="00D8375C" w:rsidRDefault="00D8375C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X</w:t>
            </w:r>
          </w:p>
        </w:tc>
      </w:tr>
      <w:tr w:rsidR="00B47CBB" w14:paraId="18256555" w14:textId="77777777" w:rsidTr="00B47CBB">
        <w:tc>
          <w:tcPr>
            <w:tcW w:w="13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9C6AA" w14:textId="77777777" w:rsidR="00B47CBB" w:rsidRDefault="00B47CBB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color w:val="000000" w:themeColor="text1"/>
                <w:sz w:val="16"/>
                <w:szCs w:val="18"/>
              </w:rPr>
              <w:t>임직원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77140" w14:textId="77777777" w:rsidR="00B47CBB" w:rsidRDefault="00B47CBB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○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08A14" w14:textId="77777777" w:rsidR="00B47CBB" w:rsidRDefault="00B47CBB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X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DF557" w14:textId="77777777" w:rsidR="00B47CBB" w:rsidRDefault="00B47CBB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>
              <w:rPr>
                <w:rFonts w:hint="eastAsia"/>
                <w:bCs/>
                <w:color w:val="000000" w:themeColor="text1"/>
                <w:sz w:val="16"/>
                <w:szCs w:val="18"/>
              </w:rPr>
              <w:t>○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9B670" w14:textId="2289E829" w:rsidR="00B47CBB" w:rsidRDefault="00B47CBB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 w:rsidRPr="00F1227E">
              <w:rPr>
                <w:rFonts w:hint="eastAsia"/>
                <w:bCs/>
                <w:color w:val="000000" w:themeColor="text1"/>
                <w:sz w:val="16"/>
                <w:szCs w:val="18"/>
              </w:rPr>
              <w:t>X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8CA7F" w14:textId="46AC0A7D" w:rsidR="00B47CBB" w:rsidRDefault="00B47CBB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 w:rsidRPr="00F1227E">
              <w:rPr>
                <w:rFonts w:hint="eastAsia"/>
                <w:bCs/>
                <w:color w:val="000000" w:themeColor="text1"/>
                <w:sz w:val="16"/>
                <w:szCs w:val="18"/>
              </w:rPr>
              <w:t>X</w:t>
            </w:r>
          </w:p>
        </w:tc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D1B84" w14:textId="1E178D6C" w:rsidR="00B47CBB" w:rsidRDefault="00B47CBB" w:rsidP="00B47CBB">
            <w:pPr>
              <w:pStyle w:val="aff0"/>
              <w:jc w:val="center"/>
              <w:rPr>
                <w:color w:val="000000" w:themeColor="text1"/>
                <w:sz w:val="16"/>
                <w:szCs w:val="18"/>
              </w:rPr>
            </w:pPr>
            <w:r w:rsidRPr="00F1227E">
              <w:rPr>
                <w:rFonts w:hint="eastAsia"/>
                <w:bCs/>
                <w:color w:val="000000" w:themeColor="text1"/>
                <w:sz w:val="16"/>
                <w:szCs w:val="18"/>
              </w:rPr>
              <w:t>X</w:t>
            </w:r>
          </w:p>
        </w:tc>
      </w:tr>
    </w:tbl>
    <w:p w14:paraId="5BDB9AA2" w14:textId="1A0A3EA0" w:rsidR="00D16A1A" w:rsidRDefault="008C7DA4" w:rsidP="008C7DA4">
      <w:r>
        <w:br/>
      </w:r>
    </w:p>
    <w:p w14:paraId="161133AE" w14:textId="77777777" w:rsidR="008C7DA4" w:rsidRPr="008C7DA4" w:rsidRDefault="008C7DA4" w:rsidP="008C7DA4"/>
    <w:p w14:paraId="4709C021" w14:textId="24FEBE69" w:rsidR="00D8375C" w:rsidRPr="00D8375C" w:rsidRDefault="00D8375C" w:rsidP="00D8375C">
      <w:pPr>
        <w:pStyle w:val="-3"/>
        <w:ind w:leftChars="213" w:left="993"/>
      </w:pPr>
      <w:bookmarkStart w:id="93" w:name="_Toc6416768"/>
      <w:r>
        <w:rPr>
          <w:rFonts w:hint="eastAsia"/>
        </w:rPr>
        <w:t>결제 수단별 사용 처리 순서</w:t>
      </w:r>
      <w:bookmarkEnd w:id="93"/>
    </w:p>
    <w:p w14:paraId="54C76EFD" w14:textId="47092801" w:rsidR="00B55527" w:rsidRDefault="00B55527" w:rsidP="00952EEF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주결제수단을 복수로 선택하는 복합결제는 불가능하다. </w:t>
      </w:r>
    </w:p>
    <w:p w14:paraId="29F4652E" w14:textId="4D95908B" w:rsidR="00DA5407" w:rsidRPr="00C858C4" w:rsidRDefault="0014131E" w:rsidP="0014131E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결제 우선 순위는 </w:t>
      </w:r>
      <w:r>
        <w:rPr>
          <w:sz w:val="22"/>
          <w:szCs w:val="22"/>
        </w:rPr>
        <w:t>‘</w:t>
      </w:r>
      <w:r>
        <w:rPr>
          <w:rFonts w:hint="eastAsia"/>
          <w:sz w:val="22"/>
          <w:szCs w:val="22"/>
        </w:rPr>
        <w:t xml:space="preserve">보조 결제수단 </w:t>
      </w:r>
      <w:r>
        <w:rPr>
          <w:sz w:val="22"/>
          <w:szCs w:val="22"/>
        </w:rPr>
        <w:t>(</w:t>
      </w:r>
      <w:r>
        <w:rPr>
          <w:rFonts w:hint="eastAsia"/>
          <w:sz w:val="22"/>
          <w:szCs w:val="22"/>
        </w:rPr>
        <w:t xml:space="preserve">이벤트 포인트 </w:t>
      </w:r>
      <w:r>
        <w:rPr>
          <w:sz w:val="22"/>
          <w:szCs w:val="22"/>
        </w:rPr>
        <w:t xml:space="preserve">&gt; </w:t>
      </w:r>
      <w:r>
        <w:rPr>
          <w:rFonts w:hint="eastAsia"/>
          <w:sz w:val="22"/>
          <w:szCs w:val="22"/>
        </w:rPr>
        <w:t xml:space="preserve">구매포인트 </w:t>
      </w:r>
      <w:r>
        <w:rPr>
          <w:sz w:val="22"/>
          <w:szCs w:val="22"/>
        </w:rPr>
        <w:t xml:space="preserve">&gt; </w:t>
      </w:r>
      <w:proofErr w:type="spellStart"/>
      <w:r>
        <w:rPr>
          <w:rFonts w:hint="eastAsia"/>
          <w:sz w:val="22"/>
          <w:szCs w:val="22"/>
        </w:rPr>
        <w:t>기프트카드</w:t>
      </w:r>
      <w:proofErr w:type="spellEnd"/>
      <w:r>
        <w:rPr>
          <w:rFonts w:hint="eastAsia"/>
          <w:sz w:val="22"/>
          <w:szCs w:val="22"/>
        </w:rPr>
        <w:t>)</w:t>
      </w:r>
      <w:r>
        <w:rPr>
          <w:sz w:val="22"/>
          <w:szCs w:val="22"/>
        </w:rPr>
        <w:t xml:space="preserve"> &gt; </w:t>
      </w:r>
      <w:r>
        <w:rPr>
          <w:rFonts w:hint="eastAsia"/>
          <w:sz w:val="22"/>
          <w:szCs w:val="22"/>
        </w:rPr>
        <w:t>주 결제수단</w:t>
      </w:r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>순으로 사용한다.</w:t>
      </w:r>
      <w:r>
        <w:rPr>
          <w:sz w:val="22"/>
          <w:szCs w:val="22"/>
        </w:rPr>
        <w:t xml:space="preserve"> </w:t>
      </w:r>
      <w:r w:rsidR="00952EEF" w:rsidRPr="00C858C4">
        <w:rPr>
          <w:sz w:val="22"/>
          <w:szCs w:val="22"/>
        </w:rPr>
        <w:br/>
      </w:r>
    </w:p>
    <w:p w14:paraId="1FDA62E4" w14:textId="5015C1E3" w:rsidR="00DA5407" w:rsidRPr="00151B27" w:rsidRDefault="00952EEF" w:rsidP="00DA5407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94" w:name="_Toc6416769"/>
      <w:r>
        <w:rPr>
          <w:rFonts w:asciiTheme="minorEastAsia" w:eastAsiaTheme="minorEastAsia" w:hAnsiTheme="minorEastAsia" w:cs="Calibri" w:hint="eastAsia"/>
        </w:rPr>
        <w:t>결제 금액</w:t>
      </w:r>
      <w:r w:rsidR="00EB5206">
        <w:rPr>
          <w:rFonts w:asciiTheme="minorEastAsia" w:eastAsiaTheme="minorEastAsia" w:hAnsiTheme="minorEastAsia" w:cs="Calibri" w:hint="eastAsia"/>
        </w:rPr>
        <w:t xml:space="preserve"> 산정 방법</w:t>
      </w:r>
      <w:bookmarkEnd w:id="94"/>
    </w:p>
    <w:p w14:paraId="0BE3142B" w14:textId="6DBBF289" w:rsidR="00CA0446" w:rsidRDefault="00CA0446" w:rsidP="00CA044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할인 수단의 우선순위에 따라 최종 결제금액이 확정된다.</w:t>
      </w:r>
    </w:p>
    <w:p w14:paraId="415FFC71" w14:textId="77777777" w:rsidR="00CA0446" w:rsidRDefault="00CA0446" w:rsidP="00CA044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주문서 결제 금액 확정 순서는 아래와 같다. </w:t>
      </w:r>
      <w:r w:rsidR="00DA5407" w:rsidRPr="00CA0446">
        <w:rPr>
          <w:sz w:val="22"/>
          <w:szCs w:val="22"/>
        </w:rPr>
        <w:t xml:space="preserve"> </w:t>
      </w:r>
    </w:p>
    <w:tbl>
      <w:tblPr>
        <w:tblpPr w:leftFromText="142" w:rightFromText="142" w:vertAnchor="text" w:horzAnchor="margin" w:tblpXSpec="right" w:tblpY="2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1701"/>
        <w:gridCol w:w="5336"/>
      </w:tblGrid>
      <w:tr w:rsidR="00CA0446" w14:paraId="764A3D8B" w14:textId="77777777" w:rsidTr="00CA0446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644C93" w14:textId="77777777" w:rsidR="00CA0446" w:rsidRDefault="00CA0446">
            <w:pPr>
              <w:pStyle w:val="CB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순서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4DA6EDC" w14:textId="77777777" w:rsidR="00CA0446" w:rsidRDefault="00CA0446">
            <w:pPr>
              <w:pStyle w:val="CB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할인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DB9E07" w14:textId="77777777" w:rsidR="00CA0446" w:rsidRDefault="00CA0446">
            <w:pPr>
              <w:pStyle w:val="CB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내용</w:t>
            </w:r>
          </w:p>
        </w:tc>
      </w:tr>
      <w:tr w:rsidR="00A15AF2" w14:paraId="176FC217" w14:textId="77777777" w:rsidTr="00CA0446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0E442" w14:textId="4715BC15" w:rsidR="00A15AF2" w:rsidRDefault="00A15AF2" w:rsidP="00A15AF2">
            <w:pPr>
              <w:pStyle w:val="aff0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1순위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17F3C" w14:textId="77777777" w:rsidR="00A15AF2" w:rsidRDefault="00A15AF2" w:rsidP="00A15AF2">
            <w:pPr>
              <w:pStyle w:val="aff0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프로모션 할인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AF0AB" w14:textId="23A637E2" w:rsidR="00A15AF2" w:rsidRDefault="00A15AF2" w:rsidP="00A15AF2">
            <w:pPr>
              <w:pStyle w:val="aff0"/>
              <w:jc w:val="both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정상가에 프로모션 할인이 적용된다. (프로모션 적용된 금액이 판매가와 동일하거나 가격이 더 비싼 경우, 판매가로 표시된다.)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br/>
              <w:t xml:space="preserve">(즉시할인, </w:t>
            </w:r>
            <w:proofErr w:type="spellStart"/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다족할인</w:t>
            </w:r>
            <w:proofErr w:type="spellEnd"/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)</w:t>
            </w:r>
          </w:p>
        </w:tc>
      </w:tr>
      <w:tr w:rsidR="00A15AF2" w14:paraId="4FEEEF80" w14:textId="77777777" w:rsidTr="00CA0446">
        <w:trPr>
          <w:trHeight w:val="34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5AA66" w14:textId="6D1B697E" w:rsidR="00A15AF2" w:rsidRDefault="00A15AF2" w:rsidP="00A15AF2">
            <w:pPr>
              <w:pStyle w:val="aff0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2순위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6CDD0" w14:textId="77777777" w:rsidR="00A15AF2" w:rsidRDefault="00A15AF2" w:rsidP="00A15AF2">
            <w:pPr>
              <w:pStyle w:val="aff0"/>
              <w:jc w:val="center"/>
              <w:rPr>
                <w:rFonts w:asciiTheme="minorEastAsia" w:eastAsiaTheme="minorEastAsia" w:hAnsiTheme="minorEastAsia"/>
                <w:strike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쿠폰 할인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29EB2" w14:textId="77777777" w:rsidR="00A15AF2" w:rsidRDefault="00A15AF2" w:rsidP="00A15AF2">
            <w:pPr>
              <w:pStyle w:val="aff0"/>
              <w:jc w:val="both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판매가 또는 프로모션 할인 적용된 금액에 쿠폰할인 적용</w:t>
            </w:r>
          </w:p>
        </w:tc>
      </w:tr>
      <w:tr w:rsidR="00A15AF2" w14:paraId="754CF1C5" w14:textId="77777777" w:rsidTr="00CA0446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6DD5D" w14:textId="6AFEA731" w:rsidR="00A15AF2" w:rsidRDefault="00A15AF2" w:rsidP="00A15AF2">
            <w:pPr>
              <w:pStyle w:val="aff0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3순위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706C9" w14:textId="77777777" w:rsidR="00A15AF2" w:rsidRDefault="00A15AF2" w:rsidP="00A15AF2">
            <w:pPr>
              <w:pStyle w:val="aff0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이벤트포인트 사용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A251E" w14:textId="51D41AA3" w:rsidR="00EF2A1C" w:rsidRPr="00EF2A1C" w:rsidRDefault="00A15AF2" w:rsidP="00EF2A1C">
            <w:pPr>
              <w:pStyle w:val="aff0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(상품판매가-1or2-3) 금액에서 이벤트포인트 사용 적용</w:t>
            </w:r>
            <w:r w:rsidR="00EF2A1C"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br/>
            </w:r>
            <w:r w:rsidR="00EF2A1C" w:rsidRPr="00EF2A1C"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t xml:space="preserve">- 적립 포인트 전액 결제 가능, </w:t>
            </w:r>
          </w:p>
          <w:p w14:paraId="0CDC2A3C" w14:textId="5D93231F" w:rsidR="00A15AF2" w:rsidRDefault="00EF2A1C" w:rsidP="00EF2A1C">
            <w:pPr>
              <w:pStyle w:val="aff0"/>
              <w:jc w:val="both"/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</w:pPr>
            <w:r w:rsidRPr="00EF2A1C"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t>- 이벤트 포인트는 할인(</w:t>
            </w:r>
            <w:proofErr w:type="spellStart"/>
            <w:r w:rsidRPr="00EF2A1C"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t>다족구매</w:t>
            </w:r>
            <w:proofErr w:type="spellEnd"/>
            <w:r w:rsidRPr="00EF2A1C"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t xml:space="preserve">, 쿠폰) 적용 후 단품 3만원이상 구매 시 사용 가능하므로, 30,000원짜리 상품 A. B를 구입한 뒤 </w:t>
            </w:r>
            <w:r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br/>
            </w:r>
            <w:r w:rsidRPr="00EF2A1C"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t xml:space="preserve">A상품에 1,000원 할인쿠폰을 사용했다면, </w:t>
            </w:r>
            <w:r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br/>
            </w:r>
            <w:r w:rsidRPr="00EF2A1C"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t xml:space="preserve">총 59,000원 중 B상품(30,000원)에만 사용가능 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하다.</w:t>
            </w:r>
            <w:r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 xml:space="preserve">이 경우 </w:t>
            </w:r>
            <w:r w:rsidRPr="00EF2A1C"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t xml:space="preserve">이벤트 포인트 50,000포인트를 가지고 있다해도 </w:t>
            </w:r>
            <w:r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상품에 대한</w:t>
            </w:r>
            <w:r w:rsidRPr="00EF2A1C"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t>30,000포인트만 사용 가능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하다.</w:t>
            </w:r>
          </w:p>
        </w:tc>
      </w:tr>
      <w:tr w:rsidR="00A15AF2" w14:paraId="4DC41540" w14:textId="77777777" w:rsidTr="00CA0446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418B1" w14:textId="10364C49" w:rsidR="00A15AF2" w:rsidRDefault="00A15AF2" w:rsidP="00A15AF2">
            <w:pPr>
              <w:pStyle w:val="aff0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4순위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3F72D" w14:textId="77777777" w:rsidR="00A15AF2" w:rsidRDefault="00A15AF2" w:rsidP="00A15AF2">
            <w:pPr>
              <w:pStyle w:val="aff0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구매포인트 사용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E27A7" w14:textId="51A64190" w:rsidR="00A15AF2" w:rsidRDefault="00A15AF2" w:rsidP="00A15AF2">
            <w:pPr>
              <w:pStyle w:val="aff0"/>
              <w:jc w:val="both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(상품판매가-1or2-3-4) 금액에서 구매포인트 사용 적용</w:t>
            </w:r>
          </w:p>
        </w:tc>
      </w:tr>
    </w:tbl>
    <w:p w14:paraId="74650457" w14:textId="4CB05EC5" w:rsidR="00DA5407" w:rsidRDefault="00EB5206" w:rsidP="006A70F6">
      <w:pPr>
        <w:pStyle w:val="afe"/>
      </w:pPr>
      <w:r>
        <w:br/>
      </w:r>
      <w:r>
        <w:br/>
      </w:r>
    </w:p>
    <w:p w14:paraId="253093B8" w14:textId="4300ED5C" w:rsidR="00EB5206" w:rsidRDefault="00EB5206" w:rsidP="006A70F6">
      <w:pPr>
        <w:pStyle w:val="afe"/>
      </w:pPr>
    </w:p>
    <w:p w14:paraId="159EC016" w14:textId="3CC83B40" w:rsidR="00EB5206" w:rsidRDefault="00EB5206" w:rsidP="006A70F6">
      <w:pPr>
        <w:pStyle w:val="afe"/>
      </w:pPr>
    </w:p>
    <w:p w14:paraId="6895DE37" w14:textId="6CADBEFA" w:rsidR="00EB5206" w:rsidRDefault="00EB5206" w:rsidP="006A70F6">
      <w:pPr>
        <w:pStyle w:val="afe"/>
      </w:pPr>
    </w:p>
    <w:p w14:paraId="60847A53" w14:textId="0487BC00" w:rsidR="00EB5206" w:rsidRDefault="00D16A1A" w:rsidP="006A70F6">
      <w:pPr>
        <w:pStyle w:val="afe"/>
      </w:pPr>
      <w:r>
        <w:br/>
      </w:r>
    </w:p>
    <w:p w14:paraId="0BA53E2B" w14:textId="77777777" w:rsidR="00D16A1A" w:rsidRDefault="00D16A1A" w:rsidP="00D16A1A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95" w:name="_Toc6416770"/>
      <w:r>
        <w:rPr>
          <w:rFonts w:asciiTheme="minorEastAsia" w:eastAsiaTheme="minorEastAsia" w:hAnsiTheme="minorEastAsia" w:cs="Calibri" w:hint="eastAsia"/>
        </w:rPr>
        <w:t>신용카드</w:t>
      </w:r>
      <w:bookmarkEnd w:id="95"/>
    </w:p>
    <w:p w14:paraId="5D4EA3FA" w14:textId="77777777" w:rsidR="00D16A1A" w:rsidRDefault="00D16A1A" w:rsidP="00D16A1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PG사에서 제공하는 신용카드가 결제가능한 카드로 노출된다.</w:t>
      </w:r>
    </w:p>
    <w:p w14:paraId="2CF59C0B" w14:textId="77777777" w:rsidR="00D16A1A" w:rsidRDefault="00D16A1A" w:rsidP="00D16A1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일시불 결제 또는 할부가 가능하며, 무이자할부는 PG사의 정책을 따른다</w:t>
      </w:r>
    </w:p>
    <w:p w14:paraId="65700CE3" w14:textId="77777777" w:rsidR="00D16A1A" w:rsidRDefault="00D16A1A" w:rsidP="00D16A1A">
      <w:pPr>
        <w:pStyle w:val="af4"/>
        <w:numPr>
          <w:ilvl w:val="3"/>
          <w:numId w:val="7"/>
        </w:numPr>
        <w:ind w:leftChars="0"/>
        <w:jc w:val="left"/>
      </w:pPr>
      <w:r>
        <w:rPr>
          <w:rFonts w:hint="eastAsia"/>
          <w:sz w:val="22"/>
          <w:szCs w:val="22"/>
        </w:rPr>
        <w:t>간편결제 서비스의 신청/탈퇴/사용방법 등은 각 카드사의 정책을 따르며, 카드사별로 상이하다.</w:t>
      </w:r>
      <w:r>
        <w:rPr>
          <w:rFonts w:hint="eastAsia"/>
          <w:sz w:val="22"/>
          <w:szCs w:val="22"/>
        </w:rPr>
        <w:br/>
      </w:r>
    </w:p>
    <w:p w14:paraId="16AB57D4" w14:textId="77777777" w:rsidR="00D16A1A" w:rsidRDefault="00D16A1A" w:rsidP="00D16A1A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96" w:name="_Toc4690578"/>
      <w:bookmarkStart w:id="97" w:name="_Toc5273431"/>
      <w:bookmarkStart w:id="98" w:name="_Toc6416771"/>
      <w:r>
        <w:rPr>
          <w:rFonts w:asciiTheme="minorEastAsia" w:eastAsiaTheme="minorEastAsia" w:hAnsiTheme="minorEastAsia" w:cs="Calibri" w:hint="eastAsia"/>
        </w:rPr>
        <w:t>실시간계좌이체</w:t>
      </w:r>
      <w:bookmarkEnd w:id="96"/>
      <w:bookmarkEnd w:id="97"/>
      <w:bookmarkEnd w:id="98"/>
    </w:p>
    <w:p w14:paraId="4655210E" w14:textId="77777777" w:rsidR="00D16A1A" w:rsidRDefault="00D16A1A" w:rsidP="00D16A1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PG사에서 제공하는 은행/증권사를 선택한후 실시간 계좌이체 거래가 가능하다. </w:t>
      </w:r>
    </w:p>
    <w:p w14:paraId="4AE1E309" w14:textId="77777777" w:rsidR="00D16A1A" w:rsidRDefault="00D16A1A" w:rsidP="00D16A1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 xml:space="preserve">고객이 </w:t>
      </w:r>
      <w:proofErr w:type="spellStart"/>
      <w:r>
        <w:rPr>
          <w:rFonts w:hint="eastAsia"/>
          <w:sz w:val="22"/>
          <w:szCs w:val="22"/>
        </w:rPr>
        <w:t>에스크로</w:t>
      </w:r>
      <w:proofErr w:type="spellEnd"/>
      <w:r>
        <w:rPr>
          <w:rFonts w:hint="eastAsia"/>
          <w:sz w:val="22"/>
          <w:szCs w:val="22"/>
        </w:rPr>
        <w:t xml:space="preserve"> 적용/미적용 여부를 선택할 수 있다. </w:t>
      </w:r>
      <w:r>
        <w:rPr>
          <w:rFonts w:hint="eastAsia"/>
          <w:sz w:val="22"/>
          <w:szCs w:val="22"/>
        </w:rPr>
        <w:br/>
      </w:r>
    </w:p>
    <w:p w14:paraId="56CFBF03" w14:textId="77777777" w:rsidR="00D16A1A" w:rsidRDefault="00D16A1A" w:rsidP="00D16A1A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99" w:name="_Toc4690579"/>
      <w:bookmarkStart w:id="100" w:name="_Toc5273432"/>
      <w:bookmarkStart w:id="101" w:name="_Toc6416772"/>
      <w:r>
        <w:rPr>
          <w:rFonts w:asciiTheme="minorEastAsia" w:eastAsiaTheme="minorEastAsia" w:hAnsiTheme="minorEastAsia" w:cs="Calibri" w:hint="eastAsia"/>
        </w:rPr>
        <w:t>무통장입금(가상계좌)</w:t>
      </w:r>
      <w:bookmarkEnd w:id="99"/>
      <w:bookmarkEnd w:id="100"/>
      <w:bookmarkEnd w:id="101"/>
    </w:p>
    <w:p w14:paraId="7ADFC1C2" w14:textId="77777777" w:rsidR="00D16A1A" w:rsidRDefault="00D16A1A" w:rsidP="00D16A1A">
      <w:pPr>
        <w:pStyle w:val="af4"/>
        <w:numPr>
          <w:ilvl w:val="3"/>
          <w:numId w:val="7"/>
        </w:numPr>
        <w:ind w:leftChars="0"/>
        <w:jc w:val="left"/>
        <w:rPr>
          <w:rFonts w:asciiTheme="minorEastAsia" w:eastAsiaTheme="minorEastAsia" w:hAnsiTheme="minorEastAsia" w:cs="Calibri"/>
          <w:sz w:val="22"/>
        </w:rPr>
      </w:pPr>
      <w:r>
        <w:rPr>
          <w:rFonts w:hint="eastAsia"/>
          <w:sz w:val="22"/>
          <w:szCs w:val="22"/>
        </w:rPr>
        <w:t>고객에게 가상의 지정계좌정보를 제공하여 입금을 받는 방식이다.</w:t>
      </w:r>
    </w:p>
    <w:p w14:paraId="7519305A" w14:textId="77777777" w:rsidR="00D16A1A" w:rsidRDefault="00D16A1A" w:rsidP="00D16A1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무통장입금(가상계좌)는 고객이 주문한 후 3일 이 내(주문일 포함) 입금되지 않을 경우 자동 취소된다.</w:t>
      </w:r>
    </w:p>
    <w:p w14:paraId="6260D6B8" w14:textId="77777777" w:rsidR="00D16A1A" w:rsidRDefault="00D16A1A" w:rsidP="00D16A1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계좌번호는 1회 주문에 한하여 발급되는 1회성 계좌로 주문 완료 시 주문상세내역 또는 고객의 휴대전화로 발송되는 SMS로 확인할 수 있다. </w:t>
      </w:r>
    </w:p>
    <w:p w14:paraId="381A2B95" w14:textId="77777777" w:rsidR="00D16A1A" w:rsidRDefault="00D16A1A" w:rsidP="00D16A1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고객이 </w:t>
      </w:r>
      <w:proofErr w:type="spellStart"/>
      <w:r>
        <w:rPr>
          <w:rFonts w:hint="eastAsia"/>
          <w:sz w:val="22"/>
          <w:szCs w:val="22"/>
        </w:rPr>
        <w:t>에스크로</w:t>
      </w:r>
      <w:proofErr w:type="spellEnd"/>
      <w:r>
        <w:rPr>
          <w:rFonts w:hint="eastAsia"/>
          <w:sz w:val="22"/>
          <w:szCs w:val="22"/>
        </w:rPr>
        <w:t xml:space="preserve"> 적용/미적용 여부를 선택할 수 있다. </w:t>
      </w:r>
    </w:p>
    <w:p w14:paraId="5F06CBB1" w14:textId="77777777" w:rsidR="00D16A1A" w:rsidRDefault="00D16A1A" w:rsidP="00D16A1A">
      <w:pPr>
        <w:pStyle w:val="af4"/>
        <w:ind w:leftChars="0" w:left="992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- 무통장입금은 현금영수증 발행이 가능 해야 한다. </w:t>
      </w:r>
    </w:p>
    <w:p w14:paraId="22C139F7" w14:textId="77777777" w:rsidR="00D16A1A" w:rsidRDefault="00D16A1A" w:rsidP="00D16A1A">
      <w:pPr>
        <w:pStyle w:val="af4"/>
        <w:ind w:leftChars="0" w:left="992"/>
        <w:jc w:val="left"/>
        <w:rPr>
          <w:sz w:val="22"/>
          <w:szCs w:val="22"/>
        </w:rPr>
      </w:pPr>
    </w:p>
    <w:p w14:paraId="69D98B73" w14:textId="77777777" w:rsidR="00D16A1A" w:rsidRDefault="00D16A1A" w:rsidP="00D16A1A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02" w:name="_Toc4690580"/>
      <w:bookmarkStart w:id="103" w:name="_Toc5273433"/>
      <w:bookmarkStart w:id="104" w:name="_Toc6416773"/>
      <w:r>
        <w:rPr>
          <w:rFonts w:asciiTheme="minorEastAsia" w:eastAsiaTheme="minorEastAsia" w:hAnsiTheme="minorEastAsia" w:cs="Calibri" w:hint="eastAsia"/>
        </w:rPr>
        <w:t>간편페이</w:t>
      </w:r>
      <w:bookmarkEnd w:id="102"/>
      <w:bookmarkEnd w:id="103"/>
      <w:bookmarkEnd w:id="104"/>
    </w:p>
    <w:p w14:paraId="59C7A8FF" w14:textId="77777777" w:rsidR="00D16A1A" w:rsidRDefault="00D16A1A" w:rsidP="00D16A1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온라인에 사용되는 PAY는 네이버페이, 카카오페이 2종류이다. </w:t>
      </w:r>
      <w:bookmarkStart w:id="105" w:name="_Toc5273434"/>
    </w:p>
    <w:p w14:paraId="5BAB1FE4" w14:textId="77777777" w:rsidR="00D16A1A" w:rsidRDefault="00D16A1A" w:rsidP="00D16A1A"/>
    <w:p w14:paraId="4EF36530" w14:textId="77777777" w:rsidR="00D16A1A" w:rsidRDefault="00D16A1A" w:rsidP="00D16A1A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06" w:name="_Toc6416774"/>
      <w:proofErr w:type="spellStart"/>
      <w:r>
        <w:rPr>
          <w:rFonts w:asciiTheme="minorEastAsia" w:eastAsiaTheme="minorEastAsia" w:hAnsiTheme="minorEastAsia" w:cs="Calibri" w:hint="eastAsia"/>
        </w:rPr>
        <w:t>기프트카드</w:t>
      </w:r>
      <w:bookmarkEnd w:id="105"/>
      <w:bookmarkEnd w:id="106"/>
      <w:proofErr w:type="spellEnd"/>
    </w:p>
    <w:p w14:paraId="6A7DC9D6" w14:textId="77777777" w:rsidR="00D16A1A" w:rsidRPr="00D16A1A" w:rsidRDefault="00D16A1A" w:rsidP="00D16A1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 w:rsidRPr="00D16A1A">
        <w:rPr>
          <w:rFonts w:hint="eastAsia"/>
          <w:sz w:val="22"/>
          <w:szCs w:val="22"/>
        </w:rPr>
        <w:t>기프트카드란</w:t>
      </w:r>
      <w:proofErr w:type="spellEnd"/>
      <w:r w:rsidRPr="00D16A1A">
        <w:rPr>
          <w:rFonts w:hint="eastAsia"/>
          <w:sz w:val="22"/>
          <w:szCs w:val="22"/>
        </w:rPr>
        <w:t xml:space="preserve"> ABC-MART에서 발급한 ABC-MART관련된 모든 브랜드사에서 사용 가능한 무기명 선불 카드이다.</w:t>
      </w:r>
    </w:p>
    <w:p w14:paraId="76B50A0E" w14:textId="709CECDC" w:rsidR="00D16A1A" w:rsidRDefault="00D16A1A" w:rsidP="00D16A1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 w:rsidRPr="00D16A1A">
        <w:rPr>
          <w:rFonts w:hint="eastAsia"/>
          <w:sz w:val="22"/>
          <w:szCs w:val="22"/>
        </w:rPr>
        <w:t>기프트카드의</w:t>
      </w:r>
      <w:proofErr w:type="spellEnd"/>
      <w:r w:rsidRPr="00D16A1A">
        <w:rPr>
          <w:rFonts w:hint="eastAsia"/>
          <w:sz w:val="22"/>
          <w:szCs w:val="22"/>
        </w:rPr>
        <w:t xml:space="preserve"> 사용은 회원(온라인, </w:t>
      </w:r>
      <w:proofErr w:type="spellStart"/>
      <w:r w:rsidRPr="00D16A1A">
        <w:rPr>
          <w:rFonts w:hint="eastAsia"/>
          <w:sz w:val="22"/>
          <w:szCs w:val="22"/>
        </w:rPr>
        <w:t>통합멤버십</w:t>
      </w:r>
      <w:proofErr w:type="spellEnd"/>
      <w:r w:rsidRPr="00D16A1A">
        <w:rPr>
          <w:rFonts w:hint="eastAsia"/>
          <w:sz w:val="22"/>
          <w:szCs w:val="22"/>
        </w:rPr>
        <w:t>, 임직원 회원)에 한해 가능하며, 비회원은 불가하다.</w:t>
      </w:r>
    </w:p>
    <w:p w14:paraId="1A4FA9D5" w14:textId="0B214FFB" w:rsidR="00D16A1A" w:rsidRPr="00D16A1A" w:rsidRDefault="00D16A1A" w:rsidP="00D16A1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16A1A">
        <w:rPr>
          <w:rFonts w:hint="eastAsia"/>
          <w:sz w:val="22"/>
          <w:szCs w:val="22"/>
        </w:rPr>
        <w:t xml:space="preserve">PVC형, MMS형 상관없이 온라인몰에 등록하지 않은 </w:t>
      </w:r>
      <w:proofErr w:type="spellStart"/>
      <w:r w:rsidRPr="00D16A1A">
        <w:rPr>
          <w:rFonts w:hint="eastAsia"/>
          <w:sz w:val="22"/>
          <w:szCs w:val="22"/>
        </w:rPr>
        <w:t>기프트카드</w:t>
      </w:r>
      <w:proofErr w:type="spellEnd"/>
      <w:r w:rsidRPr="00D16A1A">
        <w:rPr>
          <w:rFonts w:hint="eastAsia"/>
          <w:sz w:val="22"/>
          <w:szCs w:val="22"/>
        </w:rPr>
        <w:t xml:space="preserve"> 결제수단으로 사용 가능하다</w:t>
      </w:r>
    </w:p>
    <w:p w14:paraId="7CD3109A" w14:textId="77777777" w:rsidR="008C7DA4" w:rsidRDefault="00D16A1A" w:rsidP="008C7DA4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16A1A">
        <w:rPr>
          <w:rFonts w:hint="eastAsia"/>
          <w:sz w:val="22"/>
          <w:szCs w:val="22"/>
        </w:rPr>
        <w:t xml:space="preserve">상품의 구매 시 </w:t>
      </w:r>
      <w:proofErr w:type="spellStart"/>
      <w:r w:rsidRPr="00D16A1A">
        <w:rPr>
          <w:rFonts w:hint="eastAsia"/>
          <w:sz w:val="22"/>
          <w:szCs w:val="22"/>
        </w:rPr>
        <w:t>기프트카드로만</w:t>
      </w:r>
      <w:proofErr w:type="spellEnd"/>
      <w:r w:rsidRPr="00D16A1A">
        <w:rPr>
          <w:rFonts w:hint="eastAsia"/>
          <w:sz w:val="22"/>
          <w:szCs w:val="22"/>
        </w:rPr>
        <w:t xml:space="preserve"> 100% 결제가 가능</w:t>
      </w:r>
      <w:r w:rsidR="008C7DA4">
        <w:rPr>
          <w:rFonts w:hint="eastAsia"/>
          <w:sz w:val="22"/>
          <w:szCs w:val="22"/>
        </w:rPr>
        <w:t>하다.</w:t>
      </w:r>
    </w:p>
    <w:p w14:paraId="7D3315D6" w14:textId="62110A44" w:rsidR="00D16A1A" w:rsidRPr="008C7DA4" w:rsidRDefault="008C7DA4" w:rsidP="00B54A2D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주결제수단,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보조결제수단과의 복합결제가 가능하나,</w:t>
      </w:r>
      <w:r>
        <w:rPr>
          <w:sz w:val="22"/>
          <w:szCs w:val="22"/>
        </w:rPr>
        <w:t xml:space="preserve"> </w:t>
      </w:r>
      <w:r w:rsidRPr="008C7DA4">
        <w:rPr>
          <w:rFonts w:hint="eastAsia"/>
          <w:sz w:val="22"/>
          <w:szCs w:val="22"/>
        </w:rPr>
        <w:t>무통장 결제와 복합결제는 불가하다.</w:t>
      </w:r>
    </w:p>
    <w:p w14:paraId="2BD99B32" w14:textId="77777777" w:rsidR="00D16A1A" w:rsidRPr="00D16A1A" w:rsidRDefault="00D16A1A" w:rsidP="00D16A1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D16A1A">
        <w:rPr>
          <w:rFonts w:hint="eastAsia"/>
          <w:sz w:val="22"/>
          <w:szCs w:val="22"/>
        </w:rPr>
        <w:t xml:space="preserve">결제 시 </w:t>
      </w:r>
      <w:proofErr w:type="spellStart"/>
      <w:r w:rsidRPr="00D16A1A">
        <w:rPr>
          <w:rFonts w:hint="eastAsia"/>
          <w:sz w:val="22"/>
          <w:szCs w:val="22"/>
        </w:rPr>
        <w:t>기프트카드는</w:t>
      </w:r>
      <w:proofErr w:type="spellEnd"/>
      <w:r w:rsidRPr="00D16A1A">
        <w:rPr>
          <w:rFonts w:hint="eastAsia"/>
          <w:sz w:val="22"/>
          <w:szCs w:val="22"/>
        </w:rPr>
        <w:t xml:space="preserve"> 복수 적용이 불가하며 1장만 사용 가능하다. </w:t>
      </w:r>
    </w:p>
    <w:p w14:paraId="077D4904" w14:textId="77777777" w:rsidR="00330C36" w:rsidRDefault="00D16A1A" w:rsidP="00B54A2D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8C7DA4">
        <w:rPr>
          <w:rFonts w:hint="eastAsia"/>
          <w:sz w:val="22"/>
          <w:szCs w:val="22"/>
        </w:rPr>
        <w:t xml:space="preserve">카카오톡 선물하기로 받은 </w:t>
      </w:r>
      <w:proofErr w:type="spellStart"/>
      <w:r w:rsidRPr="008C7DA4">
        <w:rPr>
          <w:rFonts w:hint="eastAsia"/>
          <w:sz w:val="22"/>
          <w:szCs w:val="22"/>
        </w:rPr>
        <w:t>기프트카드를</w:t>
      </w:r>
      <w:proofErr w:type="spellEnd"/>
      <w:r w:rsidRPr="008C7DA4">
        <w:rPr>
          <w:rFonts w:hint="eastAsia"/>
          <w:sz w:val="22"/>
          <w:szCs w:val="22"/>
        </w:rPr>
        <w:t xml:space="preserve"> 사용하기 위해서는 자사 </w:t>
      </w:r>
      <w:proofErr w:type="spellStart"/>
      <w:r w:rsidRPr="008C7DA4">
        <w:rPr>
          <w:rFonts w:hint="eastAsia"/>
          <w:sz w:val="22"/>
          <w:szCs w:val="22"/>
        </w:rPr>
        <w:t>기프트카드로</w:t>
      </w:r>
      <w:proofErr w:type="spellEnd"/>
      <w:r w:rsidRPr="008C7DA4">
        <w:rPr>
          <w:rFonts w:hint="eastAsia"/>
          <w:sz w:val="22"/>
          <w:szCs w:val="22"/>
        </w:rPr>
        <w:t xml:space="preserve"> 교환하여 사용이 가능하다. (카카오톡 선물 교환하기 기능 활용) </w:t>
      </w:r>
    </w:p>
    <w:p w14:paraId="4EAA8308" w14:textId="6453BED8" w:rsidR="00CA0446" w:rsidRPr="008C7DA4" w:rsidRDefault="00CA0446" w:rsidP="00330C36">
      <w:pPr>
        <w:pStyle w:val="af4"/>
        <w:ind w:leftChars="0" w:left="992"/>
        <w:jc w:val="left"/>
        <w:rPr>
          <w:sz w:val="22"/>
          <w:szCs w:val="22"/>
        </w:rPr>
      </w:pPr>
    </w:p>
    <w:p w14:paraId="60235FB1" w14:textId="7B25D340" w:rsidR="00705FB0" w:rsidRPr="001A3A8B" w:rsidRDefault="00705FB0" w:rsidP="00705FB0">
      <w:pPr>
        <w:pStyle w:val="-2"/>
        <w:ind w:leftChars="142" w:left="851"/>
        <w:rPr>
          <w:rFonts w:asciiTheme="minorEastAsia" w:eastAsiaTheme="minorEastAsia" w:hAnsiTheme="minorEastAsia" w:cs="Calibri"/>
          <w:color w:val="000000" w:themeColor="text1"/>
        </w:rPr>
      </w:pPr>
      <w:bookmarkStart w:id="107" w:name="_Toc6416775"/>
      <w:r>
        <w:rPr>
          <w:rFonts w:asciiTheme="minorEastAsia" w:eastAsiaTheme="minorEastAsia" w:hAnsiTheme="minorEastAsia" w:cs="Calibri" w:hint="eastAsia"/>
          <w:color w:val="000000" w:themeColor="text1"/>
        </w:rPr>
        <w:t>결제 증빙서류</w:t>
      </w:r>
      <w:bookmarkEnd w:id="107"/>
    </w:p>
    <w:p w14:paraId="2B73F396" w14:textId="07B6564C" w:rsidR="00F758EB" w:rsidRPr="008E39D2" w:rsidRDefault="00705FB0" w:rsidP="00296582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8E39D2">
        <w:rPr>
          <w:rFonts w:hint="eastAsia"/>
          <w:sz w:val="22"/>
          <w:szCs w:val="22"/>
        </w:rPr>
        <w:t xml:space="preserve">온라인몰에서는 </w:t>
      </w:r>
      <w:r w:rsidR="001D3B1A" w:rsidRPr="008E39D2">
        <w:rPr>
          <w:rFonts w:hint="eastAsia"/>
          <w:sz w:val="22"/>
          <w:szCs w:val="22"/>
        </w:rPr>
        <w:t xml:space="preserve">결제수단에 따라 </w:t>
      </w:r>
      <w:r w:rsidRPr="008E39D2">
        <w:rPr>
          <w:rFonts w:hint="eastAsia"/>
          <w:sz w:val="22"/>
          <w:szCs w:val="22"/>
        </w:rPr>
        <w:t>현금영수증과 신용카드 전표 발급이 가능하며,</w:t>
      </w:r>
      <w:r w:rsidRPr="008E39D2">
        <w:rPr>
          <w:sz w:val="22"/>
          <w:szCs w:val="22"/>
        </w:rPr>
        <w:t xml:space="preserve"> </w:t>
      </w:r>
      <w:r w:rsidRPr="008E39D2">
        <w:rPr>
          <w:rFonts w:hint="eastAsia"/>
          <w:sz w:val="22"/>
          <w:szCs w:val="22"/>
        </w:rPr>
        <w:t>세금계산서 발급지원은 하지 않는다.</w:t>
      </w:r>
      <w:r w:rsidR="00EF2A1C">
        <w:rPr>
          <w:sz w:val="22"/>
          <w:szCs w:val="22"/>
        </w:rPr>
        <w:br/>
      </w:r>
    </w:p>
    <w:p w14:paraId="3D67A511" w14:textId="760A1EC8" w:rsidR="006A70F6" w:rsidRPr="001A3A8B" w:rsidRDefault="006A70F6" w:rsidP="00DA5407">
      <w:pPr>
        <w:pStyle w:val="-2"/>
        <w:ind w:leftChars="142" w:left="851"/>
        <w:rPr>
          <w:rFonts w:asciiTheme="minorEastAsia" w:eastAsiaTheme="minorEastAsia" w:hAnsiTheme="minorEastAsia" w:cs="Calibri"/>
          <w:color w:val="000000" w:themeColor="text1"/>
        </w:rPr>
      </w:pPr>
      <w:bookmarkStart w:id="108" w:name="_Toc6416776"/>
      <w:r w:rsidRPr="001A3A8B">
        <w:rPr>
          <w:rFonts w:asciiTheme="minorEastAsia" w:eastAsiaTheme="minorEastAsia" w:hAnsiTheme="minorEastAsia" w:cs="Calibri" w:hint="eastAsia"/>
          <w:color w:val="000000" w:themeColor="text1"/>
        </w:rPr>
        <w:t>프로모션 적용</w:t>
      </w:r>
      <w:bookmarkEnd w:id="108"/>
    </w:p>
    <w:p w14:paraId="1CDBDE74" w14:textId="77777777" w:rsidR="001A3A8B" w:rsidRPr="001A3A8B" w:rsidRDefault="001A3A8B" w:rsidP="001A3A8B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1A3A8B">
        <w:rPr>
          <w:rFonts w:hint="eastAsia"/>
          <w:sz w:val="22"/>
          <w:szCs w:val="22"/>
        </w:rPr>
        <w:lastRenderedPageBreak/>
        <w:t xml:space="preserve">할인의 기준이 되는 상품가격은 </w:t>
      </w:r>
      <w:proofErr w:type="spellStart"/>
      <w:r w:rsidRPr="001A3A8B">
        <w:rPr>
          <w:rFonts w:hint="eastAsia"/>
          <w:sz w:val="22"/>
          <w:szCs w:val="22"/>
        </w:rPr>
        <w:t>정상가이며</w:t>
      </w:r>
      <w:proofErr w:type="spellEnd"/>
      <w:r w:rsidRPr="001A3A8B">
        <w:rPr>
          <w:rFonts w:hint="eastAsia"/>
          <w:sz w:val="22"/>
          <w:szCs w:val="22"/>
        </w:rPr>
        <w:t xml:space="preserve">, 35% 이상의 프로모션은 불가하나 </w:t>
      </w:r>
      <w:proofErr w:type="spellStart"/>
      <w:r w:rsidRPr="001A3A8B">
        <w:rPr>
          <w:rFonts w:hint="eastAsia"/>
          <w:sz w:val="22"/>
          <w:szCs w:val="22"/>
        </w:rPr>
        <w:t>다족</w:t>
      </w:r>
      <w:proofErr w:type="spellEnd"/>
      <w:r w:rsidRPr="001A3A8B">
        <w:rPr>
          <w:rFonts w:hint="eastAsia"/>
          <w:sz w:val="22"/>
          <w:szCs w:val="22"/>
        </w:rPr>
        <w:t xml:space="preserve"> 구매 할인일 경우 35% 이상 프로모션이 가능하다. </w:t>
      </w:r>
    </w:p>
    <w:p w14:paraId="39F1D0E6" w14:textId="77777777" w:rsidR="001A3A8B" w:rsidRPr="001A3A8B" w:rsidRDefault="001A3A8B" w:rsidP="001A3A8B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1A3A8B">
        <w:rPr>
          <w:rFonts w:hint="eastAsia"/>
          <w:sz w:val="22"/>
          <w:szCs w:val="22"/>
        </w:rPr>
        <w:t>1개의 상품에 대해 2개 이상의 프로모션이 적용한 경우, 할인율 또는 할인금액이 높은 프로모션 1개만 적용한다.</w:t>
      </w:r>
    </w:p>
    <w:p w14:paraId="0CE7C958" w14:textId="77777777" w:rsidR="001A3A8B" w:rsidRPr="001A3A8B" w:rsidRDefault="001A3A8B" w:rsidP="001A3A8B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1A3A8B">
        <w:rPr>
          <w:rFonts w:hint="eastAsia"/>
          <w:sz w:val="22"/>
          <w:szCs w:val="22"/>
        </w:rPr>
        <w:t>할인율 적용 시 판매가는 할인금액을 10원단위 올림처리 후 정상가에서 할인금액 감하여 노출한다.</w:t>
      </w:r>
      <w:r w:rsidRPr="001A3A8B">
        <w:rPr>
          <w:rFonts w:hint="eastAsia"/>
          <w:sz w:val="22"/>
          <w:szCs w:val="22"/>
        </w:rPr>
        <w:br/>
      </w:r>
      <w:r w:rsidRPr="001A3A8B">
        <w:rPr>
          <w:rFonts w:hint="eastAsia"/>
          <w:sz w:val="18"/>
          <w:szCs w:val="22"/>
        </w:rPr>
        <w:t>예) 정상가 129,500원인 상품에 대해 25% 할인 프로모션 적용 시 할인 금액은 129,500원 X 0.25 = 32,375원, 10원단위 올림 시 32,400원, 판매가는 129,500 – 32,400 = 97,100원</w:t>
      </w:r>
    </w:p>
    <w:p w14:paraId="39178982" w14:textId="04F4D1FD" w:rsidR="006A70F6" w:rsidRPr="006A70F6" w:rsidRDefault="006A70F6" w:rsidP="001A3A8B">
      <w:pPr>
        <w:pStyle w:val="afe"/>
        <w:ind w:left="992"/>
      </w:pPr>
    </w:p>
    <w:p w14:paraId="607435DF" w14:textId="77777777" w:rsidR="006A70F6" w:rsidRDefault="006A70F6" w:rsidP="00DA5407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09" w:name="_Toc6416777"/>
      <w:r>
        <w:rPr>
          <w:rFonts w:asciiTheme="minorEastAsia" w:eastAsiaTheme="minorEastAsia" w:hAnsiTheme="minorEastAsia" w:cs="Calibri" w:hint="eastAsia"/>
        </w:rPr>
        <w:t>쿠폰 적용</w:t>
      </w:r>
      <w:bookmarkEnd w:id="109"/>
    </w:p>
    <w:p w14:paraId="7436ED44" w14:textId="63BA4835" w:rsidR="00DA5407" w:rsidRPr="00511163" w:rsidRDefault="00511163" w:rsidP="00F83446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10" w:name="_Toc5273436"/>
      <w:bookmarkStart w:id="111" w:name="_Toc4690560"/>
      <w:bookmarkStart w:id="112" w:name="_Toc6416778"/>
      <w:r>
        <w:rPr>
          <w:rFonts w:hint="eastAsia"/>
        </w:rPr>
        <w:t>쿠폰 기본 정책</w:t>
      </w:r>
      <w:bookmarkEnd w:id="110"/>
      <w:bookmarkEnd w:id="111"/>
      <w:bookmarkEnd w:id="112"/>
      <w:r>
        <w:rPr>
          <w:rFonts w:hint="eastAsia"/>
        </w:rPr>
        <w:t xml:space="preserve"> </w:t>
      </w:r>
    </w:p>
    <w:p w14:paraId="67A9CD5D" w14:textId="77777777" w:rsidR="00511163" w:rsidRPr="00511163" w:rsidRDefault="00511163" w:rsidP="006A70F6">
      <w:pPr>
        <w:pStyle w:val="afe"/>
        <w:numPr>
          <w:ilvl w:val="3"/>
          <w:numId w:val="8"/>
        </w:numPr>
      </w:pPr>
      <w:r w:rsidRPr="00511163">
        <w:rPr>
          <w:rFonts w:hint="eastAsia"/>
        </w:rPr>
        <w:t>쿠폰은 회원만 사용 가능하다. (비회원, 임직원 회원은 사용 불가)</w:t>
      </w:r>
    </w:p>
    <w:p w14:paraId="425F7FF8" w14:textId="387FAF67" w:rsidR="00DA5407" w:rsidRDefault="00511163" w:rsidP="003C7EE1">
      <w:pPr>
        <w:pStyle w:val="afe"/>
        <w:numPr>
          <w:ilvl w:val="3"/>
          <w:numId w:val="8"/>
        </w:numPr>
      </w:pPr>
      <w:r w:rsidRPr="00511163">
        <w:rPr>
          <w:rFonts w:hint="eastAsia"/>
        </w:rPr>
        <w:t>상품별 적용 쿠폰만 존재하며, 장바구니 쿠폰은 존재하지 않는다.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6895"/>
      </w:tblGrid>
      <w:tr w:rsidR="003C7EE1" w14:paraId="2526E05B" w14:textId="77777777" w:rsidTr="003C7EE1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232ABEE" w14:textId="1F44F1CB" w:rsidR="003C7EE1" w:rsidRPr="00D813F4" w:rsidRDefault="003C7EE1" w:rsidP="003C7EE1">
            <w:pPr>
              <w:pStyle w:val="CB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 w:rsidRPr="00D813F4"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유형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CFA9B5C" w14:textId="1DA31BCE" w:rsidR="003C7EE1" w:rsidRPr="00D813F4" w:rsidRDefault="003C7EE1" w:rsidP="003C7EE1">
            <w:pPr>
              <w:pStyle w:val="CB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 w:rsidRPr="00D813F4"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적용 기준</w:t>
            </w:r>
          </w:p>
        </w:tc>
      </w:tr>
      <w:tr w:rsidR="003C7EE1" w14:paraId="3A2E6E73" w14:textId="77777777" w:rsidTr="003C7EE1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9C4EB" w14:textId="0A408322" w:rsidR="003C7EE1" w:rsidRPr="00D813F4" w:rsidRDefault="003C7EE1" w:rsidP="003C7EE1">
            <w:pPr>
              <w:pStyle w:val="aff0"/>
              <w:spacing w:line="240" w:lineRule="auto"/>
              <w:jc w:val="center"/>
              <w:rPr>
                <w:rFonts w:ascii="맑은 고딕" w:hAnsi="맑은 고딕"/>
                <w:color w:val="000000" w:themeColor="text1"/>
                <w:sz w:val="18"/>
                <w:szCs w:val="18"/>
              </w:rPr>
            </w:pPr>
            <w:r w:rsidRPr="00D813F4">
              <w:rPr>
                <w:rFonts w:ascii="맑은 고딕" w:hAnsi="맑은 고딕" w:hint="eastAsia"/>
                <w:color w:val="000000" w:themeColor="text1"/>
                <w:sz w:val="18"/>
                <w:szCs w:val="18"/>
              </w:rPr>
              <w:t>할인쿠폰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45E9C" w14:textId="6754F88B" w:rsidR="003C7EE1" w:rsidRPr="00D813F4" w:rsidRDefault="003C7EE1" w:rsidP="003C7EE1">
            <w:pPr>
              <w:pStyle w:val="aff0"/>
              <w:spacing w:line="240" w:lineRule="auto"/>
              <w:jc w:val="both"/>
              <w:rPr>
                <w:rFonts w:ascii="맑은 고딕" w:hAnsi="맑은 고딕"/>
                <w:color w:val="000000" w:themeColor="text1"/>
                <w:sz w:val="18"/>
                <w:szCs w:val="18"/>
              </w:rPr>
            </w:pPr>
            <w:r w:rsidRPr="00D813F4">
              <w:rPr>
                <w:rFonts w:ascii="맑은 고딕" w:hAnsi="맑은 고딕" w:cs="Arial" w:hint="eastAsia"/>
                <w:color w:val="000000" w:themeColor="text1"/>
                <w:kern w:val="24"/>
                <w:sz w:val="18"/>
                <w:szCs w:val="18"/>
              </w:rPr>
              <w:t>- 상품 1개당 1개의 쿠폰 적용</w:t>
            </w:r>
          </w:p>
        </w:tc>
      </w:tr>
      <w:tr w:rsidR="003C7EE1" w14:paraId="49E6BBDF" w14:textId="77777777" w:rsidTr="003C7EE1">
        <w:trPr>
          <w:trHeight w:val="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FB36" w14:textId="7054B753" w:rsidR="003C7EE1" w:rsidRPr="00D813F4" w:rsidRDefault="003C7EE1" w:rsidP="003C7EE1">
            <w:pPr>
              <w:pStyle w:val="aff0"/>
              <w:spacing w:line="240" w:lineRule="auto"/>
              <w:jc w:val="center"/>
              <w:rPr>
                <w:rFonts w:ascii="맑은 고딕" w:hAnsi="맑은 고딕"/>
                <w:color w:val="000000" w:themeColor="text1"/>
                <w:sz w:val="18"/>
                <w:szCs w:val="18"/>
              </w:rPr>
            </w:pPr>
            <w:r w:rsidRPr="00D813F4">
              <w:rPr>
                <w:rFonts w:ascii="맑은 고딕" w:hAnsi="맑은 고딕" w:hint="eastAsia"/>
                <w:color w:val="000000" w:themeColor="text1"/>
                <w:sz w:val="18"/>
                <w:szCs w:val="18"/>
              </w:rPr>
              <w:t>제휴사 할인쿠폰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4FA64" w14:textId="41CFD52C" w:rsidR="003C7EE1" w:rsidRPr="00D813F4" w:rsidRDefault="003C7EE1" w:rsidP="003C7EE1">
            <w:pPr>
              <w:pStyle w:val="aff0"/>
              <w:spacing w:line="240" w:lineRule="auto"/>
              <w:jc w:val="both"/>
              <w:rPr>
                <w:rFonts w:ascii="맑은 고딕" w:hAnsi="맑은 고딕"/>
                <w:color w:val="000000" w:themeColor="text1"/>
                <w:sz w:val="18"/>
                <w:szCs w:val="18"/>
              </w:rPr>
            </w:pPr>
            <w:r w:rsidRPr="00D813F4">
              <w:rPr>
                <w:rFonts w:ascii="맑은 고딕" w:hAnsi="맑은 고딕" w:cs="Arial" w:hint="eastAsia"/>
                <w:color w:val="000000" w:themeColor="text1"/>
                <w:kern w:val="24"/>
                <w:sz w:val="18"/>
                <w:szCs w:val="18"/>
              </w:rPr>
              <w:t>- 상품 1개당 1개의 쿠폰 적용</w:t>
            </w:r>
          </w:p>
        </w:tc>
      </w:tr>
      <w:tr w:rsidR="003C7EE1" w14:paraId="7D3414F2" w14:textId="77777777" w:rsidTr="003C7EE1">
        <w:trPr>
          <w:trHeight w:val="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0821" w14:textId="13C2D50C" w:rsidR="003C7EE1" w:rsidRPr="00D813F4" w:rsidRDefault="003C7EE1" w:rsidP="003C7EE1">
            <w:pPr>
              <w:pStyle w:val="aff0"/>
              <w:spacing w:line="240" w:lineRule="auto"/>
              <w:jc w:val="center"/>
              <w:rPr>
                <w:rFonts w:ascii="맑은 고딕" w:hAnsi="맑은 고딕"/>
                <w:color w:val="000000" w:themeColor="text1"/>
                <w:sz w:val="18"/>
                <w:szCs w:val="18"/>
              </w:rPr>
            </w:pPr>
            <w:r w:rsidRPr="00D813F4">
              <w:rPr>
                <w:rFonts w:ascii="맑은 고딕" w:hAnsi="맑은 고딕" w:hint="eastAsia"/>
                <w:color w:val="000000" w:themeColor="text1"/>
                <w:sz w:val="18"/>
                <w:szCs w:val="18"/>
              </w:rPr>
              <w:t>품절보상쿠폰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7CB6E" w14:textId="5A04AABF" w:rsidR="003C7EE1" w:rsidRPr="00D813F4" w:rsidRDefault="003C7EE1" w:rsidP="003C7EE1">
            <w:pPr>
              <w:pStyle w:val="aff0"/>
              <w:spacing w:line="240" w:lineRule="auto"/>
              <w:jc w:val="both"/>
              <w:rPr>
                <w:rFonts w:ascii="맑은 고딕" w:hAnsi="맑은 고딕"/>
                <w:color w:val="000000" w:themeColor="text1"/>
                <w:sz w:val="18"/>
                <w:szCs w:val="18"/>
              </w:rPr>
            </w:pPr>
            <w:r w:rsidRPr="00D813F4">
              <w:rPr>
                <w:rFonts w:ascii="맑은 고딕" w:hAnsi="맑은 고딕" w:cs="Arial" w:hint="eastAsia"/>
                <w:color w:val="000000" w:themeColor="text1"/>
                <w:kern w:val="24"/>
                <w:sz w:val="18"/>
                <w:szCs w:val="18"/>
              </w:rPr>
              <w:t>- 주문 1건당 1개의 쿠폰 적용</w:t>
            </w:r>
          </w:p>
        </w:tc>
      </w:tr>
      <w:tr w:rsidR="003C7EE1" w14:paraId="40016C03" w14:textId="77777777" w:rsidTr="003C7EE1">
        <w:trPr>
          <w:trHeight w:val="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48DE3" w14:textId="38042519" w:rsidR="003C7EE1" w:rsidRPr="00D813F4" w:rsidRDefault="003C7EE1" w:rsidP="003C7EE1">
            <w:pPr>
              <w:pStyle w:val="aff0"/>
              <w:spacing w:line="240" w:lineRule="auto"/>
              <w:jc w:val="center"/>
              <w:rPr>
                <w:rFonts w:ascii="맑은 고딕" w:hAnsi="맑은 고딕"/>
                <w:color w:val="000000" w:themeColor="text1"/>
                <w:sz w:val="18"/>
                <w:szCs w:val="18"/>
              </w:rPr>
            </w:pPr>
            <w:r w:rsidRPr="00D813F4">
              <w:rPr>
                <w:rFonts w:ascii="맑은 고딕" w:hAnsi="맑은 고딕" w:hint="eastAsia"/>
                <w:color w:val="000000" w:themeColor="text1"/>
                <w:sz w:val="18"/>
                <w:szCs w:val="18"/>
              </w:rPr>
              <w:t>더블 포인트 쿠폰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40E9C" w14:textId="0168D9D7" w:rsidR="003C7EE1" w:rsidRPr="00D813F4" w:rsidRDefault="003C7EE1" w:rsidP="003C7EE1">
            <w:pPr>
              <w:pStyle w:val="af3"/>
              <w:wordWrap w:val="0"/>
              <w:spacing w:before="0" w:beforeAutospacing="0" w:after="0" w:afterAutospacing="0"/>
              <w:rPr>
                <w:rFonts w:ascii="맑은 고딕" w:eastAsia="맑은 고딕" w:hAnsi="맑은 고딕" w:cs="Arial"/>
                <w:color w:val="000000" w:themeColor="text1"/>
                <w:sz w:val="18"/>
                <w:szCs w:val="18"/>
              </w:rPr>
            </w:pPr>
            <w:r w:rsidRPr="00D813F4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8"/>
                <w:szCs w:val="18"/>
              </w:rPr>
              <w:t xml:space="preserve">- 주문서 작성시 </w:t>
            </w:r>
            <w:proofErr w:type="spellStart"/>
            <w:r w:rsidRPr="00D813F4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8"/>
                <w:szCs w:val="18"/>
              </w:rPr>
              <w:t>배송지</w:t>
            </w:r>
            <w:proofErr w:type="spellEnd"/>
            <w:r w:rsidRPr="00D813F4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8"/>
                <w:szCs w:val="18"/>
              </w:rPr>
              <w:t xml:space="preserve"> 1곳당 1개의 쿠폰 적용 </w:t>
            </w:r>
            <w:r w:rsidRPr="00D813F4">
              <w:rPr>
                <w:rFonts w:ascii="맑은 고딕" w:eastAsia="맑은 고딕" w:hAnsi="맑은 고딕" w:cs="Arial"/>
                <w:color w:val="000000" w:themeColor="text1"/>
                <w:kern w:val="24"/>
                <w:sz w:val="18"/>
                <w:szCs w:val="18"/>
              </w:rPr>
              <w:t>(</w:t>
            </w:r>
            <w:proofErr w:type="spellStart"/>
            <w:r w:rsidRPr="00D813F4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8"/>
                <w:szCs w:val="18"/>
              </w:rPr>
              <w:t>주문건</w:t>
            </w:r>
            <w:proofErr w:type="spellEnd"/>
            <w:r w:rsidRPr="00D813F4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8"/>
                <w:szCs w:val="18"/>
              </w:rPr>
              <w:t xml:space="preserve"> 단위로 적용 가능)</w:t>
            </w:r>
          </w:p>
        </w:tc>
      </w:tr>
      <w:tr w:rsidR="003C7EE1" w14:paraId="0612FDE9" w14:textId="77777777" w:rsidTr="003C7EE1">
        <w:trPr>
          <w:trHeight w:val="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9AF2A" w14:textId="0B38BECC" w:rsidR="003C7EE1" w:rsidRPr="00D813F4" w:rsidRDefault="003C7EE1" w:rsidP="003C7EE1">
            <w:pPr>
              <w:pStyle w:val="aff0"/>
              <w:spacing w:line="240" w:lineRule="auto"/>
              <w:jc w:val="center"/>
              <w:rPr>
                <w:rFonts w:ascii="맑은 고딕" w:hAnsi="맑은 고딕"/>
                <w:color w:val="000000" w:themeColor="text1"/>
                <w:sz w:val="18"/>
                <w:szCs w:val="18"/>
              </w:rPr>
            </w:pPr>
            <w:r w:rsidRPr="00D813F4">
              <w:rPr>
                <w:rFonts w:ascii="맑은 고딕" w:hAnsi="맑은 고딕" w:hint="eastAsia"/>
                <w:color w:val="000000" w:themeColor="text1"/>
                <w:sz w:val="18"/>
                <w:szCs w:val="18"/>
              </w:rPr>
              <w:t>무료배송쿠폰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A394C" w14:textId="77777777" w:rsidR="003C7EE1" w:rsidRPr="00D813F4" w:rsidRDefault="003C7EE1" w:rsidP="003C7EE1">
            <w:pPr>
              <w:pStyle w:val="af3"/>
              <w:wordWrap w:val="0"/>
              <w:spacing w:before="0" w:beforeAutospacing="0" w:after="0" w:afterAutospacing="0"/>
              <w:rPr>
                <w:rFonts w:ascii="맑은 고딕" w:eastAsia="맑은 고딕" w:hAnsi="맑은 고딕" w:cs="Arial"/>
                <w:color w:val="000000" w:themeColor="text1"/>
                <w:sz w:val="18"/>
                <w:szCs w:val="18"/>
              </w:rPr>
            </w:pPr>
            <w:r w:rsidRPr="00D813F4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8"/>
                <w:szCs w:val="18"/>
              </w:rPr>
              <w:t xml:space="preserve">- 주문서 작성시 </w:t>
            </w:r>
            <w:proofErr w:type="spellStart"/>
            <w:r w:rsidRPr="00D813F4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8"/>
                <w:szCs w:val="18"/>
              </w:rPr>
              <w:t>배송지</w:t>
            </w:r>
            <w:proofErr w:type="spellEnd"/>
            <w:r w:rsidRPr="00D813F4">
              <w:rPr>
                <w:rFonts w:ascii="맑은 고딕" w:eastAsia="맑은 고딕" w:hAnsi="맑은 고딕" w:cs="Arial" w:hint="eastAsia"/>
                <w:color w:val="000000" w:themeColor="text1"/>
                <w:kern w:val="24"/>
                <w:sz w:val="18"/>
                <w:szCs w:val="18"/>
              </w:rPr>
              <w:t xml:space="preserve"> 1곳당 1개의 쿠폰 적용</w:t>
            </w:r>
          </w:p>
          <w:p w14:paraId="2971994E" w14:textId="4B2A685D" w:rsidR="003C7EE1" w:rsidRPr="00D813F4" w:rsidRDefault="003C7EE1" w:rsidP="003C7EE1">
            <w:pPr>
              <w:pStyle w:val="aff0"/>
              <w:spacing w:line="240" w:lineRule="auto"/>
              <w:jc w:val="both"/>
              <w:rPr>
                <w:rFonts w:ascii="맑은 고딕" w:hAnsi="맑은 고딕"/>
                <w:color w:val="000000" w:themeColor="text1"/>
                <w:sz w:val="18"/>
                <w:szCs w:val="18"/>
              </w:rPr>
            </w:pPr>
            <w:r w:rsidRPr="00D813F4">
              <w:rPr>
                <w:rFonts w:ascii="맑은 고딕" w:hAnsi="맑은 고딕" w:cs="Arial" w:hint="eastAsia"/>
                <w:i/>
                <w:color w:val="000000" w:themeColor="text1"/>
                <w:kern w:val="24"/>
                <w:sz w:val="18"/>
                <w:szCs w:val="18"/>
              </w:rPr>
              <w:t xml:space="preserve">예) 20,000원 미만의 자사/입점 상품을 각 1개씩 주문하는 경우 자사 또는 </w:t>
            </w:r>
            <w:r w:rsidRPr="00D813F4">
              <w:rPr>
                <w:rFonts w:ascii="맑은 고딕" w:hAnsi="맑은 고딕" w:cs="Arial"/>
                <w:i/>
                <w:color w:val="000000" w:themeColor="text1"/>
                <w:kern w:val="24"/>
                <w:sz w:val="18"/>
                <w:szCs w:val="18"/>
              </w:rPr>
              <w:br/>
            </w:r>
            <w:r w:rsidRPr="00D813F4">
              <w:rPr>
                <w:rFonts w:ascii="맑은 고딕" w:hAnsi="맑은 고딕" w:cs="Arial" w:hint="eastAsia"/>
                <w:i/>
                <w:color w:val="000000" w:themeColor="text1"/>
                <w:kern w:val="24"/>
                <w:sz w:val="18"/>
                <w:szCs w:val="18"/>
              </w:rPr>
              <w:t>입점 상품 배송 1곳에만 적용 가능</w:t>
            </w:r>
          </w:p>
        </w:tc>
      </w:tr>
    </w:tbl>
    <w:p w14:paraId="6A864A40" w14:textId="77777777" w:rsidR="003C7EE1" w:rsidRDefault="003C7EE1" w:rsidP="003C7EE1">
      <w:pPr>
        <w:pStyle w:val="afe"/>
        <w:numPr>
          <w:ilvl w:val="3"/>
          <w:numId w:val="8"/>
        </w:numPr>
      </w:pPr>
      <w:r w:rsidRPr="00511163">
        <w:rPr>
          <w:rFonts w:hint="eastAsia"/>
        </w:rPr>
        <w:t xml:space="preserve">무료배송쿠폰은 자사 및 </w:t>
      </w:r>
      <w:proofErr w:type="spellStart"/>
      <w:r w:rsidRPr="00511163">
        <w:rPr>
          <w:rFonts w:hint="eastAsia"/>
        </w:rPr>
        <w:t>입점사</w:t>
      </w:r>
      <w:proofErr w:type="spellEnd"/>
      <w:r w:rsidRPr="00511163">
        <w:rPr>
          <w:rFonts w:hint="eastAsia"/>
        </w:rPr>
        <w:t xml:space="preserve"> 모두 적용 가능하다.</w:t>
      </w:r>
    </w:p>
    <w:p w14:paraId="64BD26DB" w14:textId="77777777" w:rsidR="00DA5407" w:rsidRDefault="00DA5407" w:rsidP="006A70F6">
      <w:pPr>
        <w:pStyle w:val="afe"/>
      </w:pPr>
    </w:p>
    <w:p w14:paraId="478890A0" w14:textId="422C0D76" w:rsidR="00DA5407" w:rsidRDefault="00D216D0" w:rsidP="00DA5407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13" w:name="_Toc6416779"/>
      <w:r>
        <w:rPr>
          <w:rFonts w:asciiTheme="minorEastAsia" w:eastAsiaTheme="minorEastAsia" w:hAnsiTheme="minorEastAsia" w:cs="Calibri" w:hint="eastAsia"/>
        </w:rPr>
        <w:t>상품 쿠폰 적용</w:t>
      </w:r>
      <w:bookmarkEnd w:id="113"/>
    </w:p>
    <w:p w14:paraId="5D2127A2" w14:textId="3E54213E" w:rsidR="00D216D0" w:rsidRDefault="00D216D0" w:rsidP="006A70F6">
      <w:pPr>
        <w:pStyle w:val="afe"/>
        <w:numPr>
          <w:ilvl w:val="3"/>
          <w:numId w:val="8"/>
        </w:numPr>
      </w:pPr>
      <w:r w:rsidRPr="00D216D0">
        <w:rPr>
          <w:rFonts w:hint="eastAsia"/>
        </w:rPr>
        <w:t>쿠폰은 정률 쿠폰과 정액쿠폰 2가지 유형으로 적용 처리는 아래와 같다.</w:t>
      </w:r>
      <w:r>
        <w:rPr>
          <w:rFonts w:hint="eastAsia"/>
          <w:szCs w:val="22"/>
        </w:rPr>
        <w:t xml:space="preserve"> 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6895"/>
      </w:tblGrid>
      <w:tr w:rsidR="00500C5B" w14:paraId="79EDDEDF" w14:textId="77777777" w:rsidTr="00500C5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8FDD5F" w14:textId="77777777" w:rsidR="00500C5B" w:rsidRPr="003C7EE1" w:rsidRDefault="00500C5B">
            <w:pPr>
              <w:pStyle w:val="CB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C7EE1">
              <w:rPr>
                <w:rFonts w:asciiTheme="minorEastAsia" w:eastAsiaTheme="minorEastAsia" w:hAnsiTheme="minorEastAsia" w:hint="eastAsia"/>
                <w:sz w:val="18"/>
                <w:szCs w:val="18"/>
              </w:rPr>
              <w:t>구분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2C6A11" w14:textId="77777777" w:rsidR="00500C5B" w:rsidRPr="003C7EE1" w:rsidRDefault="00500C5B">
            <w:pPr>
              <w:pStyle w:val="CB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C7EE1">
              <w:rPr>
                <w:rFonts w:asciiTheme="minorEastAsia" w:eastAsiaTheme="minorEastAsia" w:hAnsiTheme="minorEastAsia" w:hint="eastAsia"/>
                <w:sz w:val="18"/>
                <w:szCs w:val="18"/>
              </w:rPr>
              <w:t>적용 처리</w:t>
            </w:r>
          </w:p>
        </w:tc>
      </w:tr>
      <w:tr w:rsidR="00500C5B" w14:paraId="6E03AAF0" w14:textId="77777777" w:rsidTr="00500C5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C02E7" w14:textId="77777777" w:rsidR="00500C5B" w:rsidRPr="003C7EE1" w:rsidRDefault="00500C5B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C7EE1">
              <w:rPr>
                <w:rFonts w:asciiTheme="minorEastAsia" w:eastAsiaTheme="minorEastAsia" w:hAnsiTheme="minorEastAsia" w:hint="eastAsia"/>
                <w:sz w:val="18"/>
                <w:szCs w:val="18"/>
              </w:rPr>
              <w:t>정률쿠폰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8355A" w14:textId="77777777" w:rsidR="00500C5B" w:rsidRPr="003C7EE1" w:rsidRDefault="00500C5B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C7EE1">
              <w:rPr>
                <w:rFonts w:asciiTheme="minorEastAsia" w:eastAsiaTheme="minorEastAsia" w:hAnsiTheme="minorEastAsia" w:hint="eastAsia"/>
                <w:sz w:val="18"/>
                <w:szCs w:val="18"/>
              </w:rPr>
              <w:t>발송 채널 별 주문정보 분리로 복제쿠폰을 생성하여 각 상품에 적용</w:t>
            </w:r>
          </w:p>
        </w:tc>
      </w:tr>
      <w:tr w:rsidR="00500C5B" w14:paraId="72C53DA9" w14:textId="77777777" w:rsidTr="00500C5B">
        <w:trPr>
          <w:trHeight w:val="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1B2F3" w14:textId="77777777" w:rsidR="00500C5B" w:rsidRPr="003C7EE1" w:rsidRDefault="00500C5B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C7EE1">
              <w:rPr>
                <w:rFonts w:asciiTheme="minorEastAsia" w:eastAsiaTheme="minorEastAsia" w:hAnsiTheme="minorEastAsia" w:hint="eastAsia"/>
                <w:sz w:val="18"/>
                <w:szCs w:val="18"/>
              </w:rPr>
              <w:t>정액쿠폰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ACE33" w14:textId="77777777" w:rsidR="00500C5B" w:rsidRPr="003C7EE1" w:rsidRDefault="00500C5B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C7EE1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발송 채널 별 주문정보 분리로, 최초 </w:t>
            </w:r>
            <w:proofErr w:type="spellStart"/>
            <w:r w:rsidRPr="003C7EE1">
              <w:rPr>
                <w:rFonts w:asciiTheme="minorEastAsia" w:eastAsiaTheme="minorEastAsia" w:hAnsiTheme="minorEastAsia" w:hint="eastAsia"/>
                <w:sz w:val="18"/>
                <w:szCs w:val="18"/>
              </w:rPr>
              <w:t>상품건에만</w:t>
            </w:r>
            <w:proofErr w:type="spellEnd"/>
            <w:r w:rsidRPr="003C7EE1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적용</w:t>
            </w:r>
          </w:p>
        </w:tc>
      </w:tr>
    </w:tbl>
    <w:p w14:paraId="4D7112A1" w14:textId="0CFA8F25" w:rsidR="00DA5407" w:rsidRDefault="00DA5407" w:rsidP="006A70F6">
      <w:pPr>
        <w:pStyle w:val="afe"/>
      </w:pPr>
    </w:p>
    <w:p w14:paraId="11D11EBE" w14:textId="70D91809" w:rsidR="006A70F6" w:rsidRPr="00575EF9" w:rsidRDefault="006A70F6" w:rsidP="006A70F6">
      <w:pPr>
        <w:pStyle w:val="-2"/>
        <w:ind w:leftChars="142" w:left="851"/>
        <w:rPr>
          <w:rFonts w:asciiTheme="minorEastAsia" w:eastAsiaTheme="minorEastAsia" w:hAnsiTheme="minorEastAsia" w:cs="Calibri"/>
          <w:color w:val="000000" w:themeColor="text1"/>
        </w:rPr>
      </w:pPr>
      <w:bookmarkStart w:id="114" w:name="_Toc6416780"/>
      <w:r w:rsidRPr="00575EF9">
        <w:rPr>
          <w:rFonts w:asciiTheme="minorEastAsia" w:eastAsiaTheme="minorEastAsia" w:hAnsiTheme="minorEastAsia" w:cs="Calibri" w:hint="eastAsia"/>
          <w:color w:val="000000" w:themeColor="text1"/>
        </w:rPr>
        <w:t>프로모션 및 쿠폰 중복 적용</w:t>
      </w:r>
      <w:bookmarkEnd w:id="114"/>
    </w:p>
    <w:tbl>
      <w:tblPr>
        <w:tblStyle w:val="-"/>
        <w:tblpPr w:leftFromText="142" w:rightFromText="142" w:vertAnchor="text" w:horzAnchor="margin" w:tblpXSpec="right" w:tblpY="31"/>
        <w:tblW w:w="4676" w:type="pct"/>
        <w:tblInd w:w="0" w:type="dxa"/>
        <w:tblLook w:val="0420" w:firstRow="1" w:lastRow="0" w:firstColumn="0" w:lastColumn="0" w:noHBand="0" w:noVBand="1"/>
      </w:tblPr>
      <w:tblGrid>
        <w:gridCol w:w="1697"/>
        <w:gridCol w:w="940"/>
        <w:gridCol w:w="1041"/>
        <w:gridCol w:w="1041"/>
        <w:gridCol w:w="1043"/>
        <w:gridCol w:w="1338"/>
        <w:gridCol w:w="1336"/>
      </w:tblGrid>
      <w:tr w:rsidR="00790838" w14:paraId="02148606" w14:textId="77777777" w:rsidTr="00790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</w:trPr>
        <w:tc>
          <w:tcPr>
            <w:tcW w:w="1006" w:type="pct"/>
            <w:vMerge w:val="restart"/>
            <w:hideMark/>
          </w:tcPr>
          <w:p w14:paraId="2C493718" w14:textId="77777777" w:rsidR="00790838" w:rsidRDefault="00790838" w:rsidP="00790838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color w:val="auto"/>
                <w:sz w:val="36"/>
                <w:szCs w:val="36"/>
              </w:rPr>
            </w:pPr>
            <w:r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프로모션</w:t>
            </w:r>
            <w:r>
              <w:rPr>
                <w:rFonts w:cs="Arial"/>
                <w:b w:val="0"/>
                <w:bCs/>
                <w:color w:val="auto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유형</w:t>
            </w:r>
          </w:p>
        </w:tc>
        <w:tc>
          <w:tcPr>
            <w:tcW w:w="1174" w:type="pct"/>
            <w:gridSpan w:val="2"/>
            <w:hideMark/>
          </w:tcPr>
          <w:p w14:paraId="0FD3665E" w14:textId="77777777" w:rsidR="00790838" w:rsidRDefault="00790838" w:rsidP="00790838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color w:val="auto"/>
                <w:sz w:val="36"/>
                <w:szCs w:val="36"/>
              </w:rPr>
            </w:pPr>
            <w:r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일반쿠폰</w:t>
            </w:r>
          </w:p>
        </w:tc>
        <w:tc>
          <w:tcPr>
            <w:tcW w:w="1235" w:type="pct"/>
            <w:gridSpan w:val="2"/>
            <w:hideMark/>
          </w:tcPr>
          <w:p w14:paraId="3C0AE509" w14:textId="77777777" w:rsidR="00790838" w:rsidRDefault="00790838" w:rsidP="00790838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color w:val="auto"/>
                <w:sz w:val="36"/>
                <w:szCs w:val="36"/>
              </w:rPr>
            </w:pPr>
            <w:r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플러스쿠폰</w:t>
            </w:r>
          </w:p>
        </w:tc>
        <w:tc>
          <w:tcPr>
            <w:tcW w:w="793" w:type="pct"/>
            <w:vMerge w:val="restart"/>
            <w:hideMark/>
          </w:tcPr>
          <w:p w14:paraId="09016FA7" w14:textId="77777777" w:rsidR="00790838" w:rsidRDefault="00790838" w:rsidP="00790838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color w:val="auto"/>
                <w:sz w:val="36"/>
                <w:szCs w:val="36"/>
              </w:rPr>
            </w:pPr>
            <w:r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더블포인트쿠폰</w:t>
            </w:r>
          </w:p>
        </w:tc>
        <w:tc>
          <w:tcPr>
            <w:tcW w:w="792" w:type="pct"/>
            <w:vMerge w:val="restart"/>
            <w:hideMark/>
          </w:tcPr>
          <w:p w14:paraId="172503EE" w14:textId="77777777" w:rsidR="00790838" w:rsidRDefault="00790838" w:rsidP="00790838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color w:val="auto"/>
                <w:sz w:val="36"/>
                <w:szCs w:val="36"/>
              </w:rPr>
            </w:pPr>
            <w:r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무료배송쿠폰</w:t>
            </w:r>
          </w:p>
        </w:tc>
      </w:tr>
      <w:tr w:rsidR="00790838" w14:paraId="430015B1" w14:textId="77777777" w:rsidTr="00575EF9">
        <w:trPr>
          <w:trHeight w:val="282"/>
        </w:trPr>
        <w:tc>
          <w:tcPr>
            <w:tcW w:w="1006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664F5F" w14:textId="77777777" w:rsidR="00790838" w:rsidRDefault="00790838" w:rsidP="00790838">
            <w:pPr>
              <w:widowControl/>
              <w:spacing w:line="240" w:lineRule="auto"/>
              <w:rPr>
                <w:rFonts w:ascii="Arial" w:eastAsia="굴림" w:hAnsi="Arial" w:cs="Arial"/>
                <w:b/>
                <w:sz w:val="36"/>
                <w:szCs w:val="36"/>
              </w:rPr>
            </w:pPr>
          </w:p>
        </w:tc>
        <w:tc>
          <w:tcPr>
            <w:tcW w:w="55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7FFDC63" w14:textId="77777777" w:rsidR="00790838" w:rsidRDefault="00790838" w:rsidP="00790838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정률</w:t>
            </w:r>
          </w:p>
        </w:tc>
        <w:tc>
          <w:tcPr>
            <w:tcW w:w="6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DB68985" w14:textId="77777777" w:rsidR="00790838" w:rsidRDefault="00790838" w:rsidP="00790838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정액</w:t>
            </w:r>
          </w:p>
        </w:tc>
        <w:tc>
          <w:tcPr>
            <w:tcW w:w="6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EC69F11" w14:textId="77777777" w:rsidR="00790838" w:rsidRDefault="00790838" w:rsidP="00790838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정률</w:t>
            </w:r>
          </w:p>
        </w:tc>
        <w:tc>
          <w:tcPr>
            <w:tcW w:w="6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4D10A71" w14:textId="77777777" w:rsidR="00790838" w:rsidRDefault="00790838" w:rsidP="00790838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정액</w:t>
            </w: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8A84E5" w14:textId="77777777" w:rsidR="00790838" w:rsidRDefault="00790838" w:rsidP="00790838">
            <w:pPr>
              <w:widowControl/>
              <w:spacing w:line="240" w:lineRule="auto"/>
              <w:rPr>
                <w:rFonts w:ascii="Arial" w:eastAsia="굴림" w:hAnsi="Arial" w:cs="Arial"/>
                <w:b/>
                <w:sz w:val="36"/>
                <w:szCs w:val="36"/>
              </w:rPr>
            </w:pPr>
          </w:p>
        </w:tc>
        <w:tc>
          <w:tcPr>
            <w:tcW w:w="0" w:type="auto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18F1C6" w14:textId="77777777" w:rsidR="00790838" w:rsidRDefault="00790838" w:rsidP="00790838">
            <w:pPr>
              <w:widowControl/>
              <w:spacing w:line="240" w:lineRule="auto"/>
              <w:rPr>
                <w:rFonts w:ascii="Arial" w:eastAsia="굴림" w:hAnsi="Arial" w:cs="Arial"/>
                <w:b/>
                <w:sz w:val="36"/>
                <w:szCs w:val="36"/>
              </w:rPr>
            </w:pPr>
          </w:p>
        </w:tc>
      </w:tr>
      <w:tr w:rsidR="00790838" w14:paraId="3890CC6F" w14:textId="77777777" w:rsidTr="00790838">
        <w:trPr>
          <w:trHeight w:val="337"/>
        </w:trPr>
        <w:tc>
          <w:tcPr>
            <w:tcW w:w="10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4CFC31" w14:textId="77777777" w:rsidR="00790838" w:rsidRDefault="00790838" w:rsidP="00790838">
            <w:pPr>
              <w:widowControl/>
              <w:wordWrap w:val="0"/>
              <w:spacing w:line="340" w:lineRule="atLeast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proofErr w:type="spellStart"/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다족구매</w:t>
            </w:r>
            <w:proofErr w:type="spellEnd"/>
            <w:r>
              <w:rPr>
                <w:rFonts w:cs="Arial"/>
                <w:color w:val="000000" w:themeColor="text1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할인</w:t>
            </w:r>
          </w:p>
        </w:tc>
        <w:tc>
          <w:tcPr>
            <w:tcW w:w="55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73DC4A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kern w:val="24"/>
                <w:sz w:val="16"/>
                <w:szCs w:val="16"/>
              </w:rPr>
              <w:t>X</w:t>
            </w:r>
          </w:p>
        </w:tc>
        <w:tc>
          <w:tcPr>
            <w:tcW w:w="6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D6B95B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kern w:val="24"/>
                <w:sz w:val="16"/>
                <w:szCs w:val="16"/>
              </w:rPr>
              <w:t>O</w:t>
            </w:r>
          </w:p>
        </w:tc>
        <w:tc>
          <w:tcPr>
            <w:tcW w:w="6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91B3ED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kern w:val="24"/>
                <w:sz w:val="16"/>
                <w:szCs w:val="16"/>
              </w:rPr>
              <w:t>X</w:t>
            </w:r>
          </w:p>
        </w:tc>
        <w:tc>
          <w:tcPr>
            <w:tcW w:w="6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B032BC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="Arial" w:hint="eastAsia"/>
                <w:color w:val="000000" w:themeColor="text1"/>
                <w:kern w:val="24"/>
                <w:sz w:val="16"/>
                <w:szCs w:val="16"/>
              </w:rPr>
              <w:t>O</w:t>
            </w:r>
          </w:p>
        </w:tc>
        <w:tc>
          <w:tcPr>
            <w:tcW w:w="7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973382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79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9FDA91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</w:tr>
      <w:tr w:rsidR="00790838" w14:paraId="2D25E778" w14:textId="77777777" w:rsidTr="00790838">
        <w:trPr>
          <w:trHeight w:val="337"/>
        </w:trPr>
        <w:tc>
          <w:tcPr>
            <w:tcW w:w="10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FF9D69" w14:textId="77777777" w:rsidR="00790838" w:rsidRDefault="00790838" w:rsidP="00790838">
            <w:pPr>
              <w:widowControl/>
              <w:wordWrap w:val="0"/>
              <w:spacing w:line="340" w:lineRule="atLeast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즉시할인</w:t>
            </w:r>
          </w:p>
        </w:tc>
        <w:tc>
          <w:tcPr>
            <w:tcW w:w="55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468BE0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6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70FC32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6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87F29E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6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7352D1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7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3CF757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79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E98F29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</w:tr>
      <w:tr w:rsidR="00790838" w14:paraId="1B83716F" w14:textId="77777777" w:rsidTr="00790838">
        <w:trPr>
          <w:trHeight w:val="337"/>
        </w:trPr>
        <w:tc>
          <w:tcPr>
            <w:tcW w:w="10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2DBCB0" w14:textId="77777777" w:rsidR="00790838" w:rsidRDefault="00790838" w:rsidP="00790838">
            <w:pPr>
              <w:widowControl/>
              <w:wordWrap w:val="0"/>
              <w:spacing w:line="340" w:lineRule="atLeast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기간한정</w:t>
            </w:r>
            <w:r>
              <w:rPr>
                <w:rFonts w:cs="Arial"/>
                <w:color w:val="000000" w:themeColor="text1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특가</w:t>
            </w:r>
          </w:p>
        </w:tc>
        <w:tc>
          <w:tcPr>
            <w:tcW w:w="55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AC7A76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6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E2E87F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6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FE0BA1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6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1101DE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X</w:t>
            </w:r>
          </w:p>
        </w:tc>
        <w:tc>
          <w:tcPr>
            <w:tcW w:w="7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818E71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79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427B5E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</w:tr>
      <w:tr w:rsidR="00790838" w14:paraId="564A7475" w14:textId="77777777" w:rsidTr="00790838">
        <w:trPr>
          <w:trHeight w:val="337"/>
        </w:trPr>
        <w:tc>
          <w:tcPr>
            <w:tcW w:w="10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A37037" w14:textId="77777777" w:rsidR="00790838" w:rsidRDefault="00790838" w:rsidP="00790838">
            <w:pPr>
              <w:widowControl/>
              <w:wordWrap w:val="0"/>
              <w:spacing w:line="340" w:lineRule="atLeast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lastRenderedPageBreak/>
              <w:t>상품</w:t>
            </w:r>
            <w:r>
              <w:rPr>
                <w:rFonts w:cs="Arial"/>
                <w:color w:val="000000" w:themeColor="text1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사은품</w:t>
            </w:r>
            <w:r>
              <w:rPr>
                <w:rFonts w:cs="Arial"/>
                <w:color w:val="000000" w:themeColor="text1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지급</w:t>
            </w:r>
          </w:p>
        </w:tc>
        <w:tc>
          <w:tcPr>
            <w:tcW w:w="55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14ACFF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6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3D8342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61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E165E6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61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0F0A1C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79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03C10B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  <w:tc>
          <w:tcPr>
            <w:tcW w:w="79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1199E9" w14:textId="77777777" w:rsidR="00790838" w:rsidRDefault="00790838" w:rsidP="00790838">
            <w:pPr>
              <w:widowControl/>
              <w:wordWrap w:val="0"/>
              <w:spacing w:line="340" w:lineRule="atLeast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>
              <w:rPr>
                <w:rFonts w:asciiTheme="minorEastAsia" w:eastAsiaTheme="minorEastAsia" w:hAnsiTheme="minorEastAsia" w:cstheme="minorBidi" w:hint="eastAsia"/>
                <w:kern w:val="24"/>
                <w:sz w:val="16"/>
                <w:szCs w:val="16"/>
              </w:rPr>
              <w:t>O</w:t>
            </w:r>
          </w:p>
        </w:tc>
      </w:tr>
    </w:tbl>
    <w:p w14:paraId="01F605B2" w14:textId="27D8641E" w:rsidR="006A70F6" w:rsidRDefault="006A70F6" w:rsidP="006A70F6"/>
    <w:p w14:paraId="3385A83E" w14:textId="29942818" w:rsidR="00790838" w:rsidRDefault="00790838" w:rsidP="006A70F6"/>
    <w:p w14:paraId="33D2E4D4" w14:textId="2875FD98" w:rsidR="00790838" w:rsidRDefault="00790838" w:rsidP="006A70F6"/>
    <w:p w14:paraId="518E6D6F" w14:textId="5C4EF86F" w:rsidR="00790838" w:rsidRDefault="00790838" w:rsidP="006A70F6"/>
    <w:p w14:paraId="5C9DAEFC" w14:textId="74581902" w:rsidR="00790838" w:rsidRDefault="00790838" w:rsidP="006A70F6"/>
    <w:p w14:paraId="72C4593C" w14:textId="310DC6D5" w:rsidR="00790838" w:rsidRDefault="008C7DA4" w:rsidP="006A70F6">
      <w:r>
        <w:br/>
      </w:r>
    </w:p>
    <w:p w14:paraId="4370E9B2" w14:textId="2982607C" w:rsidR="00C61C4C" w:rsidRDefault="00C61C4C" w:rsidP="00C61C4C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15" w:name="_Toc6416781"/>
      <w:r>
        <w:rPr>
          <w:rFonts w:asciiTheme="minorEastAsia" w:eastAsiaTheme="minorEastAsia" w:hAnsiTheme="minorEastAsia" w:cs="Calibri" w:hint="eastAsia"/>
        </w:rPr>
        <w:t>결제수단 변경</w:t>
      </w:r>
      <w:bookmarkEnd w:id="115"/>
    </w:p>
    <w:p w14:paraId="5DC21C71" w14:textId="5548A96E" w:rsidR="00C61C4C" w:rsidRPr="00511163" w:rsidRDefault="00C61C4C" w:rsidP="00C61C4C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16" w:name="_Toc6416782"/>
      <w:r>
        <w:rPr>
          <w:rFonts w:asciiTheme="minorEastAsia" w:eastAsiaTheme="minorEastAsia" w:hAnsiTheme="minorEastAsia" w:cs="Calibri" w:hint="eastAsia"/>
        </w:rPr>
        <w:t>결제수단 변경 기본 정책</w:t>
      </w:r>
      <w:bookmarkEnd w:id="116"/>
    </w:p>
    <w:p w14:paraId="73F41A6E" w14:textId="39D8E34F" w:rsidR="00C61C4C" w:rsidRDefault="00C61C4C" w:rsidP="00753B19">
      <w:pPr>
        <w:pStyle w:val="af4"/>
        <w:numPr>
          <w:ilvl w:val="3"/>
          <w:numId w:val="8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주결제수단 중 ‘신용카드/체크카드’ 또는 ‘실시간</w:t>
      </w:r>
      <w:r w:rsidR="00EB5206"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계좌이체’</w:t>
      </w:r>
      <w:r w:rsidR="00EB5206"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로만 결제한 주문건에 한하여 변경</w:t>
      </w:r>
      <w:r w:rsidR="00EB5206"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가능하다. </w:t>
      </w:r>
      <w:r>
        <w:rPr>
          <w:rFonts w:hint="eastAsia"/>
          <w:sz w:val="22"/>
          <w:szCs w:val="22"/>
        </w:rPr>
        <w:br/>
        <w:t>* 보조결제수단과 복합 결제한 경우에는 결제수단 변경 불가</w:t>
      </w:r>
    </w:p>
    <w:p w14:paraId="76A6E458" w14:textId="1C472FD2" w:rsidR="00C61C4C" w:rsidRDefault="00C61C4C" w:rsidP="00753B19">
      <w:pPr>
        <w:pStyle w:val="af4"/>
        <w:numPr>
          <w:ilvl w:val="3"/>
          <w:numId w:val="8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휴대폰 결제의 경우 결제월이 지나고 나면 환불이 어려우므로 대상에서 제외 한다</w:t>
      </w:r>
      <w:r w:rsidR="006819E3">
        <w:rPr>
          <w:rFonts w:hint="eastAsia"/>
          <w:sz w:val="22"/>
          <w:szCs w:val="22"/>
        </w:rPr>
        <w:t>.</w:t>
      </w:r>
    </w:p>
    <w:p w14:paraId="7B9303DE" w14:textId="77777777" w:rsidR="00C61C4C" w:rsidRDefault="00C61C4C" w:rsidP="00753B19">
      <w:pPr>
        <w:pStyle w:val="af4"/>
        <w:numPr>
          <w:ilvl w:val="3"/>
          <w:numId w:val="8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변경은 최대 2회까지만 가능하다. (최초 + 변경 2회 = 총 3회)</w:t>
      </w:r>
    </w:p>
    <w:p w14:paraId="52085E3F" w14:textId="77777777" w:rsidR="00C61C4C" w:rsidRDefault="00C61C4C" w:rsidP="00753B19">
      <w:pPr>
        <w:pStyle w:val="af4"/>
        <w:numPr>
          <w:ilvl w:val="3"/>
          <w:numId w:val="8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해당 주문건에 클레임(주문취소)가 진행중이거나 취소완료 된 경우, 구매확정이 완료된 경우 결제수단 변경이 불가하다.</w:t>
      </w:r>
    </w:p>
    <w:p w14:paraId="5E158D53" w14:textId="7E1C6BCE" w:rsidR="00C61C4C" w:rsidRPr="00B61180" w:rsidRDefault="00C61C4C" w:rsidP="006A70F6">
      <w:pPr>
        <w:pStyle w:val="afe"/>
        <w:numPr>
          <w:ilvl w:val="3"/>
          <w:numId w:val="8"/>
        </w:numPr>
      </w:pPr>
      <w:proofErr w:type="spellStart"/>
      <w:r>
        <w:rPr>
          <w:rFonts w:hint="eastAsia"/>
        </w:rPr>
        <w:t>입점사는</w:t>
      </w:r>
      <w:proofErr w:type="spellEnd"/>
      <w:r>
        <w:rPr>
          <w:rFonts w:hint="eastAsia"/>
        </w:rPr>
        <w:t xml:space="preserve"> 결제수단 변경 기능 사용 불가하다</w:t>
      </w:r>
    </w:p>
    <w:p w14:paraId="2360B280" w14:textId="4FACAB4C" w:rsidR="00B61180" w:rsidRDefault="00B61180" w:rsidP="006A70F6">
      <w:pPr>
        <w:pStyle w:val="afe"/>
      </w:pPr>
    </w:p>
    <w:p w14:paraId="2824EC76" w14:textId="73E2E3DE" w:rsidR="00B61180" w:rsidRPr="00511163" w:rsidRDefault="00B61180" w:rsidP="00B61180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17" w:name="_Toc6416783"/>
      <w:r>
        <w:rPr>
          <w:rFonts w:asciiTheme="minorEastAsia" w:eastAsiaTheme="minorEastAsia" w:hAnsiTheme="minorEastAsia" w:cs="Calibri" w:hint="eastAsia"/>
        </w:rPr>
        <w:t>결제수단 변경 방법</w:t>
      </w:r>
      <w:bookmarkEnd w:id="117"/>
    </w:p>
    <w:p w14:paraId="6D1884F5" w14:textId="769FEFB6" w:rsidR="000C28DC" w:rsidRDefault="000C28DC" w:rsidP="00753B19">
      <w:pPr>
        <w:pStyle w:val="af4"/>
        <w:numPr>
          <w:ilvl w:val="3"/>
          <w:numId w:val="8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구매확정 전 주문건에 대해 관리자가 ‘</w:t>
      </w:r>
      <w:r w:rsidR="00D07C9E">
        <w:rPr>
          <w:rFonts w:hint="eastAsia"/>
          <w:sz w:val="22"/>
          <w:szCs w:val="22"/>
        </w:rPr>
        <w:t>BO</w:t>
      </w:r>
      <w:r>
        <w:rPr>
          <w:rFonts w:hint="eastAsia"/>
          <w:sz w:val="22"/>
          <w:szCs w:val="22"/>
        </w:rPr>
        <w:t>&gt; 주문관리&gt; 주문</w:t>
      </w:r>
      <w:r w:rsidR="00EB5206"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상세팝업’에서</w:t>
      </w:r>
      <w:proofErr w:type="spellEnd"/>
      <w:r>
        <w:rPr>
          <w:rFonts w:hint="eastAsia"/>
          <w:sz w:val="22"/>
          <w:szCs w:val="22"/>
        </w:rPr>
        <w:t xml:space="preserve"> [결제수단변경 가능처리] 기능을 선택하면, 해당 주문건에 [결제수단 변경] 버튼이 노출된다. </w:t>
      </w:r>
    </w:p>
    <w:p w14:paraId="60B1A596" w14:textId="77777777" w:rsidR="000C28DC" w:rsidRDefault="000C28DC" w:rsidP="00753B19">
      <w:pPr>
        <w:pStyle w:val="af4"/>
        <w:numPr>
          <w:ilvl w:val="3"/>
          <w:numId w:val="8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고객은 온라인몰 ‘마이페이지&gt;주문상세’ 화면에서 해당 주문건에 노출된 [결제수단 변경] 버튼을 이용하여 직접 </w:t>
      </w:r>
      <w:proofErr w:type="spellStart"/>
      <w:r>
        <w:rPr>
          <w:rFonts w:hint="eastAsia"/>
          <w:sz w:val="22"/>
          <w:szCs w:val="22"/>
        </w:rPr>
        <w:t>재결제</w:t>
      </w:r>
      <w:proofErr w:type="spellEnd"/>
      <w:r>
        <w:rPr>
          <w:rFonts w:hint="eastAsia"/>
          <w:sz w:val="22"/>
          <w:szCs w:val="22"/>
        </w:rPr>
        <w:t xml:space="preserve"> 처리한다. </w:t>
      </w:r>
    </w:p>
    <w:p w14:paraId="1A2A4BA1" w14:textId="77777777" w:rsidR="000C28DC" w:rsidRDefault="000C28DC" w:rsidP="00753B19">
      <w:pPr>
        <w:pStyle w:val="af4"/>
        <w:numPr>
          <w:ilvl w:val="3"/>
          <w:numId w:val="8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고객 </w:t>
      </w:r>
      <w:proofErr w:type="spellStart"/>
      <w:r>
        <w:rPr>
          <w:rFonts w:hint="eastAsia"/>
          <w:sz w:val="22"/>
          <w:szCs w:val="22"/>
        </w:rPr>
        <w:t>재결제</w:t>
      </w:r>
      <w:proofErr w:type="spellEnd"/>
      <w:r>
        <w:rPr>
          <w:rFonts w:hint="eastAsia"/>
          <w:sz w:val="22"/>
          <w:szCs w:val="22"/>
        </w:rPr>
        <w:t xml:space="preserve"> 시 변경할 결제수단 결제를 우선 결제완료 처리 후 기존 결제를 취소한다. </w:t>
      </w:r>
    </w:p>
    <w:p w14:paraId="63A414AF" w14:textId="259C4FAA" w:rsidR="000C28DC" w:rsidRDefault="000C28DC" w:rsidP="00753B19">
      <w:pPr>
        <w:pStyle w:val="af4"/>
        <w:numPr>
          <w:ilvl w:val="3"/>
          <w:numId w:val="8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오류나 기타 이유로 기존 결제가 취소되지 않는 경우, 새로운 결제를 취소 처리한다. </w:t>
      </w:r>
      <w:r>
        <w:rPr>
          <w:sz w:val="22"/>
          <w:szCs w:val="22"/>
        </w:rPr>
        <w:br/>
      </w:r>
    </w:p>
    <w:p w14:paraId="44EFED2A" w14:textId="32A60FF5" w:rsidR="000C28DC" w:rsidRPr="000C28DC" w:rsidRDefault="000C28DC" w:rsidP="000C28DC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18" w:name="_Toc6416784"/>
      <w:r w:rsidRPr="000C28DC">
        <w:rPr>
          <w:rFonts w:asciiTheme="minorEastAsia" w:eastAsiaTheme="minorEastAsia" w:hAnsiTheme="minorEastAsia" w:cs="Calibri" w:hint="eastAsia"/>
        </w:rPr>
        <w:t>주문정보 관리</w:t>
      </w:r>
      <w:bookmarkEnd w:id="118"/>
    </w:p>
    <w:p w14:paraId="41B58B29" w14:textId="77777777" w:rsidR="000C28DC" w:rsidRDefault="000C28DC" w:rsidP="000C28DC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19" w:name="_Toc5273444"/>
      <w:bookmarkStart w:id="120" w:name="_Toc4690583"/>
      <w:bookmarkStart w:id="121" w:name="_Toc6416785"/>
      <w:r>
        <w:rPr>
          <w:rFonts w:asciiTheme="minorEastAsia" w:eastAsiaTheme="minorEastAsia" w:hAnsiTheme="minorEastAsia" w:cs="Calibri" w:hint="eastAsia"/>
        </w:rPr>
        <w:t>주문내역 조회 및 관리</w:t>
      </w:r>
      <w:bookmarkEnd w:id="119"/>
      <w:bookmarkEnd w:id="120"/>
      <w:bookmarkEnd w:id="121"/>
    </w:p>
    <w:p w14:paraId="6CA87963" w14:textId="77777777" w:rsidR="000C28DC" w:rsidRDefault="000C28DC" w:rsidP="000C28DC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관리자는 회원의 온라인 주문내역을 조회할 수 있다. </w:t>
      </w:r>
    </w:p>
    <w:p w14:paraId="1645AE79" w14:textId="77777777" w:rsidR="000C28DC" w:rsidRDefault="000C28DC" w:rsidP="000C28DC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 xml:space="preserve">관리자는 일반주문과 예약주문을 구분하여 주문내역을 조회할 수 있다. </w:t>
      </w:r>
    </w:p>
    <w:p w14:paraId="0A4313D4" w14:textId="77777777" w:rsidR="000C28DC" w:rsidRDefault="000C28DC" w:rsidP="000C28DC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관리자는 주문번호를 기준으로 주문 상세정보를 조회할 수 있다. </w:t>
      </w:r>
    </w:p>
    <w:p w14:paraId="4A5C6483" w14:textId="77777777" w:rsidR="000C28DC" w:rsidRDefault="000C28DC" w:rsidP="000C28DC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주문상세정보에는 주문자정보, 배송정보, 주문상품정보, 결제정보, 주문/클레임 이력, 상담이력 등을 조회할 수 있다. </w:t>
      </w:r>
    </w:p>
    <w:p w14:paraId="7EE764DB" w14:textId="45BB1DE6" w:rsidR="00214C39" w:rsidRDefault="000C28DC" w:rsidP="00214C39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214C39">
        <w:rPr>
          <w:rFonts w:hint="eastAsia"/>
          <w:sz w:val="22"/>
          <w:szCs w:val="22"/>
        </w:rPr>
        <w:t xml:space="preserve">관리자는 주문상품의 배송상태 값이 </w:t>
      </w:r>
      <w:proofErr w:type="spellStart"/>
      <w:r w:rsidRPr="00214C39">
        <w:rPr>
          <w:rFonts w:hint="eastAsia"/>
          <w:sz w:val="22"/>
          <w:szCs w:val="22"/>
        </w:rPr>
        <w:t>상품준비중</w:t>
      </w:r>
      <w:proofErr w:type="spellEnd"/>
      <w:r w:rsidRPr="00214C39">
        <w:rPr>
          <w:rFonts w:hint="eastAsia"/>
          <w:sz w:val="22"/>
          <w:szCs w:val="22"/>
        </w:rPr>
        <w:t xml:space="preserve"> 이전일 경우에만 주문상세정보에서 </w:t>
      </w:r>
      <w:proofErr w:type="spellStart"/>
      <w:r w:rsidRPr="00214C39">
        <w:rPr>
          <w:rFonts w:hint="eastAsia"/>
          <w:sz w:val="22"/>
          <w:szCs w:val="22"/>
        </w:rPr>
        <w:t>배송지</w:t>
      </w:r>
      <w:proofErr w:type="spellEnd"/>
      <w:r w:rsidRPr="00214C39">
        <w:rPr>
          <w:rFonts w:hint="eastAsia"/>
          <w:sz w:val="22"/>
          <w:szCs w:val="22"/>
        </w:rPr>
        <w:t xml:space="preserve"> 정보를 수정할 수 있다.</w:t>
      </w:r>
    </w:p>
    <w:p w14:paraId="3676CBC9" w14:textId="77777777" w:rsidR="00052619" w:rsidRDefault="00052619" w:rsidP="00052619">
      <w:pPr>
        <w:pStyle w:val="af4"/>
        <w:ind w:leftChars="0" w:left="992"/>
        <w:jc w:val="left"/>
        <w:rPr>
          <w:sz w:val="22"/>
          <w:szCs w:val="22"/>
        </w:rPr>
      </w:pPr>
    </w:p>
    <w:p w14:paraId="76A89626" w14:textId="6FE8A1F5" w:rsidR="00052619" w:rsidRDefault="00052619" w:rsidP="00052619">
      <w:pPr>
        <w:pStyle w:val="-2"/>
        <w:ind w:leftChars="142" w:left="851"/>
        <w:rPr>
          <w:rFonts w:asciiTheme="minorEastAsia" w:eastAsiaTheme="minorEastAsia" w:hAnsiTheme="minorEastAsia" w:cs="Calibri"/>
          <w:color w:val="000000" w:themeColor="text1"/>
        </w:rPr>
      </w:pPr>
      <w:bookmarkStart w:id="122" w:name="_Toc6416786"/>
      <w:r>
        <w:rPr>
          <w:rFonts w:asciiTheme="minorEastAsia" w:eastAsiaTheme="minorEastAsia" w:hAnsiTheme="minorEastAsia" w:cs="Calibri" w:hint="eastAsia"/>
          <w:color w:val="000000" w:themeColor="text1"/>
        </w:rPr>
        <w:t>무통장 입금 오류 확인</w:t>
      </w:r>
      <w:bookmarkEnd w:id="122"/>
    </w:p>
    <w:p w14:paraId="3C952166" w14:textId="2A76C8D6" w:rsidR="00052619" w:rsidRDefault="00052619" w:rsidP="00052619">
      <w:pPr>
        <w:pStyle w:val="-3"/>
        <w:ind w:leftChars="213" w:left="993"/>
        <w:rPr>
          <w:szCs w:val="22"/>
        </w:rPr>
      </w:pPr>
      <w:bookmarkStart w:id="123" w:name="_Toc6416787"/>
      <w:r>
        <w:rPr>
          <w:rFonts w:asciiTheme="minorEastAsia" w:eastAsiaTheme="minorEastAsia" w:hAnsiTheme="minorEastAsia" w:cs="Calibri" w:hint="eastAsia"/>
        </w:rPr>
        <w:t>정의</w:t>
      </w:r>
      <w:bookmarkEnd w:id="123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402F079E" w14:textId="7F6AB0E2" w:rsidR="00052619" w:rsidRDefault="00052619" w:rsidP="00052619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고객이 무통장 입금으로 </w:t>
      </w:r>
      <w:r w:rsidRPr="001D60DE">
        <w:rPr>
          <w:rFonts w:hint="eastAsia"/>
          <w:sz w:val="22"/>
          <w:szCs w:val="22"/>
        </w:rPr>
        <w:t>결제 후 주문을 취소,</w:t>
      </w:r>
      <w:r w:rsidRPr="001D60DE">
        <w:rPr>
          <w:sz w:val="22"/>
          <w:szCs w:val="22"/>
        </w:rPr>
        <w:t xml:space="preserve"> </w:t>
      </w:r>
      <w:r w:rsidRPr="001D60DE">
        <w:rPr>
          <w:rFonts w:hint="eastAsia"/>
          <w:sz w:val="22"/>
          <w:szCs w:val="22"/>
        </w:rPr>
        <w:t>자사에서 취소를 처리하였으나 고객이 입금을 한 경우</w:t>
      </w:r>
      <w:r w:rsidRPr="001D60DE">
        <w:rPr>
          <w:sz w:val="22"/>
          <w:szCs w:val="22"/>
        </w:rPr>
        <w:t xml:space="preserve"> </w:t>
      </w:r>
      <w:r w:rsidRPr="001D60DE">
        <w:rPr>
          <w:rFonts w:hint="eastAsia"/>
          <w:sz w:val="22"/>
          <w:szCs w:val="22"/>
        </w:rPr>
        <w:t>해당 건에 대하여 환불처리를 해야 하는 경우를 말한다.</w:t>
      </w:r>
      <w:r w:rsidRPr="001D60DE">
        <w:rPr>
          <w:sz w:val="22"/>
          <w:szCs w:val="22"/>
        </w:rPr>
        <w:t xml:space="preserve"> </w:t>
      </w:r>
      <w:r w:rsidRPr="001D60DE">
        <w:rPr>
          <w:sz w:val="22"/>
          <w:szCs w:val="22"/>
        </w:rPr>
        <w:br/>
      </w:r>
    </w:p>
    <w:p w14:paraId="3351ACA8" w14:textId="4B5B21E4" w:rsidR="00052619" w:rsidRDefault="00052619" w:rsidP="0005261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24" w:name="_Toc6416788"/>
      <w:r>
        <w:rPr>
          <w:rFonts w:asciiTheme="minorEastAsia" w:eastAsiaTheme="minorEastAsia" w:hAnsiTheme="minorEastAsia" w:cs="Calibri" w:hint="eastAsia"/>
        </w:rPr>
        <w:t>기본정책</w:t>
      </w:r>
      <w:bookmarkEnd w:id="124"/>
    </w:p>
    <w:p w14:paraId="22D46DB3" w14:textId="77777777" w:rsidR="00F80462" w:rsidRDefault="00F80462" w:rsidP="00F80462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무통장 입금 오류 발생 시 ‘무통장 입금 오류 </w:t>
      </w:r>
      <w:proofErr w:type="spellStart"/>
      <w:r>
        <w:rPr>
          <w:rFonts w:hint="eastAsia"/>
          <w:sz w:val="22"/>
          <w:szCs w:val="22"/>
        </w:rPr>
        <w:t>리스트’에</w:t>
      </w:r>
      <w:proofErr w:type="spellEnd"/>
      <w:r>
        <w:rPr>
          <w:rFonts w:hint="eastAsia"/>
          <w:sz w:val="22"/>
          <w:szCs w:val="22"/>
        </w:rPr>
        <w:t xml:space="preserve"> 집계된다.</w:t>
      </w:r>
    </w:p>
    <w:p w14:paraId="4A812E30" w14:textId="77777777" w:rsidR="00F80462" w:rsidRDefault="00F80462" w:rsidP="00F80462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단, 자사만 사용하며 </w:t>
      </w:r>
      <w:proofErr w:type="spellStart"/>
      <w:r>
        <w:rPr>
          <w:rFonts w:hint="eastAsia"/>
          <w:sz w:val="22"/>
          <w:szCs w:val="22"/>
        </w:rPr>
        <w:t>입점사는</w:t>
      </w:r>
      <w:proofErr w:type="spellEnd"/>
      <w:r>
        <w:rPr>
          <w:rFonts w:hint="eastAsia"/>
          <w:sz w:val="22"/>
          <w:szCs w:val="22"/>
        </w:rPr>
        <w:t xml:space="preserve"> 사용이 불가하다.</w:t>
      </w:r>
    </w:p>
    <w:p w14:paraId="58D5D030" w14:textId="77777777" w:rsidR="00F80462" w:rsidRDefault="00F80462" w:rsidP="00F80462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처리절차</w:t>
      </w:r>
    </w:p>
    <w:p w14:paraId="1814A359" w14:textId="77777777" w:rsidR="00704380" w:rsidRDefault="00F80462" w:rsidP="00F80462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1) 무통장 입금 오류 리스트 집계</w:t>
      </w:r>
      <w:r>
        <w:rPr>
          <w:rFonts w:hint="eastAsia"/>
          <w:sz w:val="22"/>
          <w:szCs w:val="22"/>
        </w:rPr>
        <w:br/>
        <w:t>2) 오류가 발생한 사이트의 주문일시 및 주문번호, 주문상품명, 주문자, 총 결제금액 및 환불계좌정보, 처리일시, 처리자가 노출된다.</w:t>
      </w:r>
      <w:r>
        <w:rPr>
          <w:rFonts w:hint="eastAsia"/>
          <w:sz w:val="22"/>
          <w:szCs w:val="22"/>
        </w:rPr>
        <w:br/>
        <w:t>3) 환불계좌 정보 영역의 [계좌등록]버튼을 클릭하여 고객센터 직원이</w:t>
      </w:r>
      <w:r>
        <w:rPr>
          <w:rFonts w:hint="eastAsia"/>
          <w:sz w:val="22"/>
          <w:szCs w:val="22"/>
        </w:rPr>
        <w:br/>
        <w:t>환불계좌 정보 입력 및 계좌인증을 완료한다.</w:t>
      </w:r>
      <w:r>
        <w:rPr>
          <w:rFonts w:hint="eastAsia"/>
          <w:sz w:val="22"/>
          <w:szCs w:val="22"/>
        </w:rPr>
        <w:br/>
        <w:t>4) 무통장 입금 오류 건에 대한 환불을 담당하는 부서에서는</w:t>
      </w:r>
      <w:r w:rsidR="00704380">
        <w:rPr>
          <w:sz w:val="22"/>
          <w:szCs w:val="22"/>
        </w:rPr>
        <w:br/>
      </w:r>
      <w:r w:rsidR="00704380">
        <w:rPr>
          <w:rFonts w:hint="eastAsia"/>
          <w:sz w:val="22"/>
          <w:szCs w:val="22"/>
        </w:rPr>
        <w:t>수동으로 환불 처리하며,</w:t>
      </w:r>
      <w:r w:rsidR="00704380">
        <w:rPr>
          <w:sz w:val="22"/>
          <w:szCs w:val="22"/>
        </w:rPr>
        <w:t xml:space="preserve"> </w:t>
      </w:r>
      <w:r w:rsidR="00704380">
        <w:rPr>
          <w:rFonts w:hint="eastAsia"/>
          <w:sz w:val="22"/>
          <w:szCs w:val="22"/>
        </w:rPr>
        <w:t>환불에 대한 처리결과를 입력하여 관리한다.</w:t>
      </w:r>
    </w:p>
    <w:p w14:paraId="1DA098BB" w14:textId="6ACB4527" w:rsidR="00F80462" w:rsidRDefault="00F80462" w:rsidP="00F80462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계좌인증을 거쳐 환불 계좌 정보가 등록된 건만 [환불처리 완료]버튼을 통하여 일괄 확인 처리가 가능하다.</w:t>
      </w:r>
    </w:p>
    <w:p w14:paraId="351008DD" w14:textId="1CA153E3" w:rsidR="00F80462" w:rsidRDefault="00F80462" w:rsidP="00F80462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고객이 마이페이지 또는 고객센터를 통하여 회원정보의 환불정보를 입력해둔 경우 기본</w:t>
      </w:r>
      <w:r w:rsidR="00704380"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환불</w:t>
      </w:r>
      <w:r w:rsidR="00704380"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계좌정보는 셋팅 되어있으나 고객과의 전화 상담 후 계좌정보를 확인하여 [계좌인증]을 실행한다.</w:t>
      </w:r>
    </w:p>
    <w:p w14:paraId="4330D256" w14:textId="77777777" w:rsidR="00F80462" w:rsidRDefault="00F80462" w:rsidP="00F80462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계좌정보를 수정하였거나, 신규로 등록 한경우라도 마이페이지에 업데이트 되지는 않으며 무통장 입금 오류 리스트에서만 사용한다.</w:t>
      </w:r>
    </w:p>
    <w:p w14:paraId="3BF1038D" w14:textId="715124EE" w:rsidR="007E6F35" w:rsidRDefault="00F80462" w:rsidP="007E6F35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처리가 완료된 건은 계좌정보 수정이 불가능하며 환불처리 완료 상태를 처리 이전 상태로 복원 불가하다. </w:t>
      </w:r>
    </w:p>
    <w:p w14:paraId="5102C3C2" w14:textId="77777777" w:rsidR="007E6F35" w:rsidRDefault="007E6F35">
      <w:pPr>
        <w:widowControl/>
        <w:spacing w:line="240" w:lineRule="auto"/>
        <w:jc w:val="left"/>
        <w:rPr>
          <w:sz w:val="22"/>
          <w:szCs w:val="22"/>
        </w:rPr>
      </w:pPr>
      <w:r>
        <w:rPr>
          <w:sz w:val="22"/>
          <w:szCs w:val="22"/>
        </w:rPr>
        <w:lastRenderedPageBreak/>
        <w:br w:type="page"/>
      </w:r>
    </w:p>
    <w:p w14:paraId="721CC8B5" w14:textId="16A2629D" w:rsidR="007E6F35" w:rsidRDefault="007E6F35" w:rsidP="00214C39">
      <w:pPr>
        <w:pStyle w:val="-1"/>
      </w:pPr>
      <w:bookmarkStart w:id="125" w:name="_Toc6416789"/>
      <w:r>
        <w:rPr>
          <w:rFonts w:hint="eastAsia"/>
        </w:rPr>
        <w:lastRenderedPageBreak/>
        <w:t>배송</w:t>
      </w:r>
      <w:bookmarkEnd w:id="125"/>
    </w:p>
    <w:p w14:paraId="554CC2C9" w14:textId="52859C87" w:rsidR="007E6F35" w:rsidRDefault="00D445C7" w:rsidP="007E6F35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26" w:name="_Toc6416790"/>
      <w:r>
        <w:rPr>
          <w:rFonts w:asciiTheme="minorEastAsia" w:eastAsiaTheme="minorEastAsia" w:hAnsiTheme="minorEastAsia" w:cs="Calibri" w:hint="eastAsia"/>
        </w:rPr>
        <w:t>배송의 정의</w:t>
      </w:r>
      <w:bookmarkEnd w:id="126"/>
    </w:p>
    <w:p w14:paraId="2A29DB67" w14:textId="28E00914" w:rsidR="00D445C7" w:rsidRPr="00E677C5" w:rsidRDefault="00D445C7" w:rsidP="00F8344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E677C5">
        <w:rPr>
          <w:rFonts w:hint="eastAsia"/>
          <w:sz w:val="22"/>
          <w:szCs w:val="22"/>
        </w:rPr>
        <w:t>배송이란 고객이 주문/결제를 완료한 이후 시점부터 고객이 상품을 수령할 때까지의 모든 과정을 말한다.</w:t>
      </w:r>
    </w:p>
    <w:p w14:paraId="22D2BA10" w14:textId="31032EA5" w:rsidR="00D445C7" w:rsidRDefault="00D445C7" w:rsidP="00D445C7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온라인몰에서 배송은 각 업무 단계마다 </w:t>
      </w:r>
      <w:r w:rsidR="000D30F2">
        <w:rPr>
          <w:rFonts w:hint="eastAsia"/>
          <w:sz w:val="22"/>
          <w:szCs w:val="22"/>
        </w:rPr>
        <w:t>주문/배송</w:t>
      </w:r>
      <w:r>
        <w:rPr>
          <w:rFonts w:hint="eastAsia"/>
          <w:sz w:val="22"/>
          <w:szCs w:val="22"/>
        </w:rPr>
        <w:t xml:space="preserve"> 상태 값을 기준으로 관리한다. </w:t>
      </w:r>
    </w:p>
    <w:p w14:paraId="4D8660E0" w14:textId="394CE158" w:rsidR="00D445C7" w:rsidRPr="00E677C5" w:rsidRDefault="00D445C7" w:rsidP="00F8344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 w:rsidRPr="00E677C5">
        <w:rPr>
          <w:rFonts w:hint="eastAsia"/>
          <w:sz w:val="22"/>
          <w:szCs w:val="22"/>
        </w:rPr>
        <w:t>입점사</w:t>
      </w:r>
      <w:proofErr w:type="spellEnd"/>
      <w:r w:rsidRPr="00E677C5">
        <w:rPr>
          <w:rFonts w:hint="eastAsia"/>
          <w:sz w:val="22"/>
          <w:szCs w:val="22"/>
        </w:rPr>
        <w:t xml:space="preserve"> 배송담당자는 주문일자, 배송상태 등 검색조건을 지정하여 해당 업체의 배송리스트를 조회할 수 있다. </w:t>
      </w:r>
    </w:p>
    <w:p w14:paraId="12BF4873" w14:textId="62C13478" w:rsidR="00D445C7" w:rsidRPr="00E677C5" w:rsidRDefault="00D445C7" w:rsidP="00F8344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E677C5">
        <w:rPr>
          <w:rFonts w:hint="eastAsia"/>
          <w:sz w:val="22"/>
          <w:szCs w:val="22"/>
        </w:rPr>
        <w:t xml:space="preserve">배송처리를 위해 물류창고 또는 </w:t>
      </w:r>
      <w:proofErr w:type="spellStart"/>
      <w:r w:rsidRPr="00E677C5">
        <w:rPr>
          <w:rFonts w:hint="eastAsia"/>
          <w:sz w:val="22"/>
          <w:szCs w:val="22"/>
        </w:rPr>
        <w:t>입점사에서</w:t>
      </w:r>
      <w:proofErr w:type="spellEnd"/>
      <w:r w:rsidRPr="00E677C5">
        <w:rPr>
          <w:rFonts w:hint="eastAsia"/>
          <w:sz w:val="22"/>
          <w:szCs w:val="22"/>
        </w:rPr>
        <w:t xml:space="preserve"> 수행하는 Picking, Packing 단계의 상태 값은 온라인몰에서 관리하지 않는다. </w:t>
      </w:r>
    </w:p>
    <w:p w14:paraId="0DD0B569" w14:textId="792506E3" w:rsidR="00D445C7" w:rsidRPr="00E677C5" w:rsidRDefault="00D445C7" w:rsidP="00F8344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E677C5">
        <w:rPr>
          <w:rFonts w:hint="eastAsia"/>
          <w:sz w:val="22"/>
          <w:szCs w:val="22"/>
        </w:rPr>
        <w:t>시스템 장애 및 기타 불가결한 사유로 배송이 지연되는 경우, 주문고객에게 배송지연에 대한 안내정보를 발신</w:t>
      </w:r>
      <w:r w:rsidR="000D30F2">
        <w:rPr>
          <w:rFonts w:hint="eastAsia"/>
          <w:sz w:val="22"/>
          <w:szCs w:val="22"/>
        </w:rPr>
        <w:t>할 수 있는 기능을 제공</w:t>
      </w:r>
      <w:r w:rsidRPr="00E677C5">
        <w:rPr>
          <w:rFonts w:hint="eastAsia"/>
          <w:sz w:val="22"/>
          <w:szCs w:val="22"/>
        </w:rPr>
        <w:t>한다.</w:t>
      </w:r>
      <w:r w:rsidR="000D30F2">
        <w:rPr>
          <w:sz w:val="22"/>
          <w:szCs w:val="22"/>
        </w:rPr>
        <w:t xml:space="preserve"> </w:t>
      </w:r>
      <w:r w:rsidR="000D30F2">
        <w:rPr>
          <w:sz w:val="22"/>
          <w:szCs w:val="22"/>
        </w:rPr>
        <w:br/>
        <w:t>(</w:t>
      </w:r>
      <w:r w:rsidR="000D30F2">
        <w:rPr>
          <w:rFonts w:hint="eastAsia"/>
          <w:sz w:val="22"/>
          <w:szCs w:val="22"/>
        </w:rPr>
        <w:t>발송지연 안내 기능)</w:t>
      </w:r>
      <w:r w:rsidRPr="00E677C5">
        <w:rPr>
          <w:rFonts w:hint="eastAsia"/>
          <w:sz w:val="22"/>
          <w:szCs w:val="22"/>
        </w:rPr>
        <w:t xml:space="preserve"> </w:t>
      </w:r>
    </w:p>
    <w:p w14:paraId="1ACC3951" w14:textId="111FEBC3" w:rsidR="00D445C7" w:rsidRDefault="00D445C7" w:rsidP="00D445C7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연휴 등으로 배송이 이루어지지 않을 경우에는 </w:t>
      </w:r>
      <w:r w:rsidR="00E677C5">
        <w:rPr>
          <w:rFonts w:hint="eastAsia"/>
          <w:sz w:val="22"/>
          <w:szCs w:val="22"/>
        </w:rPr>
        <w:t xml:space="preserve">온라인몰 </w:t>
      </w:r>
      <w:r>
        <w:rPr>
          <w:rFonts w:hint="eastAsia"/>
          <w:sz w:val="22"/>
          <w:szCs w:val="22"/>
        </w:rPr>
        <w:t xml:space="preserve">내 전체 공지를 </w:t>
      </w:r>
      <w:proofErr w:type="spellStart"/>
      <w:r>
        <w:rPr>
          <w:rFonts w:hint="eastAsia"/>
          <w:sz w:val="22"/>
          <w:szCs w:val="22"/>
        </w:rPr>
        <w:t>해야한다</w:t>
      </w:r>
      <w:proofErr w:type="spellEnd"/>
      <w:r>
        <w:rPr>
          <w:rFonts w:hint="eastAsia"/>
          <w:sz w:val="22"/>
          <w:szCs w:val="22"/>
        </w:rPr>
        <w:t xml:space="preserve">. </w:t>
      </w:r>
    </w:p>
    <w:p w14:paraId="5DAAF356" w14:textId="77777777" w:rsidR="000163FC" w:rsidRPr="000163FC" w:rsidRDefault="000163FC" w:rsidP="00D813F4">
      <w:pPr>
        <w:pStyle w:val="af4"/>
        <w:numPr>
          <w:ilvl w:val="3"/>
          <w:numId w:val="7"/>
        </w:numPr>
        <w:ind w:leftChars="0"/>
        <w:jc w:val="left"/>
        <w:rPr>
          <w:rFonts w:asciiTheme="minorEastAsia" w:eastAsiaTheme="minorEastAsia" w:hAnsiTheme="minorEastAsia" w:cs="Calibri"/>
        </w:rPr>
      </w:pPr>
      <w:r>
        <w:rPr>
          <w:rFonts w:hint="eastAsia"/>
          <w:sz w:val="22"/>
          <w:szCs w:val="22"/>
        </w:rPr>
        <w:t>배송은 온라인 발송 혹은 오프라인 매장에서 발송할 수 있다.</w:t>
      </w:r>
      <w:r>
        <w:rPr>
          <w:sz w:val="22"/>
          <w:szCs w:val="22"/>
        </w:rPr>
        <w:t xml:space="preserve"> </w:t>
      </w:r>
    </w:p>
    <w:p w14:paraId="1B1FE348" w14:textId="77777777" w:rsidR="000163FC" w:rsidRPr="000163FC" w:rsidRDefault="000163FC" w:rsidP="00D813F4">
      <w:pPr>
        <w:pStyle w:val="af4"/>
        <w:numPr>
          <w:ilvl w:val="3"/>
          <w:numId w:val="7"/>
        </w:numPr>
        <w:ind w:leftChars="0"/>
        <w:jc w:val="left"/>
        <w:rPr>
          <w:rFonts w:asciiTheme="minorEastAsia" w:eastAsiaTheme="minorEastAsia" w:hAnsiTheme="minorEastAsia" w:cs="Calibri"/>
        </w:rPr>
      </w:pPr>
      <w:r>
        <w:rPr>
          <w:rFonts w:hint="eastAsia"/>
          <w:sz w:val="22"/>
          <w:szCs w:val="22"/>
        </w:rPr>
        <w:t xml:space="preserve">온라인 발송일 경우 평일 </w:t>
      </w:r>
      <w:r>
        <w:rPr>
          <w:sz w:val="22"/>
          <w:szCs w:val="22"/>
        </w:rPr>
        <w:t>4</w:t>
      </w:r>
      <w:r>
        <w:rPr>
          <w:rFonts w:hint="eastAsia"/>
          <w:sz w:val="22"/>
          <w:szCs w:val="22"/>
        </w:rPr>
        <w:t>시 이전 주문/결제 시 당일 출고를 원칙으로 하며,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주말 및 공휴일을 제외하고 평균 </w:t>
      </w:r>
      <w:r>
        <w:rPr>
          <w:sz w:val="22"/>
          <w:szCs w:val="22"/>
        </w:rPr>
        <w:t>2</w:t>
      </w:r>
      <w:r>
        <w:rPr>
          <w:rFonts w:hint="eastAsia"/>
          <w:sz w:val="22"/>
          <w:szCs w:val="22"/>
        </w:rPr>
        <w:t>일 정도 소요된다.</w:t>
      </w:r>
      <w:r>
        <w:rPr>
          <w:sz w:val="22"/>
          <w:szCs w:val="22"/>
        </w:rPr>
        <w:t xml:space="preserve"> </w:t>
      </w:r>
    </w:p>
    <w:p w14:paraId="520A5D18" w14:textId="17044D8D" w:rsidR="00BD5B90" w:rsidRPr="00957311" w:rsidRDefault="000163FC" w:rsidP="00D813F4">
      <w:pPr>
        <w:pStyle w:val="af4"/>
        <w:numPr>
          <w:ilvl w:val="3"/>
          <w:numId w:val="7"/>
        </w:numPr>
        <w:ind w:leftChars="0"/>
        <w:jc w:val="left"/>
        <w:rPr>
          <w:rFonts w:asciiTheme="minorEastAsia" w:eastAsiaTheme="minorEastAsia" w:hAnsiTheme="minorEastAsia" w:cs="Calibri"/>
        </w:rPr>
      </w:pPr>
      <w:r>
        <w:rPr>
          <w:rFonts w:hint="eastAsia"/>
          <w:sz w:val="22"/>
          <w:szCs w:val="22"/>
        </w:rPr>
        <w:t xml:space="preserve">오프라인 매장 발송은 온라인 발송 기간보다 </w:t>
      </w:r>
      <w:r>
        <w:rPr>
          <w:sz w:val="22"/>
          <w:szCs w:val="22"/>
        </w:rPr>
        <w:t>2~3</w:t>
      </w:r>
      <w:r>
        <w:rPr>
          <w:rFonts w:hint="eastAsia"/>
          <w:sz w:val="22"/>
          <w:szCs w:val="22"/>
        </w:rPr>
        <w:t>일 더 소요될 수 있다.</w:t>
      </w:r>
      <w:r>
        <w:rPr>
          <w:sz w:val="22"/>
          <w:szCs w:val="22"/>
        </w:rPr>
        <w:t xml:space="preserve"> </w:t>
      </w:r>
      <w:r w:rsidR="007E6F35" w:rsidRPr="00E677C5">
        <w:rPr>
          <w:sz w:val="22"/>
          <w:szCs w:val="22"/>
        </w:rPr>
        <w:br/>
      </w:r>
    </w:p>
    <w:p w14:paraId="243035B0" w14:textId="70A39300" w:rsidR="00AE1F46" w:rsidRDefault="00AE1F46" w:rsidP="007E6F35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27" w:name="_Toc6416791"/>
      <w:r>
        <w:rPr>
          <w:rFonts w:asciiTheme="minorEastAsia" w:eastAsiaTheme="minorEastAsia" w:hAnsiTheme="minorEastAsia" w:cs="Calibri" w:hint="eastAsia"/>
        </w:rPr>
        <w:t>배송 유형</w:t>
      </w:r>
      <w:bookmarkEnd w:id="127"/>
    </w:p>
    <w:p w14:paraId="2B0FCF11" w14:textId="536B1CB4" w:rsidR="00B54A2D" w:rsidRDefault="00B54A2D" w:rsidP="00B54A2D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28" w:name="_Toc6416792"/>
      <w:r>
        <w:rPr>
          <w:rFonts w:asciiTheme="minorEastAsia" w:eastAsiaTheme="minorEastAsia" w:hAnsiTheme="minorEastAsia" w:cs="Calibri" w:hint="eastAsia"/>
        </w:rPr>
        <w:t>배송 유형 구분</w:t>
      </w:r>
      <w:bookmarkEnd w:id="128"/>
    </w:p>
    <w:p w14:paraId="00AF34B4" w14:textId="77777777" w:rsidR="00B54A2D" w:rsidRDefault="00B54A2D" w:rsidP="00B54A2D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주문방법에 따른 배송유형은 자사 상품의 경우 일반택배,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편의점픽업,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매장픽업 3가지로 구분된다.</w:t>
      </w:r>
      <w:r>
        <w:rPr>
          <w:sz w:val="22"/>
          <w:szCs w:val="22"/>
        </w:rPr>
        <w:t xml:space="preserve"> </w:t>
      </w:r>
    </w:p>
    <w:p w14:paraId="5C858840" w14:textId="77777777" w:rsidR="00B54A2D" w:rsidRPr="00E677C5" w:rsidRDefault="00B54A2D" w:rsidP="00B54A2D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입점사의</w:t>
      </w:r>
      <w:proofErr w:type="spellEnd"/>
      <w:r>
        <w:rPr>
          <w:rFonts w:hint="eastAsia"/>
          <w:sz w:val="22"/>
          <w:szCs w:val="22"/>
        </w:rPr>
        <w:t xml:space="preserve"> 경우 자사와 달리 일반택배 배송유형만 사용한다.</w:t>
      </w:r>
      <w:r>
        <w:rPr>
          <w:sz w:val="22"/>
          <w:szCs w:val="22"/>
        </w:rPr>
        <w:t xml:space="preserve"> </w:t>
      </w:r>
    </w:p>
    <w:p w14:paraId="09C8D533" w14:textId="77777777" w:rsidR="00B54A2D" w:rsidRPr="00AE1F46" w:rsidRDefault="00B54A2D" w:rsidP="00B54A2D">
      <w:pPr>
        <w:pStyle w:val="af4"/>
        <w:numPr>
          <w:ilvl w:val="3"/>
          <w:numId w:val="7"/>
        </w:numPr>
        <w:ind w:leftChars="0"/>
        <w:jc w:val="left"/>
        <w:rPr>
          <w:sz w:val="22"/>
        </w:rPr>
      </w:pPr>
      <w:r w:rsidRPr="00AE1F46">
        <w:rPr>
          <w:rFonts w:hint="eastAsia"/>
          <w:sz w:val="22"/>
          <w:szCs w:val="22"/>
        </w:rPr>
        <w:t>배송유형별 주문방법은 아래표와 같다.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6328"/>
      </w:tblGrid>
      <w:tr w:rsidR="00B54A2D" w14:paraId="2F3D6FEE" w14:textId="77777777" w:rsidTr="00B54A2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8A7AB37" w14:textId="77777777" w:rsidR="00B54A2D" w:rsidRDefault="00B54A2D" w:rsidP="00B54A2D">
            <w:pPr>
              <w:pStyle w:val="CB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배송방법</w:t>
            </w:r>
          </w:p>
        </w:tc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36044D5" w14:textId="77777777" w:rsidR="00B54A2D" w:rsidRDefault="00B54A2D" w:rsidP="00B54A2D">
            <w:pPr>
              <w:pStyle w:val="CB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설명</w:t>
            </w:r>
          </w:p>
        </w:tc>
      </w:tr>
      <w:tr w:rsidR="00B54A2D" w14:paraId="3945808D" w14:textId="77777777" w:rsidTr="00B54A2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BBB0D" w14:textId="77777777" w:rsidR="00B54A2D" w:rsidRDefault="00B54A2D" w:rsidP="00B54A2D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일반택배</w:t>
            </w:r>
          </w:p>
        </w:tc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3C766" w14:textId="77777777" w:rsidR="00B54A2D" w:rsidRDefault="00B54A2D" w:rsidP="00B54A2D">
            <w:pPr>
              <w:pStyle w:val="aff0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일반 택배로 고객이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배송처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주소지를 선택하거나 입력한다.  </w:t>
            </w:r>
          </w:p>
        </w:tc>
      </w:tr>
      <w:tr w:rsidR="00B54A2D" w14:paraId="375C4B90" w14:textId="77777777" w:rsidTr="00B54A2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17BA9" w14:textId="77777777" w:rsidR="00B54A2D" w:rsidRDefault="00B54A2D" w:rsidP="00B54A2D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편의점픽업</w:t>
            </w:r>
          </w:p>
        </w:tc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1E573" w14:textId="77777777" w:rsidR="00B54A2D" w:rsidRDefault="00B54A2D" w:rsidP="00B54A2D">
            <w:pPr>
              <w:pStyle w:val="aff0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택배배송으로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배송처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주소가 고객이 선택한 편의점으로 지정한다. </w:t>
            </w:r>
          </w:p>
        </w:tc>
      </w:tr>
      <w:tr w:rsidR="00B54A2D" w14:paraId="780CBA24" w14:textId="77777777" w:rsidTr="00B54A2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BA488" w14:textId="77777777" w:rsidR="00B54A2D" w:rsidRDefault="00B54A2D" w:rsidP="00B54A2D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매장픽업</w:t>
            </w:r>
          </w:p>
        </w:tc>
        <w:tc>
          <w:tcPr>
            <w:tcW w:w="6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3F1B7" w14:textId="77777777" w:rsidR="00B54A2D" w:rsidRDefault="00B54A2D" w:rsidP="00B54A2D">
            <w:pPr>
              <w:pStyle w:val="aff0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주문한 상품을 고객이 지정한 매장에서 수령할 수 있는 주문 방법이다. </w:t>
            </w:r>
          </w:p>
        </w:tc>
      </w:tr>
    </w:tbl>
    <w:p w14:paraId="19F1524A" w14:textId="77777777" w:rsidR="00B54A2D" w:rsidRPr="00B54A2D" w:rsidRDefault="00B54A2D" w:rsidP="00B54A2D">
      <w:pPr>
        <w:pStyle w:val="af4"/>
        <w:ind w:leftChars="0" w:left="992"/>
        <w:jc w:val="left"/>
        <w:rPr>
          <w:sz w:val="22"/>
          <w:szCs w:val="22"/>
        </w:rPr>
      </w:pPr>
    </w:p>
    <w:p w14:paraId="3D819366" w14:textId="2EB014CE" w:rsidR="00B54A2D" w:rsidRDefault="00B54A2D" w:rsidP="00B54A2D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29" w:name="_Toc6416793"/>
      <w:r>
        <w:rPr>
          <w:rFonts w:asciiTheme="minorEastAsia" w:eastAsiaTheme="minorEastAsia" w:hAnsiTheme="minorEastAsia" w:cs="Calibri" w:hint="eastAsia"/>
        </w:rPr>
        <w:t xml:space="preserve">배송 유형별 </w:t>
      </w:r>
      <w:r w:rsidR="00487390">
        <w:rPr>
          <w:rFonts w:asciiTheme="minorEastAsia" w:eastAsiaTheme="minorEastAsia" w:hAnsiTheme="minorEastAsia" w:cs="Calibri" w:hint="eastAsia"/>
        </w:rPr>
        <w:t xml:space="preserve">처리 </w:t>
      </w:r>
      <w:r>
        <w:rPr>
          <w:rFonts w:asciiTheme="minorEastAsia" w:eastAsiaTheme="minorEastAsia" w:hAnsiTheme="minorEastAsia" w:cs="Calibri" w:hint="eastAsia"/>
        </w:rPr>
        <w:t>프로세스</w:t>
      </w:r>
      <w:bookmarkEnd w:id="129"/>
    </w:p>
    <w:p w14:paraId="13E9082A" w14:textId="774EAAB4" w:rsidR="00B54A2D" w:rsidRDefault="00B54A2D" w:rsidP="0050757F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일반택배 </w:t>
      </w:r>
      <w:r w:rsidR="00CD2B4B">
        <w:rPr>
          <w:rFonts w:hint="eastAsia"/>
          <w:sz w:val="22"/>
          <w:szCs w:val="22"/>
        </w:rPr>
        <w:t>배송</w:t>
      </w:r>
      <w:r w:rsidR="00155C0C"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프로세스 </w:t>
      </w:r>
    </w:p>
    <w:p w14:paraId="2F3DBB74" w14:textId="1B71744F" w:rsidR="00B54A2D" w:rsidRPr="00B54A2D" w:rsidRDefault="00AC1631" w:rsidP="00AC1631">
      <w:pPr>
        <w:ind w:firstLineChars="200" w:firstLine="400"/>
        <w:jc w:val="left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A87C720" wp14:editId="638B8220">
            <wp:extent cx="5732145" cy="3632835"/>
            <wp:effectExtent l="0" t="0" r="1905" b="571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A4CB" w14:textId="59623F75" w:rsidR="00B54A2D" w:rsidRDefault="00B54A2D" w:rsidP="00B54A2D">
      <w:pPr>
        <w:pStyle w:val="af4"/>
        <w:ind w:leftChars="0" w:left="992"/>
        <w:jc w:val="left"/>
        <w:rPr>
          <w:sz w:val="22"/>
          <w:szCs w:val="22"/>
        </w:rPr>
      </w:pPr>
    </w:p>
    <w:p w14:paraId="621CE119" w14:textId="39818E4C" w:rsidR="000F73DB" w:rsidRPr="00B94FCB" w:rsidRDefault="00B54A2D" w:rsidP="00B94FCB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편의점픽업 </w:t>
      </w:r>
      <w:r w:rsidR="00CD2B4B">
        <w:rPr>
          <w:rFonts w:hint="eastAsia"/>
          <w:sz w:val="22"/>
          <w:szCs w:val="22"/>
        </w:rPr>
        <w:t xml:space="preserve">배송 </w:t>
      </w:r>
      <w:r>
        <w:rPr>
          <w:rFonts w:hint="eastAsia"/>
          <w:sz w:val="22"/>
          <w:szCs w:val="22"/>
        </w:rPr>
        <w:t xml:space="preserve">프로세스 </w:t>
      </w:r>
    </w:p>
    <w:p w14:paraId="2769F3F9" w14:textId="11979DB2" w:rsidR="00B54A2D" w:rsidRDefault="000F73DB" w:rsidP="000F73DB">
      <w:pPr>
        <w:ind w:firstLineChars="200" w:firstLine="400"/>
        <w:jc w:val="left"/>
        <w:rPr>
          <w:sz w:val="22"/>
          <w:szCs w:val="22"/>
        </w:rPr>
      </w:pPr>
      <w:r>
        <w:rPr>
          <w:noProof/>
        </w:rPr>
        <w:drawing>
          <wp:inline distT="0" distB="0" distL="0" distR="0" wp14:anchorId="03CAC17C" wp14:editId="587FB9DF">
            <wp:extent cx="5732145" cy="3571240"/>
            <wp:effectExtent l="0" t="0" r="1905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7788" w14:textId="77777777" w:rsidR="00877DEC" w:rsidRPr="000F73DB" w:rsidRDefault="00877DEC" w:rsidP="000F73DB">
      <w:pPr>
        <w:ind w:firstLineChars="200" w:firstLine="440"/>
        <w:jc w:val="left"/>
        <w:rPr>
          <w:sz w:val="22"/>
          <w:szCs w:val="22"/>
        </w:rPr>
      </w:pPr>
    </w:p>
    <w:p w14:paraId="06B76ED3" w14:textId="7863B0A3" w:rsidR="00B54A2D" w:rsidRPr="00877DEC" w:rsidRDefault="00B54A2D" w:rsidP="00B54A2D">
      <w:pPr>
        <w:pStyle w:val="af4"/>
        <w:numPr>
          <w:ilvl w:val="3"/>
          <w:numId w:val="7"/>
        </w:numPr>
        <w:ind w:leftChars="0"/>
        <w:jc w:val="left"/>
        <w:rPr>
          <w:rFonts w:asciiTheme="minorEastAsia" w:eastAsiaTheme="minorEastAsia" w:hAnsiTheme="minorEastAsia" w:cs="Calibri"/>
        </w:rPr>
      </w:pPr>
      <w:r>
        <w:rPr>
          <w:rFonts w:hint="eastAsia"/>
          <w:sz w:val="22"/>
          <w:szCs w:val="22"/>
        </w:rPr>
        <w:lastRenderedPageBreak/>
        <w:t xml:space="preserve">매장픽업 </w:t>
      </w:r>
      <w:r w:rsidR="00CD2B4B">
        <w:rPr>
          <w:rFonts w:hint="eastAsia"/>
          <w:sz w:val="22"/>
          <w:szCs w:val="22"/>
        </w:rPr>
        <w:t xml:space="preserve">배송 </w:t>
      </w:r>
      <w:r>
        <w:rPr>
          <w:rFonts w:hint="eastAsia"/>
          <w:sz w:val="22"/>
          <w:szCs w:val="22"/>
        </w:rPr>
        <w:t xml:space="preserve">프로세스 </w:t>
      </w:r>
      <w:r w:rsidR="0050757F">
        <w:rPr>
          <w:sz w:val="22"/>
          <w:szCs w:val="22"/>
        </w:rPr>
        <w:t xml:space="preserve"> </w:t>
      </w:r>
    </w:p>
    <w:p w14:paraId="237C431F" w14:textId="75817E6D" w:rsidR="00877DEC" w:rsidRPr="00396C59" w:rsidRDefault="002B2D21" w:rsidP="002B2D21">
      <w:pPr>
        <w:ind w:firstLineChars="200" w:firstLine="400"/>
        <w:jc w:val="left"/>
        <w:rPr>
          <w:rFonts w:asciiTheme="minorEastAsia" w:eastAsiaTheme="minorEastAsia" w:hAnsiTheme="minorEastAsia" w:cs="Calibri"/>
        </w:rPr>
      </w:pPr>
      <w:r>
        <w:rPr>
          <w:noProof/>
        </w:rPr>
        <w:drawing>
          <wp:inline distT="0" distB="0" distL="0" distR="0" wp14:anchorId="03DC0EEB" wp14:editId="7D9218CB">
            <wp:extent cx="5732145" cy="3613150"/>
            <wp:effectExtent l="0" t="0" r="1905" b="635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C89F" w14:textId="3E3C63BC" w:rsidR="006A7713" w:rsidRDefault="00B54A2D" w:rsidP="00B54A2D">
      <w:pPr>
        <w:pStyle w:val="af4"/>
        <w:ind w:leftChars="0" w:left="992"/>
        <w:jc w:val="left"/>
        <w:rPr>
          <w:rFonts w:asciiTheme="minorEastAsia" w:eastAsiaTheme="minorEastAsia" w:hAnsiTheme="minorEastAsia" w:cs="Calibri"/>
        </w:rPr>
      </w:pPr>
      <w:r>
        <w:rPr>
          <w:rFonts w:asciiTheme="minorEastAsia" w:eastAsiaTheme="minorEastAsia" w:hAnsiTheme="minorEastAsia" w:cs="Calibri" w:hint="eastAsia"/>
        </w:rPr>
        <w:t xml:space="preserve"> </w:t>
      </w:r>
    </w:p>
    <w:p w14:paraId="3E93A286" w14:textId="1E353040" w:rsidR="007E6F35" w:rsidRDefault="00957311" w:rsidP="007E6F35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30" w:name="_Toc6416794"/>
      <w:r>
        <w:rPr>
          <w:rFonts w:asciiTheme="minorEastAsia" w:eastAsiaTheme="minorEastAsia" w:hAnsiTheme="minorEastAsia" w:cs="Calibri" w:hint="eastAsia"/>
        </w:rPr>
        <w:t xml:space="preserve">배송 </w:t>
      </w:r>
      <w:r w:rsidRPr="00F80462">
        <w:rPr>
          <w:rFonts w:asciiTheme="minorEastAsia" w:eastAsiaTheme="minorEastAsia" w:hAnsiTheme="minorEastAsia" w:cs="Calibri" w:hint="eastAsia"/>
        </w:rPr>
        <w:t>기본정책</w:t>
      </w:r>
      <w:bookmarkEnd w:id="130"/>
    </w:p>
    <w:p w14:paraId="25B8585A" w14:textId="51951F2D" w:rsidR="00E677C5" w:rsidRDefault="00D813F4" w:rsidP="00E677C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31" w:name="_Toc6416795"/>
      <w:r>
        <w:rPr>
          <w:rFonts w:asciiTheme="minorEastAsia" w:eastAsiaTheme="minorEastAsia" w:hAnsiTheme="minorEastAsia" w:cs="Calibri" w:hint="eastAsia"/>
        </w:rPr>
        <w:t>배송비</w:t>
      </w:r>
      <w:bookmarkEnd w:id="131"/>
    </w:p>
    <w:p w14:paraId="4E2C390C" w14:textId="2E986307" w:rsidR="00E677C5" w:rsidRDefault="00E677C5" w:rsidP="00E677C5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2만원 미만 구매 시 2,500원 </w:t>
      </w:r>
    </w:p>
    <w:p w14:paraId="11956265" w14:textId="0AEEC9F3" w:rsidR="00E677C5" w:rsidRDefault="00E677C5" w:rsidP="00E677C5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2만원 이상 </w:t>
      </w:r>
      <w:proofErr w:type="spellStart"/>
      <w:r>
        <w:rPr>
          <w:rFonts w:hint="eastAsia"/>
          <w:sz w:val="22"/>
          <w:szCs w:val="22"/>
        </w:rPr>
        <w:t>구매시</w:t>
      </w:r>
      <w:proofErr w:type="spellEnd"/>
      <w:r>
        <w:rPr>
          <w:rFonts w:hint="eastAsia"/>
          <w:sz w:val="22"/>
          <w:szCs w:val="22"/>
        </w:rPr>
        <w:t xml:space="preserve"> 전액 무료 (제주도 및 기타 </w:t>
      </w:r>
      <w:proofErr w:type="spellStart"/>
      <w:r>
        <w:rPr>
          <w:rFonts w:hint="eastAsia"/>
          <w:sz w:val="22"/>
          <w:szCs w:val="22"/>
        </w:rPr>
        <w:t>도선료</w:t>
      </w:r>
      <w:proofErr w:type="spellEnd"/>
      <w:r>
        <w:rPr>
          <w:rFonts w:hint="eastAsia"/>
          <w:sz w:val="22"/>
          <w:szCs w:val="22"/>
        </w:rPr>
        <w:t xml:space="preserve"> 추가지역 포함) </w:t>
      </w:r>
    </w:p>
    <w:p w14:paraId="2AEC78C9" w14:textId="196F4C84" w:rsidR="00E677C5" w:rsidRDefault="00E677C5" w:rsidP="00E677C5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발송처</w:t>
      </w:r>
      <w:proofErr w:type="spellEnd"/>
      <w:r>
        <w:rPr>
          <w:rFonts w:hint="eastAsia"/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통합몰</w:t>
      </w:r>
      <w:proofErr w:type="spellEnd"/>
      <w:r>
        <w:rPr>
          <w:rFonts w:hint="eastAsia"/>
          <w:sz w:val="22"/>
          <w:szCs w:val="22"/>
        </w:rPr>
        <w:t xml:space="preserve">, 오프라인 매장)가 달라도 총 구매금액 기준으로 배송비 책정 </w:t>
      </w:r>
    </w:p>
    <w:p w14:paraId="4CE2846C" w14:textId="77777777" w:rsidR="00E677C5" w:rsidRDefault="00E677C5" w:rsidP="00E677C5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상품 중 무료배송 상품이 포함된 경우 배송비는 무료배송 조건을 충족하지 못하더라도 배송비 무료로 적용한다. </w:t>
      </w:r>
    </w:p>
    <w:p w14:paraId="28FEEF10" w14:textId="098F627E" w:rsidR="00E677C5" w:rsidRDefault="00E677C5" w:rsidP="00E677C5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입점사</w:t>
      </w:r>
      <w:proofErr w:type="spellEnd"/>
      <w:r>
        <w:rPr>
          <w:rFonts w:hint="eastAsia"/>
          <w:sz w:val="22"/>
          <w:szCs w:val="22"/>
        </w:rPr>
        <w:t xml:space="preserve"> 주문 배송비 정책은 </w:t>
      </w:r>
      <w:proofErr w:type="spellStart"/>
      <w:r>
        <w:rPr>
          <w:rFonts w:hint="eastAsia"/>
          <w:sz w:val="22"/>
          <w:szCs w:val="22"/>
        </w:rPr>
        <w:t>입점사별</w:t>
      </w:r>
      <w:proofErr w:type="spellEnd"/>
      <w:r>
        <w:rPr>
          <w:rFonts w:hint="eastAsia"/>
          <w:sz w:val="22"/>
          <w:szCs w:val="22"/>
        </w:rPr>
        <w:t xml:space="preserve"> 설정정책을 따른다.</w:t>
      </w:r>
      <w:r>
        <w:rPr>
          <w:rFonts w:hint="eastAsia"/>
          <w:sz w:val="22"/>
          <w:szCs w:val="22"/>
        </w:rPr>
        <w:br/>
        <w:t xml:space="preserve">(단, 무료배송 상품 포함 시 정책은 자사와 동일하게 적용한다.) </w:t>
      </w:r>
    </w:p>
    <w:p w14:paraId="57260BC2" w14:textId="477028D4" w:rsidR="00E677C5" w:rsidRDefault="00E677C5" w:rsidP="00E677C5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입점사의</w:t>
      </w:r>
      <w:proofErr w:type="spellEnd"/>
      <w:r>
        <w:rPr>
          <w:rFonts w:hint="eastAsia"/>
          <w:sz w:val="22"/>
          <w:szCs w:val="22"/>
        </w:rPr>
        <w:t xml:space="preserve"> 교환/반품 배송비 정책은 자사 정책을 따른다.</w:t>
      </w:r>
    </w:p>
    <w:p w14:paraId="699DEE3C" w14:textId="6426B2CF" w:rsidR="00E677C5" w:rsidRDefault="00E677C5" w:rsidP="00E677C5"/>
    <w:p w14:paraId="6AC96F0D" w14:textId="77777777" w:rsidR="00E677C5" w:rsidRDefault="00E677C5" w:rsidP="00E677C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32" w:name="_Toc5273455"/>
      <w:bookmarkStart w:id="133" w:name="_Toc4690592"/>
      <w:bookmarkStart w:id="134" w:name="_Toc6416796"/>
      <w:r>
        <w:rPr>
          <w:rFonts w:asciiTheme="minorEastAsia" w:eastAsiaTheme="minorEastAsia" w:hAnsiTheme="minorEastAsia" w:cs="Calibri" w:hint="eastAsia"/>
        </w:rPr>
        <w:t>평균 배송일</w:t>
      </w:r>
      <w:bookmarkEnd w:id="132"/>
      <w:bookmarkEnd w:id="133"/>
      <w:bookmarkEnd w:id="134"/>
    </w:p>
    <w:p w14:paraId="4CB63E35" w14:textId="77777777" w:rsidR="00E677C5" w:rsidRDefault="00E677C5" w:rsidP="00E677C5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결제완료 후 평균 배송일은 2일 (주말 및 공휴일 제외)</w:t>
      </w:r>
    </w:p>
    <w:p w14:paraId="27007C59" w14:textId="2382F089" w:rsidR="00E677C5" w:rsidRDefault="00E677C5" w:rsidP="006A70F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매장발송의 경우 2~3일 더 소요될 수 있다. </w:t>
      </w:r>
    </w:p>
    <w:p w14:paraId="71527608" w14:textId="77777777" w:rsidR="005020A7" w:rsidRPr="005020A7" w:rsidRDefault="005020A7" w:rsidP="005020A7">
      <w:pPr>
        <w:pStyle w:val="af4"/>
        <w:ind w:leftChars="0" w:left="992"/>
        <w:jc w:val="left"/>
        <w:rPr>
          <w:sz w:val="22"/>
          <w:szCs w:val="22"/>
        </w:rPr>
      </w:pPr>
    </w:p>
    <w:p w14:paraId="58AF192E" w14:textId="3A176101" w:rsidR="00E677C5" w:rsidRDefault="00E677C5" w:rsidP="00E677C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35" w:name="_Toc5121647"/>
      <w:bookmarkStart w:id="136" w:name="_Toc4694266"/>
      <w:bookmarkStart w:id="137" w:name="_Toc6416797"/>
      <w:r>
        <w:rPr>
          <w:rFonts w:asciiTheme="minorEastAsia" w:eastAsiaTheme="minorEastAsia" w:hAnsiTheme="minorEastAsia" w:cs="Calibri" w:hint="eastAsia"/>
        </w:rPr>
        <w:t>배송지연 안내</w:t>
      </w:r>
      <w:bookmarkEnd w:id="135"/>
      <w:bookmarkEnd w:id="136"/>
      <w:bookmarkEnd w:id="137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5065D20D" w14:textId="77777777" w:rsidR="00E677C5" w:rsidRPr="000F6A2F" w:rsidRDefault="00E677C5" w:rsidP="000F6A2F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0F6A2F">
        <w:rPr>
          <w:rFonts w:hint="eastAsia"/>
          <w:sz w:val="22"/>
          <w:szCs w:val="22"/>
        </w:rPr>
        <w:lastRenderedPageBreak/>
        <w:t xml:space="preserve">영업일 3일 이내 발송은 불가하나 이 후 수일 내 발송이 가능한 경우에는 미리 발송지연 안내 문자를 고객에게 발송할 수 있다.  </w:t>
      </w:r>
    </w:p>
    <w:p w14:paraId="6D381C7B" w14:textId="77777777" w:rsidR="00E677C5" w:rsidRPr="000F6A2F" w:rsidRDefault="00E677C5" w:rsidP="000F6A2F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0F6A2F">
        <w:rPr>
          <w:rFonts w:hint="eastAsia"/>
          <w:sz w:val="22"/>
          <w:szCs w:val="22"/>
        </w:rPr>
        <w:t xml:space="preserve">발송지연 안내 문자 발송은 해당 주문 상품별 1회만 가능하며, 발송 기한 및 발송지연 사유는 입력 후 즉시 발송되므로 수정이 불가하다. </w:t>
      </w:r>
    </w:p>
    <w:p w14:paraId="1CA979C5" w14:textId="77777777" w:rsidR="00E677C5" w:rsidRPr="000F6A2F" w:rsidRDefault="00E677C5" w:rsidP="000F6A2F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0F6A2F">
        <w:rPr>
          <w:rFonts w:hint="eastAsia"/>
          <w:sz w:val="22"/>
          <w:szCs w:val="22"/>
        </w:rPr>
        <w:t xml:space="preserve">발송지연 안내는 동일한 주문번호 상품 건에 대해 여러 개를 선택하여 발송 가능하다. </w:t>
      </w:r>
    </w:p>
    <w:p w14:paraId="2CB14160" w14:textId="77777777" w:rsidR="00E677C5" w:rsidRPr="000F6A2F" w:rsidRDefault="00E677C5" w:rsidP="000F6A2F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0F6A2F">
        <w:rPr>
          <w:rFonts w:hint="eastAsia"/>
          <w:sz w:val="22"/>
          <w:szCs w:val="22"/>
        </w:rPr>
        <w:t>발송지연 안내는 ‘결제완료’, ‘</w:t>
      </w:r>
      <w:proofErr w:type="spellStart"/>
      <w:r w:rsidRPr="000F6A2F">
        <w:rPr>
          <w:rFonts w:hint="eastAsia"/>
          <w:sz w:val="22"/>
          <w:szCs w:val="22"/>
        </w:rPr>
        <w:t>상품준비중</w:t>
      </w:r>
      <w:proofErr w:type="spellEnd"/>
      <w:r w:rsidRPr="000F6A2F">
        <w:rPr>
          <w:rFonts w:hint="eastAsia"/>
          <w:sz w:val="22"/>
          <w:szCs w:val="22"/>
        </w:rPr>
        <w:t>’ 상태에서만 처리 가능하다.</w:t>
      </w:r>
    </w:p>
    <w:p w14:paraId="2C6ECD46" w14:textId="5640BDE8" w:rsidR="005D3D42" w:rsidRPr="008333BF" w:rsidRDefault="00E677C5" w:rsidP="00962D9F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 w:rsidRPr="005D3D42">
        <w:rPr>
          <w:rFonts w:hint="eastAsia"/>
          <w:sz w:val="22"/>
          <w:szCs w:val="22"/>
        </w:rPr>
        <w:t xml:space="preserve">발송지연 안내 시에는 </w:t>
      </w:r>
      <w:proofErr w:type="spellStart"/>
      <w:r w:rsidRPr="005D3D42">
        <w:rPr>
          <w:rFonts w:hint="eastAsia"/>
          <w:sz w:val="22"/>
          <w:szCs w:val="22"/>
        </w:rPr>
        <w:t>예상발송일을</w:t>
      </w:r>
      <w:proofErr w:type="spellEnd"/>
      <w:r w:rsidRPr="005D3D42">
        <w:rPr>
          <w:rFonts w:hint="eastAsia"/>
          <w:sz w:val="22"/>
          <w:szCs w:val="22"/>
        </w:rPr>
        <w:t xml:space="preserve"> 입력하고, 발송지연 사유를 선택하거나 직접 입력하여 </w:t>
      </w:r>
      <w:proofErr w:type="spellStart"/>
      <w:r w:rsidRPr="005D3D42">
        <w:rPr>
          <w:rFonts w:hint="eastAsia"/>
          <w:sz w:val="22"/>
          <w:szCs w:val="22"/>
        </w:rPr>
        <w:t>빌송할</w:t>
      </w:r>
      <w:proofErr w:type="spellEnd"/>
      <w:r w:rsidRPr="005D3D42">
        <w:rPr>
          <w:rFonts w:hint="eastAsia"/>
          <w:sz w:val="22"/>
          <w:szCs w:val="22"/>
        </w:rPr>
        <w:t xml:space="preserve"> 수 있다.</w:t>
      </w:r>
      <w:r w:rsidRPr="00C33BD3">
        <w:t xml:space="preserve"> </w:t>
      </w:r>
    </w:p>
    <w:p w14:paraId="688920B5" w14:textId="6FB8A02F" w:rsidR="000F6A2F" w:rsidRDefault="000F6A2F" w:rsidP="006A70F6">
      <w:pPr>
        <w:pStyle w:val="afe"/>
      </w:pPr>
    </w:p>
    <w:p w14:paraId="4FC6C3BF" w14:textId="6CE5B3E4" w:rsidR="000F6A2F" w:rsidRPr="000F6A2F" w:rsidRDefault="00972F84" w:rsidP="001566A7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38" w:name="_Toc6416798"/>
      <w:r>
        <w:rPr>
          <w:rFonts w:asciiTheme="minorEastAsia" w:eastAsiaTheme="minorEastAsia" w:hAnsiTheme="minorEastAsia" w:cs="Calibri" w:hint="eastAsia"/>
        </w:rPr>
        <w:t>배송단계별 상태</w:t>
      </w:r>
      <w:r>
        <w:rPr>
          <w:rFonts w:asciiTheme="minorEastAsia" w:eastAsiaTheme="minorEastAsia" w:hAnsiTheme="minorEastAsia" w:cs="Calibri"/>
        </w:rPr>
        <w:t xml:space="preserve"> </w:t>
      </w:r>
      <w:r>
        <w:rPr>
          <w:rFonts w:asciiTheme="minorEastAsia" w:eastAsiaTheme="minorEastAsia" w:hAnsiTheme="minorEastAsia" w:cs="Calibri" w:hint="eastAsia"/>
        </w:rPr>
        <w:t>값 정의</w:t>
      </w:r>
      <w:bookmarkEnd w:id="138"/>
    </w:p>
    <w:p w14:paraId="40556638" w14:textId="77777777" w:rsidR="00FE6327" w:rsidRDefault="00FE6327" w:rsidP="00FE6327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관리자는 결제 완료 후 익일까지 </w:t>
      </w:r>
      <w:proofErr w:type="spellStart"/>
      <w:r>
        <w:rPr>
          <w:rFonts w:hint="eastAsia"/>
          <w:sz w:val="22"/>
          <w:szCs w:val="22"/>
        </w:rPr>
        <w:t>배송중</w:t>
      </w:r>
      <w:proofErr w:type="spellEnd"/>
      <w:r>
        <w:rPr>
          <w:rFonts w:hint="eastAsia"/>
          <w:sz w:val="22"/>
          <w:szCs w:val="22"/>
        </w:rPr>
        <w:t xml:space="preserve"> 상태가 변경되지 않은 주문상품은 배송지연리스트를 통해 확인할 수 있다. </w:t>
      </w:r>
    </w:p>
    <w:p w14:paraId="273F52B4" w14:textId="77777777" w:rsidR="00FE6327" w:rsidRDefault="00FE6327" w:rsidP="00FE6327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하나의 주문이 여러 개의 상품으로 이루어질 경우 주문상품의 배송상태는 상품별로 상이할 수 있다.</w:t>
      </w:r>
    </w:p>
    <w:p w14:paraId="2B26F867" w14:textId="6A5DBA10" w:rsidR="00780253" w:rsidRPr="000F6A2F" w:rsidRDefault="00FE6327" w:rsidP="00F83446">
      <w:pPr>
        <w:pStyle w:val="af4"/>
        <w:numPr>
          <w:ilvl w:val="3"/>
          <w:numId w:val="7"/>
        </w:numPr>
        <w:ind w:leftChars="0"/>
        <w:jc w:val="left"/>
      </w:pPr>
      <w:r w:rsidRPr="00780253">
        <w:rPr>
          <w:rFonts w:hint="eastAsia"/>
          <w:sz w:val="22"/>
          <w:szCs w:val="22"/>
        </w:rPr>
        <w:t xml:space="preserve">온라인몰 시스템에서 구분하는 주문상품의 </w:t>
      </w:r>
      <w:r w:rsidR="00044B2E">
        <w:rPr>
          <w:rFonts w:hint="eastAsia"/>
          <w:sz w:val="22"/>
          <w:szCs w:val="22"/>
        </w:rPr>
        <w:t xml:space="preserve">배송단계별 </w:t>
      </w:r>
      <w:r w:rsidRPr="00780253">
        <w:rPr>
          <w:rFonts w:hint="eastAsia"/>
          <w:sz w:val="22"/>
          <w:szCs w:val="22"/>
        </w:rPr>
        <w:t>배송상태</w:t>
      </w:r>
      <w:r w:rsidR="00CC11B6">
        <w:rPr>
          <w:rFonts w:hint="eastAsia"/>
          <w:sz w:val="22"/>
          <w:szCs w:val="22"/>
        </w:rPr>
        <w:t xml:space="preserve"> 표시</w:t>
      </w:r>
      <w:r w:rsidRPr="00780253">
        <w:rPr>
          <w:rFonts w:hint="eastAsia"/>
          <w:sz w:val="22"/>
          <w:szCs w:val="22"/>
        </w:rPr>
        <w:t>는 아래와 같이 정의한다</w:t>
      </w:r>
      <w:r w:rsidR="00780253" w:rsidRPr="00780253">
        <w:rPr>
          <w:rFonts w:hint="eastAsia"/>
          <w:sz w:val="22"/>
          <w:szCs w:val="22"/>
        </w:rPr>
        <w:t>.</w:t>
      </w:r>
    </w:p>
    <w:tbl>
      <w:tblPr>
        <w:tblW w:w="0" w:type="auto"/>
        <w:tblInd w:w="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1559"/>
        <w:gridCol w:w="4640"/>
        <w:gridCol w:w="1405"/>
      </w:tblGrid>
      <w:tr w:rsidR="00780253" w14:paraId="20C0564B" w14:textId="77777777" w:rsidTr="00780253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14428A" w14:textId="77777777" w:rsidR="00780253" w:rsidRDefault="00780253">
            <w:pPr>
              <w:pStyle w:val="CB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NO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4967AC" w14:textId="77777777" w:rsidR="00780253" w:rsidRDefault="00780253">
            <w:pPr>
              <w:pStyle w:val="CB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배송단계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1B0C87" w14:textId="77777777" w:rsidR="00780253" w:rsidRDefault="00780253">
            <w:pPr>
              <w:pStyle w:val="CB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설명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BC3EC2" w14:textId="77777777" w:rsidR="00780253" w:rsidRDefault="00780253">
            <w:pPr>
              <w:pStyle w:val="CB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FO표시</w:t>
            </w:r>
          </w:p>
        </w:tc>
      </w:tr>
      <w:tr w:rsidR="00780253" w14:paraId="58D21504" w14:textId="77777777" w:rsidTr="00780253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44863" w14:textId="66EC68AC" w:rsidR="00780253" w:rsidRDefault="00972F84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9EBCF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발주확인 /</w:t>
            </w:r>
          </w:p>
          <w:p w14:paraId="5CF85FFB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출고지시</w:t>
            </w:r>
          </w:p>
          <w:p w14:paraId="3F86FCB8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상품준비중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A0532" w14:textId="77777777" w:rsidR="00780253" w:rsidRDefault="00780253" w:rsidP="00753B19">
            <w:pPr>
              <w:pStyle w:val="a4"/>
              <w:numPr>
                <w:ilvl w:val="0"/>
                <w:numId w:val="9"/>
              </w:numPr>
              <w:ind w:left="196" w:hanging="196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결제 완료된 주문상품에 대한 주문확인 및 배송 출고지시가 완료된 상태를 의미한다.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>- 자사상품 : ERP에 의한 자동 출고지시 처리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 xml:space="preserve">-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입점상품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: 결제완료 주문을 PO관리자가 [발주확인]을 처리하여 주문건에 대한 확인처리를 한다. 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62DA7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상품준비중</w:t>
            </w:r>
            <w:proofErr w:type="spellEnd"/>
          </w:p>
        </w:tc>
      </w:tr>
      <w:tr w:rsidR="00780253" w14:paraId="696B249C" w14:textId="77777777" w:rsidTr="00780253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D20E2" w14:textId="318E9BCA" w:rsidR="00780253" w:rsidRDefault="00972F84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33D30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발송처리 </w:t>
            </w:r>
          </w:p>
          <w:p w14:paraId="072F5865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상품출고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EDB35" w14:textId="77777777" w:rsidR="00780253" w:rsidRDefault="00780253" w:rsidP="00753B19">
            <w:pPr>
              <w:pStyle w:val="a4"/>
              <w:numPr>
                <w:ilvl w:val="0"/>
                <w:numId w:val="9"/>
              </w:numPr>
              <w:ind w:left="196" w:hanging="196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상품준비부터 포장된 상품이 택배사로 전달될 때까지 상태 (패킹 및 출고 완료) 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C42CA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상품준비중</w:t>
            </w:r>
            <w:proofErr w:type="spellEnd"/>
          </w:p>
        </w:tc>
      </w:tr>
      <w:tr w:rsidR="00780253" w14:paraId="40B8BD24" w14:textId="77777777" w:rsidTr="00780253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85DB9" w14:textId="7681B7CE" w:rsidR="00780253" w:rsidRDefault="00972F84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04F03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운송장번호</w:t>
            </w:r>
          </w:p>
          <w:p w14:paraId="7C43E088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입력 / </w:t>
            </w:r>
          </w:p>
          <w:p w14:paraId="5309B552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발송처리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DE4A1" w14:textId="77777777" w:rsidR="00780253" w:rsidRDefault="00780253" w:rsidP="00753B19">
            <w:pPr>
              <w:pStyle w:val="a4"/>
              <w:numPr>
                <w:ilvl w:val="0"/>
                <w:numId w:val="9"/>
              </w:numPr>
              <w:ind w:left="196" w:hanging="196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출고지시된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상품에 운송장번호가 등록된 상태</w:t>
            </w:r>
          </w:p>
          <w:p w14:paraId="16B8C62A" w14:textId="77777777" w:rsidR="00780253" w:rsidRDefault="00780253" w:rsidP="00753B19">
            <w:pPr>
              <w:pStyle w:val="a4"/>
              <w:numPr>
                <w:ilvl w:val="0"/>
                <w:numId w:val="9"/>
              </w:numPr>
              <w:ind w:left="196" w:hanging="196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택배사에 상품이 인계되어 배송이 시작된 상태</w:t>
            </w:r>
          </w:p>
          <w:p w14:paraId="4996EC49" w14:textId="77777777" w:rsidR="00780253" w:rsidRDefault="00780253">
            <w:pPr>
              <w:pStyle w:val="a4"/>
              <w:numPr>
                <w:ilvl w:val="0"/>
                <w:numId w:val="0"/>
              </w:numPr>
              <w:ind w:left="196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- 자사상품 :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택배사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시스템과 연계하여 지정된 운송장번호 수신하여 운송장번호 등록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 xml:space="preserve">-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입점상품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: 관리자가 운송장번호 직접 입력 등록한 후 [발송처리]를 통해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배송중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상태로 처리한다. 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37ABF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배송중</w:t>
            </w:r>
            <w:proofErr w:type="spellEnd"/>
          </w:p>
        </w:tc>
      </w:tr>
      <w:tr w:rsidR="00780253" w14:paraId="2E018F4A" w14:textId="77777777" w:rsidTr="00780253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CDA0F" w14:textId="3DD66CA4" w:rsidR="00780253" w:rsidRDefault="00972F84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62BF8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배송완료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19D9D" w14:textId="77777777" w:rsidR="00780253" w:rsidRDefault="00780253" w:rsidP="00753B19">
            <w:pPr>
              <w:pStyle w:val="a4"/>
              <w:numPr>
                <w:ilvl w:val="0"/>
                <w:numId w:val="9"/>
              </w:numPr>
              <w:ind w:left="196" w:hanging="196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상품이 고객에게 인도된 상태를 의미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 xml:space="preserve">- 자사상품 :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지정택배사의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시스템과 연계하여 배송완료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상태값을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자동으로 업데이트, 또는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배송중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이 후 자동 업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lastRenderedPageBreak/>
              <w:t xml:space="preserve">데이트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 xml:space="preserve">(일반택배는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배송중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이후 7일 경과, 편의점픽업은 편의점 도착 후 14일 경과 후 자동 배송완료 처리)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 xml:space="preserve">-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입점상품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입점사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배송담당자가 배송상태를 직접 입력하여 배송완료 처리함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865AD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lastRenderedPageBreak/>
              <w:t>배송완료</w:t>
            </w:r>
          </w:p>
        </w:tc>
      </w:tr>
      <w:tr w:rsidR="00780253" w14:paraId="28143658" w14:textId="77777777" w:rsidTr="00780253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2E3E0" w14:textId="1964D752" w:rsidR="00780253" w:rsidRDefault="00972F84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CC19E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구매확정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CC1E8" w14:textId="77777777" w:rsidR="00780253" w:rsidRDefault="00780253" w:rsidP="00753B19">
            <w:pPr>
              <w:pStyle w:val="a4"/>
              <w:numPr>
                <w:ilvl w:val="0"/>
                <w:numId w:val="9"/>
              </w:numPr>
              <w:ind w:left="196" w:hanging="196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주문상품의 구매확정을 의미하며, 구매확정 시 주문취소, 반품, 교환이 원칙적으로 불가한 상태이다. 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7D6B2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구매확정</w:t>
            </w:r>
          </w:p>
        </w:tc>
      </w:tr>
      <w:tr w:rsidR="00780253" w14:paraId="66F740B9" w14:textId="77777777" w:rsidTr="00780253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592FB" w14:textId="46485AF6" w:rsidR="00780253" w:rsidRDefault="00972F84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465D2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분실재배송</w:t>
            </w:r>
            <w:proofErr w:type="spellEnd"/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323CD" w14:textId="77777777" w:rsidR="00780253" w:rsidRDefault="00780253" w:rsidP="00753B19">
            <w:pPr>
              <w:pStyle w:val="a4"/>
              <w:numPr>
                <w:ilvl w:val="0"/>
                <w:numId w:val="9"/>
              </w:numPr>
              <w:ind w:left="196" w:hanging="196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상품 배송 중 상품이 분실되었을 경우 해당 상품과 동일한 상품을 다시 배송해주는 경우 해당 처리를 진행한다. </w:t>
            </w:r>
          </w:p>
          <w:p w14:paraId="0451225A" w14:textId="77777777" w:rsidR="00780253" w:rsidRDefault="00780253" w:rsidP="00753B19">
            <w:pPr>
              <w:pStyle w:val="a4"/>
              <w:numPr>
                <w:ilvl w:val="0"/>
                <w:numId w:val="9"/>
              </w:numPr>
              <w:ind w:left="196" w:hanging="196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재배송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처리 시 새로운 운송장 정보로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배송중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처리 진행한다.  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F96FC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(신규 배송생성,)</w:t>
            </w:r>
          </w:p>
          <w:p w14:paraId="0070158C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배송중</w:t>
            </w:r>
            <w:proofErr w:type="spellEnd"/>
          </w:p>
        </w:tc>
      </w:tr>
      <w:tr w:rsidR="00780253" w14:paraId="1F72E0DB" w14:textId="77777777" w:rsidTr="00780253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AE122" w14:textId="58FB4D9D" w:rsidR="00780253" w:rsidRDefault="00972F84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BB82F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분실취소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5ACF3" w14:textId="77777777" w:rsidR="00780253" w:rsidRDefault="00780253" w:rsidP="00753B19">
            <w:pPr>
              <w:pStyle w:val="a4"/>
              <w:numPr>
                <w:ilvl w:val="0"/>
                <w:numId w:val="9"/>
              </w:numPr>
              <w:ind w:left="196" w:hanging="196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상품 배송 중 분실로 인해 고객이 상품을 받지 못한 경우 분실취소처리 할 수 있다. </w:t>
            </w:r>
          </w:p>
          <w:p w14:paraId="3278EA3A" w14:textId="77777777" w:rsidR="00780253" w:rsidRDefault="00780253" w:rsidP="00753B19">
            <w:pPr>
              <w:pStyle w:val="a4"/>
              <w:numPr>
                <w:ilvl w:val="0"/>
                <w:numId w:val="9"/>
              </w:numPr>
              <w:ind w:left="196" w:hanging="196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분실취소 처리 시 주문건에 대한 주문도 함께 취소된다. 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E87F6" w14:textId="77777777" w:rsidR="00780253" w:rsidRDefault="00780253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분실취소</w:t>
            </w:r>
          </w:p>
        </w:tc>
      </w:tr>
    </w:tbl>
    <w:p w14:paraId="1E62CE8F" w14:textId="77777777" w:rsidR="001566A7" w:rsidRPr="001566A7" w:rsidRDefault="001566A7" w:rsidP="001566A7">
      <w:bookmarkStart w:id="139" w:name="_Toc4690597"/>
    </w:p>
    <w:p w14:paraId="4F9AF4BA" w14:textId="77777777" w:rsidR="001566A7" w:rsidRPr="00BD5B90" w:rsidRDefault="001566A7" w:rsidP="00BD5B90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40" w:name="_Toc5273458"/>
      <w:bookmarkStart w:id="141" w:name="_Toc6416799"/>
      <w:r w:rsidRPr="00BD5B90">
        <w:rPr>
          <w:rFonts w:asciiTheme="minorEastAsia" w:eastAsiaTheme="minorEastAsia" w:hAnsiTheme="minorEastAsia" w:cs="Calibri" w:hint="eastAsia"/>
        </w:rPr>
        <w:t>배송완료 처리</w:t>
      </w:r>
      <w:bookmarkEnd w:id="139"/>
      <w:bookmarkEnd w:id="140"/>
      <w:bookmarkEnd w:id="141"/>
    </w:p>
    <w:p w14:paraId="52ECF597" w14:textId="2A73F55D" w:rsidR="008F1D7A" w:rsidRDefault="008F1D7A" w:rsidP="008F1D7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배송완료처리는 </w:t>
      </w:r>
      <w:proofErr w:type="spellStart"/>
      <w:r>
        <w:rPr>
          <w:rFonts w:hint="eastAsia"/>
          <w:sz w:val="22"/>
          <w:szCs w:val="22"/>
        </w:rPr>
        <w:t>배송트래커</w:t>
      </w:r>
      <w:proofErr w:type="spellEnd"/>
      <w:r>
        <w:rPr>
          <w:rFonts w:hint="eastAsia"/>
          <w:sz w:val="22"/>
          <w:szCs w:val="22"/>
        </w:rPr>
        <w:t xml:space="preserve"> 정보에 따라 자동 업데이트되어 배송완료 처리된다.</w:t>
      </w:r>
      <w:r>
        <w:rPr>
          <w:sz w:val="22"/>
          <w:szCs w:val="22"/>
        </w:rPr>
        <w:t xml:space="preserve"> </w:t>
      </w:r>
    </w:p>
    <w:p w14:paraId="06AB66EE" w14:textId="020A4EB3" w:rsidR="001566A7" w:rsidRDefault="008F1D7A" w:rsidP="001566A7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배송트래커</w:t>
      </w:r>
      <w:proofErr w:type="spellEnd"/>
      <w:r>
        <w:rPr>
          <w:rFonts w:hint="eastAsia"/>
          <w:sz w:val="22"/>
          <w:szCs w:val="22"/>
        </w:rPr>
        <w:t xml:space="preserve"> 외에 </w:t>
      </w:r>
      <w:proofErr w:type="spellStart"/>
      <w:r w:rsidR="001566A7">
        <w:rPr>
          <w:rFonts w:hint="eastAsia"/>
          <w:sz w:val="22"/>
          <w:szCs w:val="22"/>
        </w:rPr>
        <w:t>통합몰</w:t>
      </w:r>
      <w:proofErr w:type="spellEnd"/>
      <w:r w:rsidR="001566A7">
        <w:rPr>
          <w:rFonts w:hint="eastAsia"/>
          <w:sz w:val="22"/>
          <w:szCs w:val="22"/>
        </w:rPr>
        <w:t xml:space="preserve"> 시스템을 통한 배치처리로 </w:t>
      </w:r>
      <w:proofErr w:type="spellStart"/>
      <w:r w:rsidR="001566A7">
        <w:rPr>
          <w:rFonts w:hint="eastAsia"/>
          <w:sz w:val="22"/>
          <w:szCs w:val="22"/>
        </w:rPr>
        <w:t>배송중</w:t>
      </w:r>
      <w:proofErr w:type="spellEnd"/>
      <w:r w:rsidR="001566A7">
        <w:rPr>
          <w:rFonts w:hint="eastAsia"/>
          <w:sz w:val="22"/>
          <w:szCs w:val="22"/>
        </w:rPr>
        <w:t xml:space="preserve"> 상태</w:t>
      </w:r>
      <w:r w:rsidR="00504F46">
        <w:rPr>
          <w:rFonts w:hint="eastAsia"/>
          <w:sz w:val="22"/>
          <w:szCs w:val="22"/>
        </w:rPr>
        <w:t xml:space="preserve"> </w:t>
      </w:r>
      <w:r w:rsidR="001566A7">
        <w:rPr>
          <w:rFonts w:hint="eastAsia"/>
          <w:sz w:val="22"/>
          <w:szCs w:val="22"/>
        </w:rPr>
        <w:t xml:space="preserve">값을 배송완료 상태로 변경 가능하다. </w:t>
      </w:r>
    </w:p>
    <w:p w14:paraId="1D7DF6F1" w14:textId="781B31FA" w:rsidR="0048753C" w:rsidRDefault="0048753C" w:rsidP="001566A7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배치처리에 의한 배송완료 처리는 일반택배는 </w:t>
      </w:r>
      <w:proofErr w:type="spellStart"/>
      <w:r>
        <w:rPr>
          <w:rFonts w:hint="eastAsia"/>
          <w:sz w:val="22"/>
          <w:szCs w:val="22"/>
        </w:rPr>
        <w:t>배송중</w:t>
      </w:r>
      <w:proofErr w:type="spellEnd"/>
      <w:r>
        <w:rPr>
          <w:rFonts w:hint="eastAsia"/>
          <w:sz w:val="22"/>
          <w:szCs w:val="22"/>
        </w:rPr>
        <w:t xml:space="preserve"> </w:t>
      </w:r>
      <w:r w:rsidR="008F1D7A">
        <w:rPr>
          <w:rFonts w:hint="eastAsia"/>
          <w:sz w:val="22"/>
          <w:szCs w:val="22"/>
        </w:rPr>
        <w:t xml:space="preserve">상태 </w:t>
      </w:r>
      <w:r>
        <w:rPr>
          <w:rFonts w:hint="eastAsia"/>
          <w:sz w:val="22"/>
          <w:szCs w:val="22"/>
        </w:rPr>
        <w:t xml:space="preserve">이후 </w:t>
      </w:r>
      <w:r>
        <w:rPr>
          <w:sz w:val="22"/>
          <w:szCs w:val="22"/>
        </w:rPr>
        <w:t>7</w:t>
      </w:r>
      <w:r>
        <w:rPr>
          <w:rFonts w:hint="eastAsia"/>
          <w:sz w:val="22"/>
          <w:szCs w:val="22"/>
        </w:rPr>
        <w:t>일</w:t>
      </w:r>
      <w:r w:rsidR="00A91780">
        <w:rPr>
          <w:rFonts w:hint="eastAsia"/>
          <w:sz w:val="22"/>
          <w:szCs w:val="22"/>
        </w:rPr>
        <w:t xml:space="preserve"> 경과 시</w:t>
      </w:r>
      <w:r>
        <w:rPr>
          <w:rFonts w:hint="eastAsia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편의점픽업은 </w:t>
      </w:r>
      <w:r w:rsidR="00894E08">
        <w:rPr>
          <w:rFonts w:hint="eastAsia"/>
          <w:sz w:val="22"/>
          <w:szCs w:val="22"/>
        </w:rPr>
        <w:t>편의점도착</w:t>
      </w:r>
      <w:r w:rsidR="008F1D7A"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이후 </w:t>
      </w:r>
      <w:r>
        <w:rPr>
          <w:sz w:val="22"/>
          <w:szCs w:val="22"/>
        </w:rPr>
        <w:t>14</w:t>
      </w:r>
      <w:r>
        <w:rPr>
          <w:rFonts w:hint="eastAsia"/>
          <w:sz w:val="22"/>
          <w:szCs w:val="22"/>
        </w:rPr>
        <w:t xml:space="preserve">일 </w:t>
      </w:r>
      <w:r w:rsidR="008F1D7A">
        <w:rPr>
          <w:rFonts w:hint="eastAsia"/>
          <w:sz w:val="22"/>
          <w:szCs w:val="22"/>
        </w:rPr>
        <w:t xml:space="preserve">경과 </w:t>
      </w:r>
      <w:r w:rsidR="00A91780">
        <w:rPr>
          <w:rFonts w:hint="eastAsia"/>
          <w:sz w:val="22"/>
          <w:szCs w:val="22"/>
        </w:rPr>
        <w:t>시</w:t>
      </w:r>
      <w:r>
        <w:rPr>
          <w:rFonts w:hint="eastAsia"/>
          <w:sz w:val="22"/>
          <w:szCs w:val="22"/>
        </w:rPr>
        <w:t xml:space="preserve"> 자동 배송완료 처리된다.</w:t>
      </w:r>
      <w:r>
        <w:rPr>
          <w:sz w:val="22"/>
          <w:szCs w:val="22"/>
        </w:rPr>
        <w:t xml:space="preserve"> </w:t>
      </w:r>
    </w:p>
    <w:p w14:paraId="4659448C" w14:textId="75DB7511" w:rsidR="00894E08" w:rsidRDefault="00894E08" w:rsidP="001566A7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매장픽업의 경우 배송완료처리는 고객전달 시 배송완료처리 한다.</w:t>
      </w:r>
      <w:r>
        <w:rPr>
          <w:sz w:val="22"/>
          <w:szCs w:val="22"/>
        </w:rPr>
        <w:t xml:space="preserve"> </w:t>
      </w:r>
    </w:p>
    <w:p w14:paraId="5737B237" w14:textId="3DBFE905" w:rsidR="0048753C" w:rsidRDefault="0048753C" w:rsidP="001566A7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배송완료처리는 </w:t>
      </w:r>
      <w:proofErr w:type="spellStart"/>
      <w:r>
        <w:rPr>
          <w:rFonts w:hint="eastAsia"/>
          <w:sz w:val="22"/>
          <w:szCs w:val="22"/>
        </w:rPr>
        <w:t>배송트래커</w:t>
      </w:r>
      <w:proofErr w:type="spellEnd"/>
      <w:r>
        <w:rPr>
          <w:rFonts w:hint="eastAsia"/>
          <w:sz w:val="22"/>
          <w:szCs w:val="22"/>
        </w:rPr>
        <w:t xml:space="preserve"> 정보에 따라 자동 업데이트되어 배송완료 처리된다.</w:t>
      </w:r>
      <w:r>
        <w:rPr>
          <w:sz w:val="22"/>
          <w:szCs w:val="22"/>
        </w:rPr>
        <w:t xml:space="preserve"> </w:t>
      </w:r>
    </w:p>
    <w:p w14:paraId="64FF3859" w14:textId="5A37CED8" w:rsidR="00533099" w:rsidRDefault="00533099" w:rsidP="00780253"/>
    <w:p w14:paraId="162312F2" w14:textId="36920E78" w:rsidR="00533099" w:rsidRDefault="00533099" w:rsidP="003D4C91">
      <w:pPr>
        <w:pStyle w:val="-2"/>
        <w:ind w:leftChars="142" w:left="851"/>
      </w:pPr>
      <w:bookmarkStart w:id="142" w:name="_Toc6416800"/>
      <w:r w:rsidRPr="003D4C91">
        <w:rPr>
          <w:rFonts w:asciiTheme="minorEastAsia" w:eastAsiaTheme="minorEastAsia" w:hAnsiTheme="minorEastAsia" w:cs="Calibri" w:hint="eastAsia"/>
        </w:rPr>
        <w:t>매장픽업</w:t>
      </w:r>
      <w:r>
        <w:rPr>
          <w:rFonts w:hint="eastAsia"/>
        </w:rPr>
        <w:t xml:space="preserve"> 택배전환</w:t>
      </w:r>
      <w:bookmarkEnd w:id="142"/>
    </w:p>
    <w:p w14:paraId="7B4DEA0B" w14:textId="77CAD2F4" w:rsidR="00311E2A" w:rsidRDefault="00311E2A" w:rsidP="00311E2A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43" w:name="_Toc6416801"/>
      <w:r>
        <w:rPr>
          <w:rFonts w:asciiTheme="minorEastAsia" w:eastAsiaTheme="minorEastAsia" w:hAnsiTheme="minorEastAsia" w:cs="Calibri" w:hint="eastAsia"/>
        </w:rPr>
        <w:t>정의</w:t>
      </w:r>
      <w:bookmarkEnd w:id="143"/>
    </w:p>
    <w:p w14:paraId="3C6D46B0" w14:textId="75A7E3C0" w:rsidR="00311E2A" w:rsidRDefault="00311E2A" w:rsidP="00311E2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매장픽업 주문 건 중 일반택배로 전환 요청한 주문건에 대해 일반택배로 전환 처리하는 것을 말한다. </w:t>
      </w:r>
      <w:r>
        <w:rPr>
          <w:sz w:val="22"/>
          <w:szCs w:val="22"/>
        </w:rPr>
        <w:br/>
      </w:r>
    </w:p>
    <w:p w14:paraId="3B0BC7A9" w14:textId="32AA80A8" w:rsidR="00311E2A" w:rsidRDefault="00F65F22" w:rsidP="00311E2A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44" w:name="_Toc6416802"/>
      <w:r>
        <w:rPr>
          <w:rFonts w:asciiTheme="minorEastAsia" w:eastAsiaTheme="minorEastAsia" w:hAnsiTheme="minorEastAsia" w:cs="Calibri" w:hint="eastAsia"/>
        </w:rPr>
        <w:t>가능 조건</w:t>
      </w:r>
      <w:bookmarkEnd w:id="144"/>
    </w:p>
    <w:p w14:paraId="73244A2F" w14:textId="3411CC74" w:rsidR="00E4775E" w:rsidRDefault="00E4775E" w:rsidP="00E4775E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매장픽업 택배전환 처리는 매장픽업 주문 후 7일(픽업가능일) 이 내에만 접수 </w:t>
      </w:r>
      <w:r w:rsidR="0081049F">
        <w:rPr>
          <w:rFonts w:hint="eastAsia"/>
          <w:sz w:val="22"/>
          <w:szCs w:val="22"/>
        </w:rPr>
        <w:t>가능하다.</w:t>
      </w:r>
      <w:r w:rsidR="0081049F">
        <w:rPr>
          <w:sz w:val="22"/>
          <w:szCs w:val="22"/>
        </w:rPr>
        <w:t xml:space="preserve"> </w:t>
      </w:r>
    </w:p>
    <w:p w14:paraId="523EE602" w14:textId="6BC65658" w:rsidR="00E4775E" w:rsidRDefault="00E4775E" w:rsidP="00E4775E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매장픽업 </w:t>
      </w:r>
      <w:proofErr w:type="spellStart"/>
      <w:r w:rsidR="00D87E13">
        <w:rPr>
          <w:rFonts w:hint="eastAsia"/>
          <w:sz w:val="22"/>
          <w:szCs w:val="22"/>
        </w:rPr>
        <w:t>주문건</w:t>
      </w:r>
      <w:proofErr w:type="spellEnd"/>
      <w:r w:rsidR="00D87E13">
        <w:rPr>
          <w:rFonts w:hint="eastAsia"/>
          <w:sz w:val="22"/>
          <w:szCs w:val="22"/>
        </w:rPr>
        <w:t xml:space="preserve"> 중 </w:t>
      </w:r>
      <w:r w:rsidR="00166D57">
        <w:rPr>
          <w:rFonts w:hint="eastAsia"/>
          <w:sz w:val="22"/>
          <w:szCs w:val="22"/>
        </w:rPr>
        <w:t>픽업가능일 이내이면서</w:t>
      </w:r>
      <w:r>
        <w:rPr>
          <w:rFonts w:hint="eastAsia"/>
          <w:sz w:val="22"/>
          <w:szCs w:val="22"/>
        </w:rPr>
        <w:t xml:space="preserve"> </w:t>
      </w:r>
      <w:r w:rsidR="00D87E13">
        <w:rPr>
          <w:rFonts w:hint="eastAsia"/>
          <w:sz w:val="22"/>
          <w:szCs w:val="22"/>
        </w:rPr>
        <w:t xml:space="preserve">주문배송 상태가 </w:t>
      </w:r>
      <w:r>
        <w:rPr>
          <w:rFonts w:hint="eastAsia"/>
          <w:sz w:val="22"/>
          <w:szCs w:val="22"/>
        </w:rPr>
        <w:t>‘</w:t>
      </w:r>
      <w:proofErr w:type="spellStart"/>
      <w:r>
        <w:rPr>
          <w:rFonts w:hint="eastAsia"/>
          <w:sz w:val="22"/>
          <w:szCs w:val="22"/>
        </w:rPr>
        <w:t>픽업준비중</w:t>
      </w:r>
      <w:proofErr w:type="spellEnd"/>
      <w:r>
        <w:rPr>
          <w:rFonts w:hint="eastAsia"/>
          <w:sz w:val="22"/>
          <w:szCs w:val="22"/>
        </w:rPr>
        <w:t xml:space="preserve">, 픽업준비완료’ 상태에서만 </w:t>
      </w:r>
      <w:r w:rsidR="00D87E13">
        <w:rPr>
          <w:rFonts w:hint="eastAsia"/>
          <w:sz w:val="22"/>
          <w:szCs w:val="22"/>
        </w:rPr>
        <w:t>택배전환 처리가 가능하다.</w:t>
      </w:r>
      <w:r w:rsidR="00D87E13">
        <w:rPr>
          <w:sz w:val="22"/>
          <w:szCs w:val="22"/>
        </w:rPr>
        <w:t xml:space="preserve"> </w:t>
      </w:r>
    </w:p>
    <w:p w14:paraId="520ABB29" w14:textId="77777777" w:rsidR="00E4775E" w:rsidRDefault="00E4775E" w:rsidP="00E4775E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 xml:space="preserve">매장픽업 택배전환으로 인한 추가 택배비는 청구하지 않는다. </w:t>
      </w:r>
    </w:p>
    <w:p w14:paraId="00BAE4F9" w14:textId="77777777" w:rsidR="00E4775E" w:rsidRDefault="00E4775E" w:rsidP="00E4775E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매장픽업 주문건의 상품이 여러 건일 경우 부분 택배전환도 가능하다. </w:t>
      </w:r>
    </w:p>
    <w:p w14:paraId="1CEEC61A" w14:textId="41091521" w:rsidR="00E4775E" w:rsidRDefault="00E4775E" w:rsidP="00E4775E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DRAW 이벤트에 의한 매장수령 주문건은 택배전환을 정책적으로 제한한다. (시스템상 기능 제한은 없음)</w:t>
      </w:r>
      <w:r w:rsidR="00B3336E">
        <w:rPr>
          <w:sz w:val="22"/>
          <w:szCs w:val="22"/>
        </w:rPr>
        <w:br/>
      </w:r>
    </w:p>
    <w:p w14:paraId="23027256" w14:textId="741F524B" w:rsidR="002376AF" w:rsidRDefault="002278E7" w:rsidP="002376AF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45" w:name="_Toc5273462"/>
      <w:bookmarkStart w:id="146" w:name="_Toc6416803"/>
      <w:r>
        <w:rPr>
          <w:rFonts w:asciiTheme="minorEastAsia" w:eastAsiaTheme="minorEastAsia" w:hAnsiTheme="minorEastAsia" w:cs="Calibri" w:hint="eastAsia"/>
        </w:rPr>
        <w:t>택배전환 처리</w:t>
      </w:r>
      <w:bookmarkEnd w:id="145"/>
      <w:bookmarkEnd w:id="146"/>
    </w:p>
    <w:p w14:paraId="38403AE3" w14:textId="77777777" w:rsidR="00D40D59" w:rsidRDefault="00D40D59" w:rsidP="00D40D59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매장픽업 택배 전환 처리는 고객의 요청(매장에서 택배전환 신청 혹은 고객센터에서 택배전환 신청)에 의해 일반택배로 전환하여 배송이 가능하다. </w:t>
      </w:r>
    </w:p>
    <w:p w14:paraId="131FDD5A" w14:textId="77777777" w:rsidR="00D40D59" w:rsidRDefault="00D40D59" w:rsidP="00D40D59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매장픽업 택배전환은 BO관리자가 주문관리 &gt; 주문상세 화면에서 “택배전환” 처리 가능하다. </w:t>
      </w:r>
    </w:p>
    <w:p w14:paraId="487B72BA" w14:textId="77777777" w:rsidR="00D40D59" w:rsidRDefault="00D40D59" w:rsidP="00D40D59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택배전환 처리 시 택배전환 </w:t>
      </w:r>
      <w:proofErr w:type="spellStart"/>
      <w:r>
        <w:rPr>
          <w:rFonts w:hint="eastAsia"/>
          <w:sz w:val="22"/>
          <w:szCs w:val="22"/>
        </w:rPr>
        <w:t>수령지</w:t>
      </w:r>
      <w:proofErr w:type="spellEnd"/>
      <w:r>
        <w:rPr>
          <w:rFonts w:hint="eastAsia"/>
          <w:sz w:val="22"/>
          <w:szCs w:val="22"/>
        </w:rPr>
        <w:t xml:space="preserve"> 정보를 입력한 후 처리하면 해당 주소지를 기반으로 일반택배 접수 처리가 된다. </w:t>
      </w:r>
    </w:p>
    <w:p w14:paraId="2E43AC9D" w14:textId="3422D407" w:rsidR="00E71185" w:rsidRPr="009A4FD6" w:rsidRDefault="00D40D59" w:rsidP="00F83446">
      <w:pPr>
        <w:pStyle w:val="af4"/>
        <w:numPr>
          <w:ilvl w:val="3"/>
          <w:numId w:val="7"/>
        </w:numPr>
        <w:ind w:leftChars="0" w:left="993"/>
        <w:jc w:val="left"/>
        <w:rPr>
          <w:rFonts w:asciiTheme="minorEastAsia" w:eastAsiaTheme="minorEastAsia" w:hAnsiTheme="minorEastAsia" w:cs="Calibri"/>
        </w:rPr>
      </w:pPr>
      <w:r w:rsidRPr="00E71185">
        <w:rPr>
          <w:rFonts w:hint="eastAsia"/>
          <w:sz w:val="22"/>
          <w:szCs w:val="22"/>
        </w:rPr>
        <w:t>택배전환 접수 건에 대해서는 ‘매장픽업 택배전환’ 메뉴에서 접수한 내역에 대한 진행현황을 확인할 수 있다.</w:t>
      </w:r>
      <w:r w:rsidR="009A4FD6">
        <w:rPr>
          <w:sz w:val="22"/>
          <w:szCs w:val="22"/>
        </w:rPr>
        <w:br/>
      </w:r>
    </w:p>
    <w:p w14:paraId="502869E7" w14:textId="1102D144" w:rsidR="009A4FD6" w:rsidRPr="009A4FD6" w:rsidRDefault="009A4FD6" w:rsidP="009A4FD6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47" w:name="_Toc6416804"/>
      <w:r>
        <w:rPr>
          <w:rFonts w:asciiTheme="minorEastAsia" w:eastAsiaTheme="minorEastAsia" w:hAnsiTheme="minorEastAsia" w:cs="Calibri" w:hint="eastAsia"/>
        </w:rPr>
        <w:t>매장픽업 택배전환 프로세스</w:t>
      </w:r>
      <w:bookmarkEnd w:id="147"/>
    </w:p>
    <w:p w14:paraId="0453EEF2" w14:textId="0FC3BD04" w:rsidR="002376AF" w:rsidRDefault="00E71185" w:rsidP="009A4FD6">
      <w:pPr>
        <w:ind w:left="681"/>
        <w:jc w:val="center"/>
        <w:rPr>
          <w:rFonts w:asciiTheme="minorEastAsia" w:eastAsiaTheme="minorEastAsia" w:hAnsiTheme="minorEastAsia" w:cs="Calibri"/>
        </w:rPr>
      </w:pPr>
      <w:r>
        <w:rPr>
          <w:noProof/>
        </w:rPr>
        <w:drawing>
          <wp:inline distT="0" distB="0" distL="0" distR="0" wp14:anchorId="65BEDD88" wp14:editId="3B838CAF">
            <wp:extent cx="5374005" cy="3355340"/>
            <wp:effectExtent l="0" t="0" r="0" b="0"/>
            <wp:docPr id="15" name="그림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400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FE6">
        <w:rPr>
          <w:rFonts w:asciiTheme="minorEastAsia" w:eastAsiaTheme="minorEastAsia" w:hAnsiTheme="minorEastAsia" w:cs="Calibri"/>
        </w:rPr>
        <w:br/>
      </w:r>
    </w:p>
    <w:p w14:paraId="75A98711" w14:textId="77777777" w:rsidR="00AE4FE6" w:rsidRDefault="00AE4FE6" w:rsidP="00AE4FE6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48" w:name="_Toc5273467"/>
      <w:bookmarkStart w:id="149" w:name="_Toc6416805"/>
      <w:bookmarkStart w:id="150" w:name="_Toc4690601"/>
      <w:proofErr w:type="spellStart"/>
      <w:r>
        <w:rPr>
          <w:rFonts w:asciiTheme="minorEastAsia" w:eastAsiaTheme="minorEastAsia" w:hAnsiTheme="minorEastAsia" w:cs="Calibri" w:hint="eastAsia"/>
        </w:rPr>
        <w:t>미출고</w:t>
      </w:r>
      <w:proofErr w:type="spellEnd"/>
      <w:r>
        <w:rPr>
          <w:rFonts w:asciiTheme="minorEastAsia" w:eastAsiaTheme="minorEastAsia" w:hAnsiTheme="minorEastAsia" w:cs="Calibri" w:hint="eastAsia"/>
        </w:rPr>
        <w:t xml:space="preserve"> 현황</w:t>
      </w:r>
      <w:bookmarkEnd w:id="148"/>
      <w:bookmarkEnd w:id="149"/>
    </w:p>
    <w:p w14:paraId="03AF833A" w14:textId="77777777" w:rsidR="00AE4FE6" w:rsidRDefault="00AE4FE6" w:rsidP="006239DB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51" w:name="_Toc5273468"/>
      <w:bookmarkStart w:id="152" w:name="_Toc6416806"/>
      <w:proofErr w:type="spellStart"/>
      <w:r>
        <w:rPr>
          <w:rFonts w:asciiTheme="minorEastAsia" w:eastAsiaTheme="minorEastAsia" w:hAnsiTheme="minorEastAsia" w:cs="Calibri" w:hint="eastAsia"/>
        </w:rPr>
        <w:t>미출고</w:t>
      </w:r>
      <w:proofErr w:type="spellEnd"/>
      <w:r>
        <w:rPr>
          <w:rFonts w:asciiTheme="minorEastAsia" w:eastAsiaTheme="minorEastAsia" w:hAnsiTheme="minorEastAsia" w:cs="Calibri" w:hint="eastAsia"/>
        </w:rPr>
        <w:t xml:space="preserve"> 기준 정의</w:t>
      </w:r>
      <w:bookmarkEnd w:id="151"/>
      <w:bookmarkEnd w:id="152"/>
    </w:p>
    <w:p w14:paraId="7F49F8D8" w14:textId="7F6707B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lastRenderedPageBreak/>
        <w:t>미출고</w:t>
      </w:r>
      <w:proofErr w:type="spellEnd"/>
      <w:r>
        <w:rPr>
          <w:rFonts w:hint="eastAsia"/>
          <w:sz w:val="22"/>
          <w:szCs w:val="22"/>
        </w:rPr>
        <w:t xml:space="preserve"> 처리 기준은 결제완료일로부터 3일 이상 지났으나, 출고지시</w:t>
      </w:r>
      <w:r w:rsidR="002B6C13">
        <w:rPr>
          <w:rFonts w:hint="eastAsia"/>
          <w:sz w:val="22"/>
          <w:szCs w:val="22"/>
        </w:rPr>
        <w:t>(</w:t>
      </w:r>
      <w:r w:rsidR="002B6C13">
        <w:rPr>
          <w:sz w:val="22"/>
          <w:szCs w:val="22"/>
        </w:rPr>
        <w:t>=</w:t>
      </w:r>
      <w:proofErr w:type="spellStart"/>
      <w:r w:rsidR="002B6C13">
        <w:rPr>
          <w:rFonts w:hint="eastAsia"/>
          <w:sz w:val="22"/>
          <w:szCs w:val="22"/>
        </w:rPr>
        <w:t>상품출고</w:t>
      </w:r>
      <w:proofErr w:type="spellEnd"/>
      <w:r w:rsidR="002B6C13">
        <w:rPr>
          <w:rFonts w:hint="eastAsia"/>
          <w:sz w:val="22"/>
          <w:szCs w:val="22"/>
        </w:rPr>
        <w:t>)</w:t>
      </w:r>
      <w:r>
        <w:rPr>
          <w:rFonts w:hint="eastAsia"/>
          <w:sz w:val="22"/>
          <w:szCs w:val="22"/>
        </w:rPr>
        <w:t xml:space="preserve">가 되지 않은 주문건을 기준으로 조회가 가능하다. </w:t>
      </w:r>
    </w:p>
    <w:p w14:paraId="53DC8030" w14:textId="2FB58A8D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미출고현황은</w:t>
      </w:r>
      <w:proofErr w:type="spellEnd"/>
      <w:r>
        <w:rPr>
          <w:rFonts w:hint="eastAsia"/>
          <w:sz w:val="22"/>
          <w:szCs w:val="22"/>
        </w:rPr>
        <w:t xml:space="preserve"> 자사, </w:t>
      </w:r>
      <w:proofErr w:type="spellStart"/>
      <w:r>
        <w:rPr>
          <w:rFonts w:hint="eastAsia"/>
          <w:sz w:val="22"/>
          <w:szCs w:val="22"/>
        </w:rPr>
        <w:t>입점사</w:t>
      </w:r>
      <w:proofErr w:type="spellEnd"/>
      <w:r>
        <w:rPr>
          <w:rFonts w:hint="eastAsia"/>
          <w:sz w:val="22"/>
          <w:szCs w:val="22"/>
        </w:rPr>
        <w:t xml:space="preserve"> 모두 조회할 수 있다. </w:t>
      </w:r>
    </w:p>
    <w:p w14:paraId="62910682" w14:textId="58744FA7" w:rsidR="00DD2DF6" w:rsidRDefault="00DD2DF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입점사</w:t>
      </w:r>
      <w:proofErr w:type="spellEnd"/>
      <w:r>
        <w:rPr>
          <w:rFonts w:hint="eastAsia"/>
          <w:sz w:val="22"/>
          <w:szCs w:val="22"/>
        </w:rPr>
        <w:t xml:space="preserve"> 상품은 </w:t>
      </w:r>
      <w:r>
        <w:rPr>
          <w:sz w:val="22"/>
          <w:szCs w:val="22"/>
        </w:rPr>
        <w:t>‘</w:t>
      </w:r>
      <w:proofErr w:type="spellStart"/>
      <w:r>
        <w:rPr>
          <w:rFonts w:hint="eastAsia"/>
          <w:sz w:val="22"/>
          <w:szCs w:val="22"/>
        </w:rPr>
        <w:t>상품출고</w:t>
      </w:r>
      <w:proofErr w:type="spellEnd"/>
      <w:r>
        <w:rPr>
          <w:sz w:val="22"/>
          <w:szCs w:val="22"/>
        </w:rPr>
        <w:t xml:space="preserve">’ </w:t>
      </w:r>
      <w:r>
        <w:rPr>
          <w:rFonts w:hint="eastAsia"/>
          <w:sz w:val="22"/>
          <w:szCs w:val="22"/>
        </w:rPr>
        <w:t xml:space="preserve">상태를 가지지 않으므로 </w:t>
      </w:r>
      <w:r>
        <w:rPr>
          <w:sz w:val="22"/>
          <w:szCs w:val="22"/>
        </w:rPr>
        <w:t>[</w:t>
      </w:r>
      <w:r>
        <w:rPr>
          <w:rFonts w:hint="eastAsia"/>
          <w:sz w:val="22"/>
          <w:szCs w:val="22"/>
        </w:rPr>
        <w:t>발송처리]</w:t>
      </w:r>
      <w:r>
        <w:rPr>
          <w:sz w:val="22"/>
          <w:szCs w:val="22"/>
        </w:rPr>
        <w:t xml:space="preserve"> (</w:t>
      </w:r>
      <w:proofErr w:type="spellStart"/>
      <w:r>
        <w:rPr>
          <w:rFonts w:hint="eastAsia"/>
          <w:sz w:val="22"/>
          <w:szCs w:val="22"/>
        </w:rPr>
        <w:t>상태값</w:t>
      </w:r>
      <w:proofErr w:type="spellEnd"/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배송중</w:t>
      </w:r>
      <w:proofErr w:type="spellEnd"/>
      <w:r>
        <w:rPr>
          <w:rFonts w:hint="eastAsia"/>
          <w:sz w:val="22"/>
          <w:szCs w:val="22"/>
        </w:rPr>
        <w:t xml:space="preserve"> 상태) 가 되지 않은 상품을 기준으로 조회된다.</w:t>
      </w:r>
      <w:r>
        <w:rPr>
          <w:sz w:val="22"/>
          <w:szCs w:val="22"/>
        </w:rPr>
        <w:t xml:space="preserve"> </w:t>
      </w:r>
    </w:p>
    <w:p w14:paraId="4D2E85E2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입점사의</w:t>
      </w:r>
      <w:proofErr w:type="spellEnd"/>
      <w:r>
        <w:rPr>
          <w:rFonts w:hint="eastAsia"/>
          <w:sz w:val="22"/>
          <w:szCs w:val="22"/>
        </w:rPr>
        <w:t xml:space="preserve"> 경우 ‘매장픽업, </w:t>
      </w:r>
      <w:proofErr w:type="spellStart"/>
      <w:r>
        <w:rPr>
          <w:rFonts w:hint="eastAsia"/>
          <w:sz w:val="22"/>
          <w:szCs w:val="22"/>
        </w:rPr>
        <w:t>편의점픽업’에</w:t>
      </w:r>
      <w:proofErr w:type="spellEnd"/>
      <w:r>
        <w:rPr>
          <w:rFonts w:hint="eastAsia"/>
          <w:sz w:val="22"/>
          <w:szCs w:val="22"/>
        </w:rPr>
        <w:t xml:space="preserve"> 대한 조회 조건은 비활성화되고, ‘</w:t>
      </w:r>
      <w:proofErr w:type="spellStart"/>
      <w:r>
        <w:rPr>
          <w:rFonts w:hint="eastAsia"/>
          <w:sz w:val="22"/>
          <w:szCs w:val="22"/>
        </w:rPr>
        <w:t>일반택배’만</w:t>
      </w:r>
      <w:proofErr w:type="spellEnd"/>
      <w:r>
        <w:rPr>
          <w:rFonts w:hint="eastAsia"/>
          <w:sz w:val="22"/>
          <w:szCs w:val="22"/>
        </w:rPr>
        <w:t xml:space="preserve"> 검색조건으로 제공된다. </w:t>
      </w:r>
    </w:p>
    <w:p w14:paraId="0CD2FDC8" w14:textId="77777777" w:rsidR="00AE4FE6" w:rsidRDefault="00AE4FE6" w:rsidP="006A70F6">
      <w:pPr>
        <w:pStyle w:val="afe"/>
      </w:pPr>
    </w:p>
    <w:p w14:paraId="155E8A7F" w14:textId="77777777" w:rsidR="00AE4FE6" w:rsidRDefault="00AE4FE6" w:rsidP="006239DB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53" w:name="_Toc5273469"/>
      <w:bookmarkStart w:id="154" w:name="_Toc6416807"/>
      <w:proofErr w:type="spellStart"/>
      <w:r>
        <w:rPr>
          <w:rFonts w:asciiTheme="minorEastAsia" w:eastAsiaTheme="minorEastAsia" w:hAnsiTheme="minorEastAsia" w:cs="Calibri" w:hint="eastAsia"/>
        </w:rPr>
        <w:t>미출고</w:t>
      </w:r>
      <w:proofErr w:type="spellEnd"/>
      <w:r>
        <w:rPr>
          <w:rFonts w:asciiTheme="minorEastAsia" w:eastAsiaTheme="minorEastAsia" w:hAnsiTheme="minorEastAsia" w:cs="Calibri" w:hint="eastAsia"/>
        </w:rPr>
        <w:t xml:space="preserve"> 예외 구분 조건</w:t>
      </w:r>
      <w:bookmarkEnd w:id="153"/>
      <w:bookmarkEnd w:id="154"/>
    </w:p>
    <w:p w14:paraId="66F3DD63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미출고</w:t>
      </w:r>
      <w:proofErr w:type="spellEnd"/>
      <w:r>
        <w:rPr>
          <w:rFonts w:hint="eastAsia"/>
          <w:sz w:val="22"/>
          <w:szCs w:val="22"/>
        </w:rPr>
        <w:t xml:space="preserve"> 건 중, ‘분실처리’, ‘배송중단’ 처리로 인한 건에 대해서는 예외 구분 상태 조건으로 제외하여 조회할 수 있다.</w:t>
      </w:r>
    </w:p>
    <w:p w14:paraId="34810219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미출고</w:t>
      </w:r>
      <w:proofErr w:type="spellEnd"/>
      <w:r>
        <w:rPr>
          <w:rFonts w:hint="eastAsia"/>
          <w:sz w:val="22"/>
          <w:szCs w:val="22"/>
        </w:rPr>
        <w:t xml:space="preserve"> 예외 구분 조건은 크게 [</w:t>
      </w:r>
      <w:proofErr w:type="spellStart"/>
      <w:r>
        <w:rPr>
          <w:rFonts w:hint="eastAsia"/>
          <w:sz w:val="22"/>
          <w:szCs w:val="22"/>
        </w:rPr>
        <w:t>분실재배송</w:t>
      </w:r>
      <w:proofErr w:type="spellEnd"/>
      <w:r>
        <w:rPr>
          <w:rFonts w:hint="eastAsia"/>
          <w:sz w:val="22"/>
          <w:szCs w:val="22"/>
        </w:rPr>
        <w:t>]처리로 인한 ‘분실대기’ 상태와 [배송중단]처리로 인한 ‘</w:t>
      </w:r>
      <w:proofErr w:type="spellStart"/>
      <w:r>
        <w:rPr>
          <w:rFonts w:hint="eastAsia"/>
          <w:sz w:val="22"/>
          <w:szCs w:val="22"/>
        </w:rPr>
        <w:t>상품대기’상태이다</w:t>
      </w:r>
      <w:proofErr w:type="spellEnd"/>
      <w:r>
        <w:rPr>
          <w:rFonts w:hint="eastAsia"/>
          <w:sz w:val="22"/>
          <w:szCs w:val="22"/>
        </w:rPr>
        <w:t xml:space="preserve">. </w:t>
      </w:r>
    </w:p>
    <w:p w14:paraId="5895470F" w14:textId="645B088A" w:rsidR="00AE4FE6" w:rsidRPr="00085E9B" w:rsidRDefault="00AE4FE6" w:rsidP="00085E9B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미출고</w:t>
      </w:r>
      <w:proofErr w:type="spellEnd"/>
      <w:r>
        <w:rPr>
          <w:rFonts w:hint="eastAsia"/>
          <w:sz w:val="22"/>
          <w:szCs w:val="22"/>
        </w:rPr>
        <w:t xml:space="preserve"> 예외 구분 </w:t>
      </w:r>
      <w:proofErr w:type="spellStart"/>
      <w:r>
        <w:rPr>
          <w:rFonts w:hint="eastAsia"/>
          <w:sz w:val="22"/>
          <w:szCs w:val="22"/>
        </w:rPr>
        <w:t>상태값은</w:t>
      </w:r>
      <w:proofErr w:type="spellEnd"/>
      <w:r>
        <w:rPr>
          <w:rFonts w:hint="eastAsia"/>
          <w:sz w:val="22"/>
          <w:szCs w:val="22"/>
        </w:rPr>
        <w:t xml:space="preserve"> BO에서만 조회되며, FO에서는 모두 ‘</w:t>
      </w:r>
      <w:proofErr w:type="spellStart"/>
      <w:r>
        <w:rPr>
          <w:rFonts w:hint="eastAsia"/>
          <w:sz w:val="22"/>
          <w:szCs w:val="22"/>
        </w:rPr>
        <w:t>상품준비중’상태로</w:t>
      </w:r>
      <w:proofErr w:type="spellEnd"/>
      <w:r>
        <w:rPr>
          <w:rFonts w:hint="eastAsia"/>
          <w:sz w:val="22"/>
          <w:szCs w:val="22"/>
        </w:rPr>
        <w:t xml:space="preserve"> 노출된다. 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6895"/>
      </w:tblGrid>
      <w:tr w:rsidR="00AE4FE6" w14:paraId="2B05FC31" w14:textId="77777777" w:rsidTr="00AE4FE6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D3E0C4" w14:textId="77777777" w:rsidR="00AE4FE6" w:rsidRDefault="00AE4FE6">
            <w:pPr>
              <w:pStyle w:val="CB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미출고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예외 구분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62A2A1" w14:textId="77777777" w:rsidR="00AE4FE6" w:rsidRDefault="00AE4FE6">
            <w:pPr>
              <w:pStyle w:val="CB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내용</w:t>
            </w:r>
          </w:p>
        </w:tc>
      </w:tr>
      <w:tr w:rsidR="00AE4FE6" w14:paraId="06FEAD1E" w14:textId="77777777" w:rsidTr="00AE4FE6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8A763" w14:textId="77777777" w:rsidR="00AE4FE6" w:rsidRDefault="00AE4FE6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상품대기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A54A9" w14:textId="77777777" w:rsidR="00AE4FE6" w:rsidRDefault="00AE4FE6">
            <w:pPr>
              <w:pStyle w:val="aff0"/>
              <w:jc w:val="both"/>
              <w:rPr>
                <w:rFonts w:ascii="맑은 고딕" w:hAnsi="맑은 고딕"/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미출고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중</w:t>
            </w:r>
            <w:r>
              <w:rPr>
                <w:rFonts w:hint="eastAsia"/>
                <w:sz w:val="18"/>
                <w:szCs w:val="18"/>
              </w:rPr>
              <w:t xml:space="preserve"> [</w:t>
            </w:r>
            <w:r>
              <w:rPr>
                <w:rFonts w:hint="eastAsia"/>
                <w:sz w:val="18"/>
                <w:szCs w:val="18"/>
              </w:rPr>
              <w:t>배송중단</w:t>
            </w:r>
            <w:r>
              <w:rPr>
                <w:rFonts w:hint="eastAsia"/>
                <w:sz w:val="18"/>
                <w:szCs w:val="18"/>
              </w:rPr>
              <w:t>]</w:t>
            </w:r>
            <w:r>
              <w:rPr>
                <w:rFonts w:hint="eastAsia"/>
                <w:sz w:val="18"/>
                <w:szCs w:val="18"/>
              </w:rPr>
              <w:t>처리를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경우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배송전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단계인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‘</w:t>
            </w:r>
            <w:proofErr w:type="spellStart"/>
            <w:r>
              <w:rPr>
                <w:rFonts w:hint="eastAsia"/>
                <w:sz w:val="18"/>
                <w:szCs w:val="18"/>
              </w:rPr>
              <w:t>상품준비중</w:t>
            </w:r>
            <w:proofErr w:type="spellEnd"/>
            <w:r>
              <w:rPr>
                <w:rFonts w:hint="eastAsia"/>
                <w:sz w:val="18"/>
                <w:szCs w:val="18"/>
              </w:rPr>
              <w:t>’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상태로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되며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상태를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“상품대기”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상태로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정의하고</w:t>
            </w:r>
            <w:r>
              <w:rPr>
                <w:rFonts w:hint="eastAsia"/>
                <w:sz w:val="18"/>
                <w:szCs w:val="18"/>
              </w:rPr>
              <w:t xml:space="preserve"> BO</w:t>
            </w:r>
            <w:r>
              <w:rPr>
                <w:rFonts w:hint="eastAsia"/>
                <w:sz w:val="18"/>
                <w:szCs w:val="18"/>
              </w:rPr>
              <w:t>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상태값으로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노출한다</w:t>
            </w:r>
            <w:r>
              <w:rPr>
                <w:rFonts w:hint="eastAsia"/>
                <w:sz w:val="18"/>
                <w:szCs w:val="18"/>
              </w:rPr>
              <w:t>. (FO</w:t>
            </w:r>
            <w:r>
              <w:rPr>
                <w:rFonts w:hint="eastAsia"/>
                <w:sz w:val="18"/>
                <w:szCs w:val="18"/>
              </w:rPr>
              <w:t>에는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‘</w:t>
            </w:r>
            <w:proofErr w:type="spellStart"/>
            <w:r>
              <w:rPr>
                <w:rFonts w:hint="eastAsia"/>
                <w:sz w:val="18"/>
                <w:szCs w:val="18"/>
              </w:rPr>
              <w:t>상품준비중’으로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노출</w:t>
            </w:r>
            <w:r>
              <w:rPr>
                <w:rFonts w:hint="eastAsia"/>
                <w:sz w:val="18"/>
                <w:szCs w:val="18"/>
              </w:rPr>
              <w:t xml:space="preserve">) </w:t>
            </w:r>
          </w:p>
        </w:tc>
      </w:tr>
      <w:tr w:rsidR="00AE4FE6" w14:paraId="22AC56C6" w14:textId="77777777" w:rsidTr="00AE4FE6">
        <w:trPr>
          <w:trHeight w:val="7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40394" w14:textId="77777777" w:rsidR="00AE4FE6" w:rsidRDefault="00AE4FE6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분실대기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4100" w14:textId="77777777" w:rsidR="00AE4FE6" w:rsidRDefault="00AE4FE6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미출고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건 중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배송중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상품의 분실처리 시 [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분실재배송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] 처리를 할 경우 배송 전 단계인 ‘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상품준비중’상태가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되며 이 상태를 “분실대기” 상태로 정의하고 BO에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상태값으로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노출한다.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(FO</w:t>
            </w:r>
            <w:r>
              <w:rPr>
                <w:rFonts w:hint="eastAsia"/>
                <w:sz w:val="18"/>
                <w:szCs w:val="18"/>
              </w:rPr>
              <w:t>에는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‘</w:t>
            </w:r>
            <w:proofErr w:type="spellStart"/>
            <w:r>
              <w:rPr>
                <w:rFonts w:hint="eastAsia"/>
                <w:sz w:val="18"/>
                <w:szCs w:val="18"/>
              </w:rPr>
              <w:t>상품준비중’으로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노출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</w:tr>
    </w:tbl>
    <w:p w14:paraId="48899F21" w14:textId="77777777" w:rsidR="00AE4FE6" w:rsidRDefault="00AE4FE6" w:rsidP="00AE4FE6"/>
    <w:p w14:paraId="62AA8D7A" w14:textId="77777777" w:rsidR="00AE4FE6" w:rsidRDefault="00AE4FE6" w:rsidP="00AE4FE6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55" w:name="_Toc5273470"/>
      <w:bookmarkStart w:id="156" w:name="_Toc6416808"/>
      <w:r>
        <w:rPr>
          <w:rFonts w:asciiTheme="minorEastAsia" w:eastAsiaTheme="minorEastAsia" w:hAnsiTheme="minorEastAsia" w:cs="Calibri" w:hint="eastAsia"/>
        </w:rPr>
        <w:t xml:space="preserve">배송중단 / </w:t>
      </w:r>
      <w:proofErr w:type="spellStart"/>
      <w:r>
        <w:rPr>
          <w:rFonts w:asciiTheme="minorEastAsia" w:eastAsiaTheme="minorEastAsia" w:hAnsiTheme="minorEastAsia" w:cs="Calibri" w:hint="eastAsia"/>
        </w:rPr>
        <w:t>재배송</w:t>
      </w:r>
      <w:proofErr w:type="spellEnd"/>
      <w:r>
        <w:rPr>
          <w:rFonts w:asciiTheme="minorEastAsia" w:eastAsiaTheme="minorEastAsia" w:hAnsiTheme="minorEastAsia" w:cs="Calibri" w:hint="eastAsia"/>
        </w:rPr>
        <w:t xml:space="preserve"> 처리</w:t>
      </w:r>
      <w:bookmarkEnd w:id="155"/>
      <w:bookmarkEnd w:id="156"/>
    </w:p>
    <w:p w14:paraId="44026F04" w14:textId="77777777" w:rsidR="00AE4FE6" w:rsidRDefault="00AE4FE6" w:rsidP="006D53FE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57" w:name="_Toc5273471"/>
      <w:bookmarkStart w:id="158" w:name="_Toc6416809"/>
      <w:r>
        <w:rPr>
          <w:rFonts w:asciiTheme="minorEastAsia" w:eastAsiaTheme="minorEastAsia" w:hAnsiTheme="minorEastAsia" w:cs="Calibri" w:hint="eastAsia"/>
        </w:rPr>
        <w:t>배송중단 처리 정의</w:t>
      </w:r>
      <w:bookmarkEnd w:id="157"/>
      <w:bookmarkEnd w:id="158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2C69C34C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주문상품건</w:t>
      </w:r>
      <w:proofErr w:type="spellEnd"/>
      <w:r>
        <w:rPr>
          <w:rFonts w:hint="eastAsia"/>
          <w:sz w:val="22"/>
          <w:szCs w:val="22"/>
        </w:rPr>
        <w:t xml:space="preserve"> 중 주문취소가 예상되거나 재고가 확실하지 않는 경우 배송을 </w:t>
      </w:r>
      <w:proofErr w:type="spellStart"/>
      <w:r>
        <w:rPr>
          <w:rFonts w:hint="eastAsia"/>
          <w:sz w:val="22"/>
          <w:szCs w:val="22"/>
        </w:rPr>
        <w:t>홀딩처리하는</w:t>
      </w:r>
      <w:proofErr w:type="spellEnd"/>
      <w:r>
        <w:rPr>
          <w:rFonts w:hint="eastAsia"/>
          <w:sz w:val="22"/>
          <w:szCs w:val="22"/>
        </w:rPr>
        <w:t xml:space="preserve"> 경우가 발생하며 이때 처리하는 기능이 [배송중단] 처리 기능이다. </w:t>
      </w:r>
    </w:p>
    <w:p w14:paraId="7A3B1121" w14:textId="4A4FFEE1" w:rsidR="00AE4FE6" w:rsidRDefault="00AE4FE6" w:rsidP="00753B19">
      <w:pPr>
        <w:pStyle w:val="af4"/>
        <w:numPr>
          <w:ilvl w:val="3"/>
          <w:numId w:val="11"/>
        </w:numPr>
        <w:ind w:leftChars="0"/>
        <w:jc w:val="left"/>
        <w:rPr>
          <w:sz w:val="22"/>
        </w:rPr>
      </w:pPr>
      <w:r w:rsidRPr="006D53FE">
        <w:rPr>
          <w:rFonts w:hint="eastAsia"/>
          <w:sz w:val="22"/>
          <w:szCs w:val="22"/>
        </w:rPr>
        <w:t xml:space="preserve">배송중단 처리 기능은 자사에서만 사용하며, </w:t>
      </w:r>
      <w:proofErr w:type="spellStart"/>
      <w:r w:rsidRPr="006D53FE">
        <w:rPr>
          <w:rFonts w:hint="eastAsia"/>
          <w:sz w:val="22"/>
          <w:szCs w:val="22"/>
        </w:rPr>
        <w:t>입점사</w:t>
      </w:r>
      <w:proofErr w:type="spellEnd"/>
      <w:r w:rsidRPr="006D53FE">
        <w:rPr>
          <w:rFonts w:hint="eastAsia"/>
          <w:sz w:val="22"/>
          <w:szCs w:val="22"/>
        </w:rPr>
        <w:t xml:space="preserve"> 상품은 해당 기능을 제공하지 않는다.  </w:t>
      </w:r>
      <w:r w:rsidR="006D53FE">
        <w:rPr>
          <w:sz w:val="22"/>
          <w:szCs w:val="22"/>
        </w:rPr>
        <w:br/>
      </w:r>
    </w:p>
    <w:p w14:paraId="470D2B07" w14:textId="77777777" w:rsidR="00AE4FE6" w:rsidRDefault="00AE4FE6" w:rsidP="006D53FE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59" w:name="_Toc5273472"/>
      <w:bookmarkStart w:id="160" w:name="_Toc6416810"/>
      <w:r>
        <w:rPr>
          <w:rFonts w:asciiTheme="minorEastAsia" w:eastAsiaTheme="minorEastAsia" w:hAnsiTheme="minorEastAsia" w:cs="Calibri" w:hint="eastAsia"/>
        </w:rPr>
        <w:t>배송중단 처리</w:t>
      </w:r>
      <w:bookmarkEnd w:id="159"/>
      <w:bookmarkEnd w:id="160"/>
    </w:p>
    <w:p w14:paraId="5F38981D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관리자가 </w:t>
      </w:r>
      <w:proofErr w:type="spellStart"/>
      <w:r>
        <w:rPr>
          <w:rFonts w:hint="eastAsia"/>
          <w:sz w:val="22"/>
          <w:szCs w:val="22"/>
        </w:rPr>
        <w:t>어드민</w:t>
      </w:r>
      <w:proofErr w:type="spellEnd"/>
      <w:r>
        <w:rPr>
          <w:rFonts w:hint="eastAsia"/>
          <w:sz w:val="22"/>
          <w:szCs w:val="22"/>
        </w:rPr>
        <w:t xml:space="preserve"> &gt; 주문현황조회 &gt; 주문상세정보 내에서 [배송중단]처리를 할 수 있다. </w:t>
      </w:r>
    </w:p>
    <w:p w14:paraId="193071F2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 xml:space="preserve">배송중단 처리 시 배송중단 사유를 선택한다. </w:t>
      </w:r>
      <w:r>
        <w:rPr>
          <w:rFonts w:hint="eastAsia"/>
          <w:sz w:val="22"/>
          <w:szCs w:val="22"/>
        </w:rPr>
        <w:br/>
        <w:t xml:space="preserve">- 매장수령, </w:t>
      </w:r>
      <w:proofErr w:type="spellStart"/>
      <w:r>
        <w:rPr>
          <w:rFonts w:hint="eastAsia"/>
          <w:sz w:val="22"/>
          <w:szCs w:val="22"/>
        </w:rPr>
        <w:t>미출고</w:t>
      </w:r>
      <w:proofErr w:type="spellEnd"/>
      <w:r>
        <w:rPr>
          <w:rFonts w:hint="eastAsia"/>
          <w:sz w:val="22"/>
          <w:szCs w:val="22"/>
        </w:rPr>
        <w:t xml:space="preserve"> 매장발송, </w:t>
      </w:r>
      <w:proofErr w:type="spellStart"/>
      <w:r>
        <w:rPr>
          <w:rFonts w:hint="eastAsia"/>
          <w:sz w:val="22"/>
          <w:szCs w:val="22"/>
        </w:rPr>
        <w:t>교환건</w:t>
      </w:r>
      <w:proofErr w:type="spellEnd"/>
      <w:r>
        <w:rPr>
          <w:rFonts w:hint="eastAsia"/>
          <w:sz w:val="22"/>
          <w:szCs w:val="22"/>
        </w:rPr>
        <w:t xml:space="preserve"> 매장발송, </w:t>
      </w:r>
      <w:proofErr w:type="spellStart"/>
      <w:r>
        <w:rPr>
          <w:rFonts w:hint="eastAsia"/>
          <w:sz w:val="22"/>
          <w:szCs w:val="22"/>
        </w:rPr>
        <w:t>재고없음</w:t>
      </w:r>
      <w:proofErr w:type="spellEnd"/>
      <w:r>
        <w:rPr>
          <w:rFonts w:hint="eastAsia"/>
          <w:sz w:val="22"/>
          <w:szCs w:val="22"/>
        </w:rPr>
        <w:t xml:space="preserve">, 점간이동, </w:t>
      </w:r>
      <w:proofErr w:type="spellStart"/>
      <w:r>
        <w:rPr>
          <w:rFonts w:hint="eastAsia"/>
          <w:sz w:val="22"/>
          <w:szCs w:val="22"/>
        </w:rPr>
        <w:t>이오염</w:t>
      </w:r>
      <w:proofErr w:type="spellEnd"/>
      <w:r>
        <w:rPr>
          <w:rFonts w:hint="eastAsia"/>
          <w:sz w:val="22"/>
          <w:szCs w:val="22"/>
        </w:rPr>
        <w:t>, 담당자조작, 장기미수령</w:t>
      </w:r>
    </w:p>
    <w:p w14:paraId="7290097B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배송 중단 처리 시, FO 주문상태는 ‘</w:t>
      </w:r>
      <w:proofErr w:type="spellStart"/>
      <w:r>
        <w:rPr>
          <w:rFonts w:hint="eastAsia"/>
          <w:sz w:val="22"/>
          <w:szCs w:val="22"/>
        </w:rPr>
        <w:t>상품준비중’으로</w:t>
      </w:r>
      <w:proofErr w:type="spellEnd"/>
      <w:r>
        <w:rPr>
          <w:rFonts w:hint="eastAsia"/>
          <w:sz w:val="22"/>
          <w:szCs w:val="22"/>
        </w:rPr>
        <w:t xml:space="preserve"> 표시된다. </w:t>
      </w:r>
    </w:p>
    <w:p w14:paraId="028273AE" w14:textId="77777777" w:rsidR="00463249" w:rsidRPr="00463249" w:rsidRDefault="00AE4FE6" w:rsidP="00753B19">
      <w:pPr>
        <w:pStyle w:val="af4"/>
        <w:numPr>
          <w:ilvl w:val="3"/>
          <w:numId w:val="11"/>
        </w:numPr>
        <w:ind w:leftChars="0"/>
        <w:jc w:val="left"/>
        <w:rPr>
          <w:sz w:val="22"/>
        </w:rPr>
      </w:pPr>
      <w:r w:rsidRPr="006D53FE">
        <w:rPr>
          <w:rFonts w:hint="eastAsia"/>
          <w:sz w:val="22"/>
          <w:szCs w:val="22"/>
        </w:rPr>
        <w:t xml:space="preserve">배송중단 처리한 상품준비중인 상태를 “상품대기” 상태로 보고, </w:t>
      </w:r>
      <w:proofErr w:type="spellStart"/>
      <w:r w:rsidRPr="006D53FE">
        <w:rPr>
          <w:rFonts w:hint="eastAsia"/>
          <w:sz w:val="22"/>
          <w:szCs w:val="22"/>
        </w:rPr>
        <w:t>어드민</w:t>
      </w:r>
      <w:proofErr w:type="spellEnd"/>
      <w:r w:rsidRPr="006D53FE">
        <w:rPr>
          <w:rFonts w:hint="eastAsia"/>
          <w:sz w:val="22"/>
          <w:szCs w:val="22"/>
        </w:rPr>
        <w:t xml:space="preserve"> &gt; 배송관리 &gt; </w:t>
      </w:r>
      <w:proofErr w:type="spellStart"/>
      <w:r w:rsidRPr="006D53FE">
        <w:rPr>
          <w:rFonts w:hint="eastAsia"/>
          <w:sz w:val="22"/>
          <w:szCs w:val="22"/>
        </w:rPr>
        <w:t>상품대기조회”에서</w:t>
      </w:r>
      <w:proofErr w:type="spellEnd"/>
      <w:r w:rsidRPr="006D53FE">
        <w:rPr>
          <w:rFonts w:hint="eastAsia"/>
          <w:sz w:val="22"/>
          <w:szCs w:val="22"/>
        </w:rPr>
        <w:t xml:space="preserve"> 배송중단 처리한 상품내역을 조회할 수 있다.</w:t>
      </w:r>
    </w:p>
    <w:p w14:paraId="2175F41B" w14:textId="406EC921" w:rsidR="00AE4FE6" w:rsidRPr="00463249" w:rsidRDefault="00AE4FE6" w:rsidP="00304C2A">
      <w:pPr>
        <w:pStyle w:val="af4"/>
        <w:ind w:leftChars="0" w:left="992"/>
        <w:jc w:val="left"/>
        <w:rPr>
          <w:sz w:val="22"/>
          <w:szCs w:val="22"/>
        </w:rPr>
      </w:pPr>
    </w:p>
    <w:p w14:paraId="45227F15" w14:textId="2C1DC508" w:rsidR="00AE4FE6" w:rsidRDefault="00AE4FE6" w:rsidP="006D53FE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61" w:name="_Toc5273473"/>
      <w:bookmarkStart w:id="162" w:name="_Toc6416811"/>
      <w:proofErr w:type="spellStart"/>
      <w:r>
        <w:rPr>
          <w:rFonts w:asciiTheme="minorEastAsia" w:eastAsiaTheme="minorEastAsia" w:hAnsiTheme="minorEastAsia" w:cs="Calibri" w:hint="eastAsia"/>
        </w:rPr>
        <w:t>재</w:t>
      </w:r>
      <w:r w:rsidR="004B11E2">
        <w:rPr>
          <w:rFonts w:asciiTheme="minorEastAsia" w:eastAsiaTheme="minorEastAsia" w:hAnsiTheme="minorEastAsia" w:cs="Calibri" w:hint="eastAsia"/>
        </w:rPr>
        <w:t>배</w:t>
      </w:r>
      <w:r>
        <w:rPr>
          <w:rFonts w:asciiTheme="minorEastAsia" w:eastAsiaTheme="minorEastAsia" w:hAnsiTheme="minorEastAsia" w:cs="Calibri" w:hint="eastAsia"/>
        </w:rPr>
        <w:t>송</w:t>
      </w:r>
      <w:proofErr w:type="spellEnd"/>
      <w:r>
        <w:rPr>
          <w:rFonts w:asciiTheme="minorEastAsia" w:eastAsiaTheme="minorEastAsia" w:hAnsiTheme="minorEastAsia" w:cs="Calibri" w:hint="eastAsia"/>
        </w:rPr>
        <w:t xml:space="preserve"> 처리</w:t>
      </w:r>
      <w:bookmarkEnd w:id="161"/>
      <w:bookmarkEnd w:id="162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57722936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WMS에서 </w:t>
      </w:r>
      <w:proofErr w:type="spellStart"/>
      <w:r>
        <w:rPr>
          <w:rFonts w:hint="eastAsia"/>
          <w:sz w:val="22"/>
          <w:szCs w:val="22"/>
        </w:rPr>
        <w:t>미출된</w:t>
      </w:r>
      <w:proofErr w:type="spellEnd"/>
      <w:r>
        <w:rPr>
          <w:rFonts w:hint="eastAsia"/>
          <w:sz w:val="22"/>
          <w:szCs w:val="22"/>
        </w:rPr>
        <w:t xml:space="preserve"> 경우 배송상태를 </w:t>
      </w:r>
      <w:proofErr w:type="spellStart"/>
      <w:r>
        <w:rPr>
          <w:rFonts w:hint="eastAsia"/>
          <w:sz w:val="22"/>
          <w:szCs w:val="22"/>
        </w:rPr>
        <w:t>상품준비중</w:t>
      </w:r>
      <w:proofErr w:type="spellEnd"/>
      <w:r>
        <w:rPr>
          <w:rFonts w:hint="eastAsia"/>
          <w:sz w:val="22"/>
          <w:szCs w:val="22"/>
        </w:rPr>
        <w:t xml:space="preserve"> 상태로 넘겨준다. </w:t>
      </w:r>
    </w:p>
    <w:p w14:paraId="51A3DBA0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주문배송상태가 ‘</w:t>
      </w:r>
      <w:proofErr w:type="spellStart"/>
      <w:r>
        <w:rPr>
          <w:rFonts w:hint="eastAsia"/>
          <w:sz w:val="22"/>
          <w:szCs w:val="22"/>
        </w:rPr>
        <w:t>상품준비중</w:t>
      </w:r>
      <w:proofErr w:type="spellEnd"/>
      <w:r>
        <w:rPr>
          <w:rFonts w:hint="eastAsia"/>
          <w:sz w:val="22"/>
          <w:szCs w:val="22"/>
        </w:rPr>
        <w:t xml:space="preserve">’ 상태일 경우에만 </w:t>
      </w:r>
      <w:proofErr w:type="spellStart"/>
      <w:r>
        <w:rPr>
          <w:rFonts w:hint="eastAsia"/>
          <w:sz w:val="22"/>
          <w:szCs w:val="22"/>
        </w:rPr>
        <w:t>재배송</w:t>
      </w:r>
      <w:proofErr w:type="spellEnd"/>
      <w:r>
        <w:rPr>
          <w:rFonts w:hint="eastAsia"/>
          <w:sz w:val="22"/>
          <w:szCs w:val="22"/>
        </w:rPr>
        <w:t xml:space="preserve"> 처리가 가능하다. </w:t>
      </w:r>
    </w:p>
    <w:p w14:paraId="162D6F41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재배송</w:t>
      </w:r>
      <w:proofErr w:type="spellEnd"/>
      <w:r>
        <w:rPr>
          <w:rFonts w:hint="eastAsia"/>
          <w:sz w:val="22"/>
          <w:szCs w:val="22"/>
        </w:rPr>
        <w:t xml:space="preserve"> 처리 시 </w:t>
      </w:r>
      <w:proofErr w:type="spellStart"/>
      <w:r>
        <w:rPr>
          <w:rFonts w:hint="eastAsia"/>
          <w:sz w:val="22"/>
          <w:szCs w:val="22"/>
        </w:rPr>
        <w:t>매장픽업건과</w:t>
      </w:r>
      <w:proofErr w:type="spellEnd"/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배송지</w:t>
      </w:r>
      <w:proofErr w:type="spellEnd"/>
      <w:r>
        <w:rPr>
          <w:rFonts w:hint="eastAsia"/>
          <w:sz w:val="22"/>
          <w:szCs w:val="22"/>
        </w:rPr>
        <w:t xml:space="preserve"> 기준 제주도 배송 건은 </w:t>
      </w:r>
      <w:proofErr w:type="spellStart"/>
      <w:r>
        <w:rPr>
          <w:rFonts w:hint="eastAsia"/>
          <w:sz w:val="22"/>
          <w:szCs w:val="22"/>
        </w:rPr>
        <w:t>재배송</w:t>
      </w:r>
      <w:proofErr w:type="spellEnd"/>
      <w:r>
        <w:rPr>
          <w:rFonts w:hint="eastAsia"/>
          <w:sz w:val="22"/>
          <w:szCs w:val="22"/>
        </w:rPr>
        <w:t xml:space="preserve"> 대상에서 제외된다. </w:t>
      </w:r>
    </w:p>
    <w:p w14:paraId="6811DA31" w14:textId="2F45E7F0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재배송</w:t>
      </w:r>
      <w:proofErr w:type="spellEnd"/>
      <w:r>
        <w:rPr>
          <w:rFonts w:hint="eastAsia"/>
          <w:sz w:val="22"/>
          <w:szCs w:val="22"/>
        </w:rPr>
        <w:t xml:space="preserve"> 처리를 위해서는 </w:t>
      </w:r>
      <w:proofErr w:type="spellStart"/>
      <w:r w:rsidR="00D16457">
        <w:rPr>
          <w:rFonts w:hint="eastAsia"/>
          <w:sz w:val="22"/>
          <w:szCs w:val="22"/>
        </w:rPr>
        <w:t>발송</w:t>
      </w:r>
      <w:r>
        <w:rPr>
          <w:rFonts w:hint="eastAsia"/>
          <w:sz w:val="22"/>
          <w:szCs w:val="22"/>
        </w:rPr>
        <w:t>처</w:t>
      </w:r>
      <w:proofErr w:type="spellEnd"/>
      <w:r>
        <w:rPr>
          <w:rFonts w:hint="eastAsia"/>
          <w:sz w:val="22"/>
          <w:szCs w:val="22"/>
        </w:rPr>
        <w:t xml:space="preserve">(온라인/스마트/매장)를 선택한 후 재배송처리가 가능하다. </w:t>
      </w:r>
    </w:p>
    <w:p w14:paraId="366FE66F" w14:textId="77777777" w:rsidR="00304C2A" w:rsidRDefault="00304C2A" w:rsidP="00304C2A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배송중단 처리한 여러 건에 대해 선택하여 </w:t>
      </w:r>
      <w:proofErr w:type="spellStart"/>
      <w:r>
        <w:rPr>
          <w:rFonts w:hint="eastAsia"/>
          <w:sz w:val="22"/>
          <w:szCs w:val="22"/>
        </w:rPr>
        <w:t>발송처</w:t>
      </w:r>
      <w:proofErr w:type="spellEnd"/>
      <w:r>
        <w:rPr>
          <w:rFonts w:hint="eastAsia"/>
          <w:sz w:val="22"/>
          <w:szCs w:val="22"/>
        </w:rPr>
        <w:t>(온라인/스마트/매장)를 선택 후 [</w:t>
      </w:r>
      <w:proofErr w:type="spellStart"/>
      <w:r>
        <w:rPr>
          <w:rFonts w:hint="eastAsia"/>
          <w:sz w:val="22"/>
          <w:szCs w:val="22"/>
        </w:rPr>
        <w:t>일괄재배송</w:t>
      </w:r>
      <w:proofErr w:type="spellEnd"/>
      <w:r>
        <w:rPr>
          <w:rFonts w:hint="eastAsia"/>
          <w:sz w:val="22"/>
          <w:szCs w:val="22"/>
        </w:rPr>
        <w:t xml:space="preserve">] 처리도 가능하다. </w:t>
      </w:r>
    </w:p>
    <w:p w14:paraId="0FEC71E1" w14:textId="6454A454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재배송</w:t>
      </w:r>
      <w:proofErr w:type="spellEnd"/>
      <w:r>
        <w:rPr>
          <w:rFonts w:hint="eastAsia"/>
          <w:sz w:val="22"/>
          <w:szCs w:val="22"/>
        </w:rPr>
        <w:t xml:space="preserve"> 처리 시 해당 주문건은 일반주문과 동일한 </w:t>
      </w:r>
      <w:proofErr w:type="spellStart"/>
      <w:r>
        <w:rPr>
          <w:rFonts w:hint="eastAsia"/>
          <w:sz w:val="22"/>
          <w:szCs w:val="22"/>
        </w:rPr>
        <w:t>상태값으로</w:t>
      </w:r>
      <w:proofErr w:type="spellEnd"/>
      <w:r>
        <w:rPr>
          <w:rFonts w:hint="eastAsia"/>
          <w:sz w:val="22"/>
          <w:szCs w:val="22"/>
        </w:rPr>
        <w:t xml:space="preserve"> 배송처리가 진행된다. </w:t>
      </w:r>
    </w:p>
    <w:p w14:paraId="1E3104E2" w14:textId="4485FFFB" w:rsidR="00304C2A" w:rsidRDefault="00304C2A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재배송</w:t>
      </w:r>
      <w:proofErr w:type="spellEnd"/>
      <w:r>
        <w:rPr>
          <w:rFonts w:hint="eastAsia"/>
          <w:sz w:val="22"/>
          <w:szCs w:val="22"/>
        </w:rPr>
        <w:t xml:space="preserve"> 처리 시 </w:t>
      </w:r>
      <w:proofErr w:type="spellStart"/>
      <w:r>
        <w:rPr>
          <w:rFonts w:hint="eastAsia"/>
          <w:sz w:val="22"/>
          <w:szCs w:val="22"/>
        </w:rPr>
        <w:t>발송처</w:t>
      </w:r>
      <w:proofErr w:type="spellEnd"/>
      <w:r>
        <w:rPr>
          <w:rFonts w:hint="eastAsia"/>
          <w:sz w:val="22"/>
          <w:szCs w:val="22"/>
        </w:rPr>
        <w:t xml:space="preserve"> ‘매장’ 선택 시 오프라인 매장에서 주문과 동일한 로직으로 출고상품을 </w:t>
      </w:r>
      <w:proofErr w:type="spellStart"/>
      <w:r>
        <w:rPr>
          <w:rFonts w:hint="eastAsia"/>
          <w:sz w:val="22"/>
          <w:szCs w:val="22"/>
        </w:rPr>
        <w:t>출고처리한다</w:t>
      </w:r>
      <w:proofErr w:type="spellEnd"/>
      <w:r>
        <w:rPr>
          <w:rFonts w:hint="eastAsia"/>
          <w:sz w:val="22"/>
          <w:szCs w:val="22"/>
        </w:rPr>
        <w:t>.</w:t>
      </w:r>
    </w:p>
    <w:p w14:paraId="7CD983AD" w14:textId="77777777" w:rsidR="00AE4FE6" w:rsidRDefault="00AE4FE6" w:rsidP="00AE4FE6"/>
    <w:p w14:paraId="3F9D73DE" w14:textId="59DA2493" w:rsidR="00AE4FE6" w:rsidRDefault="00AE4FE6" w:rsidP="00AE4FE6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63" w:name="_Toc5273474"/>
      <w:bookmarkStart w:id="164" w:name="_Toc6416812"/>
      <w:r>
        <w:rPr>
          <w:rFonts w:hint="eastAsia"/>
        </w:rPr>
        <w:t>분실</w:t>
      </w:r>
      <w:r>
        <w:rPr>
          <w:rFonts w:asciiTheme="minorEastAsia" w:eastAsiaTheme="minorEastAsia" w:hAnsiTheme="minorEastAsia" w:cs="Calibri" w:hint="eastAsia"/>
        </w:rPr>
        <w:t xml:space="preserve"> 처리</w:t>
      </w:r>
      <w:bookmarkEnd w:id="150"/>
      <w:bookmarkEnd w:id="163"/>
      <w:bookmarkEnd w:id="164"/>
    </w:p>
    <w:p w14:paraId="3D77C654" w14:textId="77777777" w:rsidR="00F55B24" w:rsidRPr="00F55B24" w:rsidRDefault="00F55B24" w:rsidP="00753B19">
      <w:pPr>
        <w:pStyle w:val="af4"/>
        <w:numPr>
          <w:ilvl w:val="0"/>
          <w:numId w:val="1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65" w:name="_Toc5294401"/>
      <w:bookmarkStart w:id="166" w:name="_Toc6416350"/>
      <w:bookmarkStart w:id="167" w:name="_Toc6416813"/>
      <w:bookmarkStart w:id="168" w:name="_Toc5273475"/>
      <w:bookmarkEnd w:id="165"/>
      <w:bookmarkEnd w:id="166"/>
      <w:bookmarkEnd w:id="167"/>
    </w:p>
    <w:p w14:paraId="21031F55" w14:textId="77777777" w:rsidR="00F55B24" w:rsidRPr="00F55B24" w:rsidRDefault="00F55B24" w:rsidP="00753B19">
      <w:pPr>
        <w:pStyle w:val="af4"/>
        <w:numPr>
          <w:ilvl w:val="0"/>
          <w:numId w:val="1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69" w:name="_Toc5294402"/>
      <w:bookmarkStart w:id="170" w:name="_Toc6416351"/>
      <w:bookmarkStart w:id="171" w:name="_Toc6416814"/>
      <w:bookmarkEnd w:id="169"/>
      <w:bookmarkEnd w:id="170"/>
      <w:bookmarkEnd w:id="171"/>
    </w:p>
    <w:p w14:paraId="168A81FF" w14:textId="77777777" w:rsidR="00F55B24" w:rsidRPr="00F55B24" w:rsidRDefault="00F55B24" w:rsidP="00753B19">
      <w:pPr>
        <w:pStyle w:val="af4"/>
        <w:numPr>
          <w:ilvl w:val="0"/>
          <w:numId w:val="1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72" w:name="_Toc5294403"/>
      <w:bookmarkStart w:id="173" w:name="_Toc6416352"/>
      <w:bookmarkStart w:id="174" w:name="_Toc6416815"/>
      <w:bookmarkEnd w:id="172"/>
      <w:bookmarkEnd w:id="173"/>
      <w:bookmarkEnd w:id="174"/>
    </w:p>
    <w:p w14:paraId="41CC2CBA" w14:textId="77777777" w:rsidR="00F55B24" w:rsidRPr="00F55B24" w:rsidRDefault="00F55B24" w:rsidP="00753B19">
      <w:pPr>
        <w:pStyle w:val="af4"/>
        <w:numPr>
          <w:ilvl w:val="0"/>
          <w:numId w:val="1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75" w:name="_Toc5294404"/>
      <w:bookmarkStart w:id="176" w:name="_Toc6416353"/>
      <w:bookmarkStart w:id="177" w:name="_Toc6416816"/>
      <w:bookmarkEnd w:id="175"/>
      <w:bookmarkEnd w:id="176"/>
      <w:bookmarkEnd w:id="177"/>
    </w:p>
    <w:p w14:paraId="4041D6A2" w14:textId="77777777" w:rsidR="00F55B24" w:rsidRPr="00F55B24" w:rsidRDefault="00F55B24" w:rsidP="00753B19">
      <w:pPr>
        <w:pStyle w:val="af4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78" w:name="_Toc5294405"/>
      <w:bookmarkStart w:id="179" w:name="_Toc6416354"/>
      <w:bookmarkStart w:id="180" w:name="_Toc6416817"/>
      <w:bookmarkEnd w:id="178"/>
      <w:bookmarkEnd w:id="179"/>
      <w:bookmarkEnd w:id="180"/>
    </w:p>
    <w:p w14:paraId="32806492" w14:textId="77777777" w:rsidR="00F55B24" w:rsidRPr="00F55B24" w:rsidRDefault="00F55B24" w:rsidP="00753B19">
      <w:pPr>
        <w:pStyle w:val="af4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81" w:name="_Toc5294406"/>
      <w:bookmarkStart w:id="182" w:name="_Toc6416355"/>
      <w:bookmarkStart w:id="183" w:name="_Toc6416818"/>
      <w:bookmarkEnd w:id="181"/>
      <w:bookmarkEnd w:id="182"/>
      <w:bookmarkEnd w:id="183"/>
    </w:p>
    <w:p w14:paraId="27F9E2B8" w14:textId="77777777" w:rsidR="00F55B24" w:rsidRPr="00F55B24" w:rsidRDefault="00F55B24" w:rsidP="00753B19">
      <w:pPr>
        <w:pStyle w:val="af4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84" w:name="_Toc5294407"/>
      <w:bookmarkStart w:id="185" w:name="_Toc6416356"/>
      <w:bookmarkStart w:id="186" w:name="_Toc6416819"/>
      <w:bookmarkEnd w:id="184"/>
      <w:bookmarkEnd w:id="185"/>
      <w:bookmarkEnd w:id="186"/>
    </w:p>
    <w:p w14:paraId="71F9DDA4" w14:textId="77777777" w:rsidR="00F55B24" w:rsidRPr="00F55B24" w:rsidRDefault="00F55B24" w:rsidP="00753B19">
      <w:pPr>
        <w:pStyle w:val="af4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87" w:name="_Toc5294408"/>
      <w:bookmarkStart w:id="188" w:name="_Toc6416357"/>
      <w:bookmarkStart w:id="189" w:name="_Toc6416820"/>
      <w:bookmarkEnd w:id="187"/>
      <w:bookmarkEnd w:id="188"/>
      <w:bookmarkEnd w:id="189"/>
    </w:p>
    <w:p w14:paraId="60DB9A5B" w14:textId="77777777" w:rsidR="00F55B24" w:rsidRPr="00F55B24" w:rsidRDefault="00F55B24" w:rsidP="00753B19">
      <w:pPr>
        <w:pStyle w:val="af4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90" w:name="_Toc5294409"/>
      <w:bookmarkStart w:id="191" w:name="_Toc6416358"/>
      <w:bookmarkStart w:id="192" w:name="_Toc6416821"/>
      <w:bookmarkEnd w:id="190"/>
      <w:bookmarkEnd w:id="191"/>
      <w:bookmarkEnd w:id="192"/>
    </w:p>
    <w:p w14:paraId="75851D06" w14:textId="77777777" w:rsidR="00F55B24" w:rsidRPr="00F55B24" w:rsidRDefault="00F55B24" w:rsidP="00753B19">
      <w:pPr>
        <w:pStyle w:val="af4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93" w:name="_Toc5294410"/>
      <w:bookmarkStart w:id="194" w:name="_Toc6416359"/>
      <w:bookmarkStart w:id="195" w:name="_Toc6416822"/>
      <w:bookmarkEnd w:id="193"/>
      <w:bookmarkEnd w:id="194"/>
      <w:bookmarkEnd w:id="195"/>
    </w:p>
    <w:p w14:paraId="2F2769B1" w14:textId="77777777" w:rsidR="00F55B24" w:rsidRPr="00F55B24" w:rsidRDefault="00F55B24" w:rsidP="00753B19">
      <w:pPr>
        <w:pStyle w:val="af4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96" w:name="_Toc5294411"/>
      <w:bookmarkStart w:id="197" w:name="_Toc6416360"/>
      <w:bookmarkStart w:id="198" w:name="_Toc6416823"/>
      <w:bookmarkEnd w:id="196"/>
      <w:bookmarkEnd w:id="197"/>
      <w:bookmarkEnd w:id="198"/>
    </w:p>
    <w:p w14:paraId="42D7CD20" w14:textId="77777777" w:rsidR="00F55B24" w:rsidRPr="00F55B24" w:rsidRDefault="00F55B24" w:rsidP="00753B19">
      <w:pPr>
        <w:pStyle w:val="af4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199" w:name="_Toc5294412"/>
      <w:bookmarkStart w:id="200" w:name="_Toc6416361"/>
      <w:bookmarkStart w:id="201" w:name="_Toc6416824"/>
      <w:bookmarkEnd w:id="199"/>
      <w:bookmarkEnd w:id="200"/>
      <w:bookmarkEnd w:id="201"/>
    </w:p>
    <w:p w14:paraId="4FFF6AB4" w14:textId="77777777" w:rsidR="00F55B24" w:rsidRPr="00F55B24" w:rsidRDefault="00F55B24" w:rsidP="00753B19">
      <w:pPr>
        <w:pStyle w:val="af4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202" w:name="_Toc5294413"/>
      <w:bookmarkStart w:id="203" w:name="_Toc6416362"/>
      <w:bookmarkStart w:id="204" w:name="_Toc6416825"/>
      <w:bookmarkEnd w:id="202"/>
      <w:bookmarkEnd w:id="203"/>
      <w:bookmarkEnd w:id="204"/>
    </w:p>
    <w:p w14:paraId="599CFF3E" w14:textId="77777777" w:rsidR="00F55B24" w:rsidRPr="00F55B24" w:rsidRDefault="00F55B24" w:rsidP="00753B19">
      <w:pPr>
        <w:pStyle w:val="af4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2"/>
        <w:rPr>
          <w:rFonts w:asciiTheme="minorEastAsia" w:eastAsiaTheme="minorEastAsia" w:hAnsiTheme="minorEastAsia" w:cs="Calibri"/>
          <w:b/>
          <w:vanish/>
          <w:sz w:val="22"/>
        </w:rPr>
      </w:pPr>
      <w:bookmarkStart w:id="205" w:name="_Toc5294414"/>
      <w:bookmarkStart w:id="206" w:name="_Toc6416363"/>
      <w:bookmarkStart w:id="207" w:name="_Toc6416826"/>
      <w:bookmarkEnd w:id="205"/>
      <w:bookmarkEnd w:id="206"/>
      <w:bookmarkEnd w:id="207"/>
    </w:p>
    <w:p w14:paraId="1672D468" w14:textId="14AD5B87" w:rsidR="00AE4FE6" w:rsidRDefault="00AE4FE6" w:rsidP="007F65EC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208" w:name="_Toc6416827"/>
      <w:r>
        <w:rPr>
          <w:rFonts w:asciiTheme="minorEastAsia" w:eastAsiaTheme="minorEastAsia" w:hAnsiTheme="minorEastAsia" w:cs="Calibri" w:hint="eastAsia"/>
        </w:rPr>
        <w:t>분실 처리의 정의</w:t>
      </w:r>
      <w:bookmarkEnd w:id="168"/>
      <w:bookmarkEnd w:id="208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4E4B5B91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주문배송 진행 중 상품의 분실이 발생할 경우 고객에게 확인하여 해당 주문건을 </w:t>
      </w:r>
      <w:proofErr w:type="spellStart"/>
      <w:r>
        <w:rPr>
          <w:rFonts w:hint="eastAsia"/>
          <w:sz w:val="22"/>
          <w:szCs w:val="22"/>
        </w:rPr>
        <w:t>취소처리하거나</w:t>
      </w:r>
      <w:proofErr w:type="spellEnd"/>
      <w:r>
        <w:rPr>
          <w:rFonts w:hint="eastAsia"/>
          <w:sz w:val="22"/>
          <w:szCs w:val="22"/>
        </w:rPr>
        <w:t xml:space="preserve">, 같은 상품을 </w:t>
      </w:r>
      <w:proofErr w:type="spellStart"/>
      <w:r>
        <w:rPr>
          <w:rFonts w:hint="eastAsia"/>
          <w:sz w:val="22"/>
          <w:szCs w:val="22"/>
        </w:rPr>
        <w:t>재배송</w:t>
      </w:r>
      <w:proofErr w:type="spellEnd"/>
      <w:r>
        <w:rPr>
          <w:rFonts w:hint="eastAsia"/>
          <w:sz w:val="22"/>
          <w:szCs w:val="22"/>
        </w:rPr>
        <w:t xml:space="preserve"> 처리할 수 있다.</w:t>
      </w:r>
    </w:p>
    <w:p w14:paraId="3C04B5F3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분실처리에 대한 프로세스는 자사만 사용하며, </w:t>
      </w:r>
      <w:proofErr w:type="spellStart"/>
      <w:r>
        <w:rPr>
          <w:rFonts w:hint="eastAsia"/>
          <w:sz w:val="22"/>
          <w:szCs w:val="22"/>
        </w:rPr>
        <w:t>입점사는</w:t>
      </w:r>
      <w:proofErr w:type="spellEnd"/>
      <w:r>
        <w:rPr>
          <w:rFonts w:hint="eastAsia"/>
          <w:sz w:val="22"/>
          <w:szCs w:val="22"/>
        </w:rPr>
        <w:t xml:space="preserve"> 사용하지 않는다. </w:t>
      </w:r>
    </w:p>
    <w:p w14:paraId="1BC4F0D0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분실처리 시 주문건을 취소하는 경우는 [분실주문취소] 기능을 이용한다. </w:t>
      </w:r>
    </w:p>
    <w:p w14:paraId="6D57249D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Cs w:val="22"/>
        </w:rPr>
      </w:pPr>
      <w:r>
        <w:rPr>
          <w:rFonts w:hint="eastAsia"/>
          <w:sz w:val="22"/>
          <w:szCs w:val="22"/>
        </w:rPr>
        <w:t xml:space="preserve">분실처리 시 동일한 상품을 </w:t>
      </w:r>
      <w:proofErr w:type="spellStart"/>
      <w:r>
        <w:rPr>
          <w:rFonts w:hint="eastAsia"/>
          <w:sz w:val="22"/>
          <w:szCs w:val="22"/>
        </w:rPr>
        <w:t>재배송하는</w:t>
      </w:r>
      <w:proofErr w:type="spellEnd"/>
      <w:r>
        <w:rPr>
          <w:rFonts w:hint="eastAsia"/>
          <w:sz w:val="22"/>
          <w:szCs w:val="22"/>
        </w:rPr>
        <w:t xml:space="preserve"> 경우는 [</w:t>
      </w:r>
      <w:proofErr w:type="spellStart"/>
      <w:r>
        <w:rPr>
          <w:rFonts w:hint="eastAsia"/>
          <w:sz w:val="22"/>
          <w:szCs w:val="22"/>
        </w:rPr>
        <w:t>분실재배송</w:t>
      </w:r>
      <w:proofErr w:type="spellEnd"/>
      <w:r>
        <w:rPr>
          <w:rFonts w:hint="eastAsia"/>
          <w:sz w:val="22"/>
          <w:szCs w:val="22"/>
        </w:rPr>
        <w:t>] 기능을 이용한다</w:t>
      </w:r>
      <w:r>
        <w:rPr>
          <w:rFonts w:hint="eastAsia"/>
          <w:szCs w:val="22"/>
        </w:rPr>
        <w:t xml:space="preserve">. </w:t>
      </w:r>
    </w:p>
    <w:p w14:paraId="43249F0F" w14:textId="77777777" w:rsidR="00AE4FE6" w:rsidRDefault="00AE4FE6" w:rsidP="00AE4FE6">
      <w:pPr>
        <w:pStyle w:val="af4"/>
        <w:ind w:leftChars="0" w:left="992"/>
        <w:jc w:val="left"/>
        <w:rPr>
          <w:szCs w:val="22"/>
        </w:rPr>
      </w:pPr>
    </w:p>
    <w:p w14:paraId="6EF6DE62" w14:textId="77777777" w:rsidR="00AE4FE6" w:rsidRDefault="00AE4FE6" w:rsidP="007F65EC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209" w:name="_Toc5273476"/>
      <w:bookmarkStart w:id="210" w:name="_Toc6416828"/>
      <w:r>
        <w:rPr>
          <w:rFonts w:asciiTheme="minorEastAsia" w:eastAsiaTheme="minorEastAsia" w:hAnsiTheme="minorEastAsia" w:cs="Calibri" w:hint="eastAsia"/>
        </w:rPr>
        <w:t>분실주문취소 처리</w:t>
      </w:r>
      <w:bookmarkEnd w:id="209"/>
      <w:bookmarkEnd w:id="210"/>
    </w:p>
    <w:p w14:paraId="0FBE50F0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주문상품 분실 시 고객이 해당 상품에 대한 환불을 요구할 경우 ‘분실주문취소’ 처리를 통해 해당 주문건을 취소 처리할 수 있다.</w:t>
      </w:r>
    </w:p>
    <w:p w14:paraId="1333BA11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분실주문취소 시 고객이 결제한 결제수단에 대한 취소처리가 가능하다. </w:t>
      </w:r>
    </w:p>
    <w:p w14:paraId="4275DE77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 xml:space="preserve">분실주문취소 시 취소처리는 클레임 주문취소처리와 동일한 로직으로 처리되며, 고객에게 환수/환불 금액 발생시에도 주문취소 처리에 의한 환수/환불 진행이 이루어진다.  </w:t>
      </w:r>
    </w:p>
    <w:p w14:paraId="3EE44F3A" w14:textId="77777777" w:rsidR="00AE4FE6" w:rsidRDefault="00AE4FE6" w:rsidP="00AE4FE6"/>
    <w:p w14:paraId="57C02F4C" w14:textId="77777777" w:rsidR="00AE4FE6" w:rsidRDefault="00AE4FE6" w:rsidP="007F65EC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211" w:name="_Toc5273477"/>
      <w:bookmarkStart w:id="212" w:name="_Toc6416829"/>
      <w:proofErr w:type="spellStart"/>
      <w:r>
        <w:rPr>
          <w:rFonts w:asciiTheme="minorEastAsia" w:eastAsiaTheme="minorEastAsia" w:hAnsiTheme="minorEastAsia" w:cs="Calibri" w:hint="eastAsia"/>
        </w:rPr>
        <w:t>분실재배송</w:t>
      </w:r>
      <w:proofErr w:type="spellEnd"/>
      <w:r>
        <w:rPr>
          <w:rFonts w:asciiTheme="minorEastAsia" w:eastAsiaTheme="minorEastAsia" w:hAnsiTheme="minorEastAsia" w:cs="Calibri" w:hint="eastAsia"/>
        </w:rPr>
        <w:t xml:space="preserve"> 처리 및 현황조회</w:t>
      </w:r>
      <w:bookmarkEnd w:id="211"/>
      <w:bookmarkEnd w:id="212"/>
    </w:p>
    <w:p w14:paraId="02E35E8A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주문상품 분실 시 고객이 해당 상품에 대한 재배송을 요구할 경우 ‘</w:t>
      </w:r>
      <w:proofErr w:type="spellStart"/>
      <w:r>
        <w:rPr>
          <w:rFonts w:hint="eastAsia"/>
          <w:sz w:val="22"/>
          <w:szCs w:val="22"/>
        </w:rPr>
        <w:t>분실재배송</w:t>
      </w:r>
      <w:proofErr w:type="spellEnd"/>
      <w:r>
        <w:rPr>
          <w:rFonts w:hint="eastAsia"/>
          <w:sz w:val="22"/>
          <w:szCs w:val="22"/>
        </w:rPr>
        <w:t>’ 처리를 통해 해당 주문건을 취소 처리할 수 있다.</w:t>
      </w:r>
    </w:p>
    <w:p w14:paraId="67AE8522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분실재배송</w:t>
      </w:r>
      <w:proofErr w:type="spellEnd"/>
      <w:r>
        <w:rPr>
          <w:rFonts w:hint="eastAsia"/>
          <w:sz w:val="22"/>
          <w:szCs w:val="22"/>
        </w:rPr>
        <w:t xml:space="preserve"> 처리 시 기존 주문건에 대한 배송정보는 취소처리 하고 새로운 배송정보를 생성한다.</w:t>
      </w:r>
    </w:p>
    <w:p w14:paraId="2D36619E" w14:textId="4C9616BB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분실재배송</w:t>
      </w:r>
      <w:proofErr w:type="spellEnd"/>
      <w:r>
        <w:rPr>
          <w:rFonts w:hint="eastAsia"/>
          <w:sz w:val="22"/>
          <w:szCs w:val="22"/>
        </w:rPr>
        <w:t xml:space="preserve"> 처리한 내역은 관리자 메뉴의 ‘배송관리 &gt; 분실배송조회 목록’ 화면에서 진행현황을 확인할 수 </w:t>
      </w:r>
      <w:r w:rsidR="00CC6CFC">
        <w:rPr>
          <w:rFonts w:hint="eastAsia"/>
          <w:sz w:val="22"/>
          <w:szCs w:val="22"/>
        </w:rPr>
        <w:t>있다.</w:t>
      </w:r>
      <w:r w:rsidR="00CC6CFC">
        <w:rPr>
          <w:sz w:val="22"/>
          <w:szCs w:val="22"/>
        </w:rPr>
        <w:t xml:space="preserve"> </w:t>
      </w:r>
    </w:p>
    <w:p w14:paraId="62B7E340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분실배송조회 목록 내 분실상품, 배송비와 관련한 </w:t>
      </w:r>
      <w:proofErr w:type="spellStart"/>
      <w:r>
        <w:rPr>
          <w:rFonts w:hint="eastAsia"/>
          <w:sz w:val="22"/>
          <w:szCs w:val="22"/>
        </w:rPr>
        <w:t>택배사</w:t>
      </w:r>
      <w:proofErr w:type="spellEnd"/>
      <w:r>
        <w:rPr>
          <w:rFonts w:hint="eastAsia"/>
          <w:sz w:val="22"/>
          <w:szCs w:val="22"/>
        </w:rPr>
        <w:t xml:space="preserve"> 배상금액에 대한 등록도 가능하다. </w:t>
      </w:r>
    </w:p>
    <w:p w14:paraId="43960250" w14:textId="77777777" w:rsidR="00AE4FE6" w:rsidRDefault="00AE4FE6" w:rsidP="00AE4FE6">
      <w:pPr>
        <w:pStyle w:val="af4"/>
        <w:numPr>
          <w:ilvl w:val="3"/>
          <w:numId w:val="7"/>
        </w:numPr>
        <w:ind w:leftChars="0"/>
        <w:jc w:val="left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택배사</w:t>
      </w:r>
      <w:proofErr w:type="spellEnd"/>
      <w:r>
        <w:rPr>
          <w:rFonts w:hint="eastAsia"/>
          <w:sz w:val="22"/>
          <w:szCs w:val="22"/>
        </w:rPr>
        <w:t xml:space="preserve"> 배상 금액정보는 단순 입력 정보로 별도로 관리되지 않는다. 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5903"/>
      </w:tblGrid>
      <w:tr w:rsidR="00AE4FE6" w14:paraId="26B76318" w14:textId="77777777" w:rsidTr="00AE4FE6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CE39EC3" w14:textId="77777777" w:rsidR="00AE4FE6" w:rsidRDefault="00AE4FE6">
            <w:pPr>
              <w:pStyle w:val="CB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택배사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배상금액 구분</w:t>
            </w:r>
          </w:p>
        </w:tc>
        <w:tc>
          <w:tcPr>
            <w:tcW w:w="5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4E87A9" w14:textId="77777777" w:rsidR="00AE4FE6" w:rsidRDefault="00AE4FE6">
            <w:pPr>
              <w:pStyle w:val="CB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내용</w:t>
            </w:r>
          </w:p>
        </w:tc>
      </w:tr>
      <w:tr w:rsidR="00AE4FE6" w14:paraId="31EDD2A5" w14:textId="77777777" w:rsidTr="00AE4FE6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15D91" w14:textId="77777777" w:rsidR="00AE4FE6" w:rsidRDefault="00AE4FE6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택배사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결제 상품금액</w:t>
            </w:r>
          </w:p>
        </w:tc>
        <w:tc>
          <w:tcPr>
            <w:tcW w:w="5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F7951" w14:textId="77777777" w:rsidR="00AE4FE6" w:rsidRDefault="00AE4FE6">
            <w:pPr>
              <w:pStyle w:val="aff0"/>
              <w:jc w:val="both"/>
              <w:rPr>
                <w:rFonts w:ascii="맑은 고딕" w:hAnsi="맑은 고딕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택배사가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배상하는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상품에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대한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결제금액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정보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입력</w:t>
            </w:r>
          </w:p>
        </w:tc>
      </w:tr>
      <w:tr w:rsidR="00AE4FE6" w14:paraId="2357E15D" w14:textId="77777777" w:rsidTr="00AE4FE6">
        <w:trPr>
          <w:trHeight w:val="7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6E2F4" w14:textId="77777777" w:rsidR="00AE4FE6" w:rsidRDefault="00AE4FE6">
            <w:pPr>
              <w:pStyle w:val="aff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택배사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결제 배송비</w:t>
            </w:r>
          </w:p>
        </w:tc>
        <w:tc>
          <w:tcPr>
            <w:tcW w:w="5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D6A69" w14:textId="77777777" w:rsidR="00AE4FE6" w:rsidRDefault="00AE4FE6">
            <w:pPr>
              <w:pStyle w:val="aff0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택배사가 배상하는 배송비에 대한 금액 정보 입력</w:t>
            </w:r>
          </w:p>
        </w:tc>
      </w:tr>
    </w:tbl>
    <w:p w14:paraId="6336FB8C" w14:textId="5401BFA3" w:rsidR="00F83446" w:rsidRPr="005020A7" w:rsidRDefault="00F83446" w:rsidP="009A4FD6">
      <w:pPr>
        <w:ind w:left="681"/>
        <w:jc w:val="center"/>
        <w:rPr>
          <w:rFonts w:asciiTheme="minorEastAsia" w:eastAsiaTheme="minorEastAsia" w:hAnsiTheme="minorEastAsia" w:cs="Calibri"/>
        </w:rPr>
      </w:pPr>
    </w:p>
    <w:p w14:paraId="6221B7FD" w14:textId="2656F80E" w:rsidR="00F83446" w:rsidRDefault="00F83446">
      <w:pPr>
        <w:widowControl/>
        <w:spacing w:line="240" w:lineRule="auto"/>
        <w:jc w:val="left"/>
        <w:rPr>
          <w:rFonts w:asciiTheme="minorEastAsia" w:eastAsiaTheme="minorEastAsia" w:hAnsiTheme="minorEastAsia" w:cs="Calibri"/>
        </w:rPr>
      </w:pPr>
    </w:p>
    <w:sectPr w:rsidR="00F83446">
      <w:headerReference w:type="default" r:id="rId19"/>
      <w:footerReference w:type="default" r:id="rId20"/>
      <w:pgSz w:w="11907" w:h="16840" w:code="9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0" w:author="plan" w:date="2019-04-15T12:34:00Z" w:initials="p">
    <w:p w14:paraId="7CF4DA52" w14:textId="3D1B635C" w:rsidR="00B54A2D" w:rsidRDefault="00B54A2D">
      <w:pPr>
        <w:pStyle w:val="af0"/>
      </w:pPr>
      <w:r>
        <w:rPr>
          <w:rStyle w:val="af"/>
        </w:rPr>
        <w:annotationRef/>
      </w:r>
      <w:r>
        <w:rPr>
          <w:rFonts w:hint="eastAsia"/>
        </w:rPr>
        <w:t xml:space="preserve">온라인몰 </w:t>
      </w:r>
      <w:r>
        <w:t>DB</w:t>
      </w:r>
      <w:r>
        <w:rPr>
          <w:rFonts w:hint="eastAsia"/>
        </w:rPr>
        <w:t>조회,</w:t>
      </w:r>
      <w:r>
        <w:t xml:space="preserve"> </w:t>
      </w:r>
      <w:r>
        <w:rPr>
          <w:rFonts w:hint="eastAsia"/>
        </w:rPr>
        <w:t>실시간 통합재고 조회 등 개발 확인 필요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CF4DA5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CF4DA52" w16cid:durableId="205EF8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AFF7B2" w14:textId="77777777" w:rsidR="00C3475C" w:rsidRDefault="00C3475C">
      <w:r>
        <w:separator/>
      </w:r>
    </w:p>
  </w:endnote>
  <w:endnote w:type="continuationSeparator" w:id="0">
    <w:p w14:paraId="51DC28FB" w14:textId="77777777" w:rsidR="00C3475C" w:rsidRDefault="00C34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 Unicode MS">
    <w:altName w:val="돋움"/>
    <w:panose1 w:val="020B0604020202020204"/>
    <w:charset w:val="81"/>
    <w:family w:val="modern"/>
    <w:pitch w:val="variable"/>
    <w:sig w:usb0="00000000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나눔고딕">
    <w:altName w:val="맑은 고딕"/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BFC12" w14:textId="77777777" w:rsidR="00B54A2D" w:rsidRDefault="00B54A2D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4D91FF34" w14:textId="77777777" w:rsidR="00B54A2D" w:rsidRDefault="00B54A2D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EFCB11" w14:textId="77777777" w:rsidR="00B54A2D" w:rsidRDefault="00B54A2D" w:rsidP="00C1402A">
    <w:pPr>
      <w:pStyle w:val="ac"/>
      <w:tabs>
        <w:tab w:val="clear" w:pos="4320"/>
        <w:tab w:val="clear" w:pos="8640"/>
        <w:tab w:val="center" w:pos="4513"/>
        <w:tab w:val="right" w:pos="9027"/>
      </w:tabs>
      <w:jc w:val="right"/>
    </w:pPr>
    <w:r>
      <w:rPr>
        <w:noProof/>
      </w:rPr>
      <w:drawing>
        <wp:inline distT="0" distB="0" distL="0" distR="0" wp14:anchorId="2014D823" wp14:editId="5AB486A9">
          <wp:extent cx="409575" cy="133350"/>
          <wp:effectExtent l="0" t="0" r="0" b="0"/>
          <wp:docPr id="2" name="그림 2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 w:rsidRPr="00FE0754">
      <w:rPr>
        <w:rFonts w:hint="eastAsia"/>
        <w:bCs/>
        <w:sz w:val="16"/>
        <w:szCs w:val="16"/>
      </w:rPr>
      <w:t>Copyright 3top 201</w:t>
    </w:r>
    <w:del w:id="2" w:author="3top_user000" w:date="2018-07-18T10:17:00Z">
      <w:r w:rsidRPr="00FE0754" w:rsidDel="001360DE">
        <w:rPr>
          <w:rFonts w:hint="eastAsia"/>
          <w:bCs/>
          <w:sz w:val="16"/>
          <w:szCs w:val="16"/>
        </w:rPr>
        <w:delText>3</w:delText>
      </w:r>
    </w:del>
    <w:r>
      <w:rPr>
        <w:bCs/>
        <w:sz w:val="16"/>
        <w:szCs w:val="16"/>
      </w:rPr>
      <w:t>9</w:t>
    </w:r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316F3C" w14:textId="02169545" w:rsidR="00B54A2D" w:rsidRPr="00366218" w:rsidRDefault="00B54A2D" w:rsidP="00930DCE">
    <w:pPr>
      <w:widowControl/>
      <w:tabs>
        <w:tab w:val="center" w:pos="4513"/>
        <w:tab w:val="right" w:pos="9027"/>
      </w:tabs>
      <w:spacing w:line="240" w:lineRule="auto"/>
      <w:ind w:right="98"/>
      <w:jc w:val="right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A9EFA54" wp14:editId="1FF648CD">
              <wp:simplePos x="0" y="0"/>
              <wp:positionH relativeFrom="column">
                <wp:posOffset>8890</wp:posOffset>
              </wp:positionH>
              <wp:positionV relativeFrom="paragraph">
                <wp:posOffset>-43815</wp:posOffset>
              </wp:positionV>
              <wp:extent cx="5711825" cy="18415"/>
              <wp:effectExtent l="0" t="0" r="3810" b="635"/>
              <wp:wrapNone/>
              <wp:docPr id="1" name="사각형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1182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D57F28" id="사각형 38" o:spid="_x0000_s1026" style="position:absolute;left:0;text-align:left;margin-left:.7pt;margin-top:-3.45pt;width:449.75pt;height:1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" fillcolor="black" stroked="f" strokeweight="1pt"/>
          </w:pict>
        </mc:Fallback>
      </mc:AlternateContent>
    </w:r>
    <w:r>
      <w:rPr>
        <w:noProof/>
      </w:rPr>
      <w:drawing>
        <wp:inline distT="0" distB="0" distL="0" distR="0" wp14:anchorId="4653A39C" wp14:editId="11B867EC">
          <wp:extent cx="428625" cy="133350"/>
          <wp:effectExtent l="0" t="0" r="0" b="0"/>
          <wp:docPr id="4" name="그림 4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30DCE">
      <w:rPr>
        <w:b/>
        <w:bCs/>
      </w:rPr>
      <w:tab/>
    </w:r>
    <w:r w:rsidRPr="00C6385D">
      <w:rPr>
        <w:b/>
        <w:bCs/>
      </w:rPr>
      <w:fldChar w:fldCharType="begin"/>
    </w:r>
    <w:r w:rsidRPr="00C6385D">
      <w:rPr>
        <w:b/>
        <w:bCs/>
      </w:rPr>
      <w:instrText>PAGE   \* MERGEFORMAT</w:instrText>
    </w:r>
    <w:r w:rsidRPr="00C6385D">
      <w:rPr>
        <w:b/>
        <w:bCs/>
      </w:rPr>
      <w:fldChar w:fldCharType="separate"/>
    </w:r>
    <w:r w:rsidR="005E6DB9" w:rsidRPr="005E6DB9">
      <w:rPr>
        <w:b/>
        <w:bCs/>
        <w:noProof/>
        <w:lang w:val="ko-KR"/>
      </w:rPr>
      <w:t>28</w:t>
    </w:r>
    <w:r w:rsidRPr="00C6385D">
      <w:rPr>
        <w:b/>
        <w:bCs/>
      </w:rPr>
      <w:fldChar w:fldCharType="end"/>
    </w:r>
    <w:r w:rsidRPr="00930DCE">
      <w:rPr>
        <w:b/>
        <w:bCs/>
      </w:rPr>
      <w:tab/>
    </w:r>
    <w:r w:rsidRPr="00FE0754">
      <w:rPr>
        <w:rFonts w:hint="eastAsia"/>
        <w:bCs/>
        <w:sz w:val="16"/>
        <w:szCs w:val="16"/>
      </w:rPr>
      <w:t>Copyright 3top 201</w:t>
    </w:r>
    <w:del w:id="213" w:author="3top_user000" w:date="2018-07-18T10:17:00Z">
      <w:r w:rsidRPr="00FE0754" w:rsidDel="001360DE">
        <w:rPr>
          <w:rFonts w:hint="eastAsia"/>
          <w:bCs/>
          <w:sz w:val="16"/>
          <w:szCs w:val="16"/>
        </w:rPr>
        <w:delText>3</w:delText>
      </w:r>
    </w:del>
    <w:ins w:id="214" w:author="3top_user000" w:date="2018-07-18T10:17:00Z">
      <w:r>
        <w:rPr>
          <w:bCs/>
          <w:sz w:val="16"/>
          <w:szCs w:val="16"/>
        </w:rPr>
        <w:t>8</w:t>
      </w:r>
    </w:ins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4EBFFD" w14:textId="77777777" w:rsidR="00C3475C" w:rsidRDefault="00C3475C">
      <w:r>
        <w:separator/>
      </w:r>
    </w:p>
  </w:footnote>
  <w:footnote w:type="continuationSeparator" w:id="0">
    <w:p w14:paraId="6FF5FED3" w14:textId="77777777" w:rsidR="00C3475C" w:rsidRDefault="00C347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13C3BD" w14:textId="77777777" w:rsidR="00B54A2D" w:rsidRDefault="00B54A2D">
    <w:pPr>
      <w:pStyle w:val="ab"/>
      <w:ind w:rightChars="-166" w:right="-332"/>
      <w:jc w:val="right"/>
    </w:pPr>
  </w:p>
  <w:p w14:paraId="2E48FD35" w14:textId="77777777" w:rsidR="00B54A2D" w:rsidRDefault="00B54A2D">
    <w:pPr>
      <w:pStyle w:val="ab"/>
      <w:jc w:val="right"/>
    </w:pPr>
  </w:p>
  <w:p w14:paraId="4126A209" w14:textId="77777777" w:rsidR="00B54A2D" w:rsidRDefault="00B54A2D">
    <w:pPr>
      <w:pStyle w:val="ab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73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342"/>
      <w:gridCol w:w="2343"/>
      <w:gridCol w:w="2344"/>
      <w:gridCol w:w="2344"/>
    </w:tblGrid>
    <w:tr w:rsidR="00B54A2D" w:rsidRPr="00450C21" w14:paraId="171F1866" w14:textId="77777777" w:rsidTr="00CC16C8">
      <w:trPr>
        <w:cantSplit/>
        <w:trHeight w:val="353"/>
      </w:trPr>
      <w:tc>
        <w:tcPr>
          <w:tcW w:w="937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5272BF3B" w14:textId="58DC60E5" w:rsidR="00B54A2D" w:rsidRPr="00EE3FF6" w:rsidRDefault="00B54A2D" w:rsidP="00B84AFE">
          <w:pPr>
            <w:spacing w:line="0" w:lineRule="atLeast"/>
            <w:jc w:val="center"/>
            <w:rPr>
              <w:b/>
              <w:bCs/>
              <w:sz w:val="32"/>
            </w:rPr>
          </w:pPr>
          <w:r w:rsidRPr="00EE3FF6">
            <w:rPr>
              <w:rFonts w:hint="eastAsia"/>
              <w:b/>
              <w:sz w:val="32"/>
            </w:rPr>
            <w:t>[</w:t>
          </w:r>
          <w:r>
            <w:rPr>
              <w:rFonts w:hint="eastAsia"/>
              <w:b/>
              <w:sz w:val="32"/>
            </w:rPr>
            <w:t>주문/배송</w:t>
          </w:r>
          <w:r w:rsidRPr="00EE3FF6">
            <w:rPr>
              <w:rFonts w:hint="eastAsia"/>
              <w:b/>
              <w:sz w:val="32"/>
            </w:rPr>
            <w:t>]</w:t>
          </w:r>
          <w:r w:rsidRPr="00EE3FF6">
            <w:rPr>
              <w:b/>
              <w:sz w:val="32"/>
            </w:rPr>
            <w:t xml:space="preserve"> </w:t>
          </w:r>
          <w:r w:rsidRPr="00EE3FF6">
            <w:rPr>
              <w:rFonts w:hint="eastAsia"/>
              <w:b/>
              <w:sz w:val="32"/>
            </w:rPr>
            <w:t>서비스 정책서</w:t>
          </w:r>
        </w:p>
      </w:tc>
    </w:tr>
    <w:tr w:rsidR="00B54A2D" w:rsidRPr="00450C21" w14:paraId="44B68C1F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1EF7ABFE" w14:textId="77777777" w:rsidR="00B54A2D" w:rsidRPr="004B15C0" w:rsidRDefault="00B54A2D">
          <w:pPr>
            <w:spacing w:line="0" w:lineRule="atLeast"/>
            <w:jc w:val="center"/>
          </w:pPr>
          <w:r w:rsidRPr="004B15C0">
            <w:rPr>
              <w:rFonts w:hint="eastAsia"/>
            </w:rPr>
            <w:t>프로젝트</w:t>
          </w:r>
        </w:p>
      </w:tc>
      <w:tc>
        <w:tcPr>
          <w:tcW w:w="7031" w:type="dxa"/>
          <w:gridSpan w:val="3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1E8DE5D3" w14:textId="77777777" w:rsidR="00B54A2D" w:rsidRPr="004B15C0" w:rsidRDefault="00B54A2D">
          <w:pPr>
            <w:tabs>
              <w:tab w:val="left" w:pos="1135"/>
            </w:tabs>
            <w:spacing w:line="0" w:lineRule="atLeast"/>
            <w:ind w:right="68"/>
          </w:pPr>
          <w:r w:rsidRPr="004B15C0">
            <w:rPr>
              <w:rFonts w:hint="eastAsia"/>
            </w:rPr>
            <w:t>ABC-MART 온라인 쇼핑몰 2.0 구축</w:t>
          </w:r>
        </w:p>
      </w:tc>
    </w:tr>
    <w:tr w:rsidR="00B54A2D" w:rsidRPr="00450C21" w14:paraId="73FCF366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2A2A4B25" w14:textId="77777777" w:rsidR="00B54A2D" w:rsidRPr="004B15C0" w:rsidRDefault="00B54A2D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작성자</w:t>
          </w:r>
        </w:p>
      </w:tc>
      <w:tc>
        <w:tcPr>
          <w:tcW w:w="23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339181AA" w14:textId="77777777" w:rsidR="00B54A2D" w:rsidRPr="004B15C0" w:rsidRDefault="00B54A2D" w:rsidP="00711C1E">
          <w:pPr>
            <w:spacing w:line="0" w:lineRule="atLeast"/>
            <w:jc w:val="center"/>
          </w:pPr>
          <w:r>
            <w:rPr>
              <w:rFonts w:hint="eastAsia"/>
            </w:rPr>
            <w:t>윤예지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70282B93" w14:textId="77777777" w:rsidR="00B54A2D" w:rsidRPr="004B15C0" w:rsidRDefault="00B54A2D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작성일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501C97EB" w14:textId="4B5C4AA0" w:rsidR="00B54A2D" w:rsidRPr="004B15C0" w:rsidRDefault="00B54A2D" w:rsidP="007E5D4B">
          <w:pPr>
            <w:tabs>
              <w:tab w:val="left" w:pos="1135"/>
            </w:tabs>
            <w:spacing w:line="0" w:lineRule="atLeast"/>
            <w:ind w:right="68"/>
            <w:jc w:val="center"/>
          </w:pPr>
          <w:r w:rsidRPr="004B15C0">
            <w:t>20</w:t>
          </w:r>
          <w:r w:rsidRPr="004B15C0">
            <w:rPr>
              <w:rFonts w:hint="eastAsia"/>
            </w:rPr>
            <w:t>1</w:t>
          </w:r>
          <w:r>
            <w:t>9</w:t>
          </w:r>
          <w:r>
            <w:rPr>
              <w:rFonts w:hint="eastAsia"/>
            </w:rPr>
            <w:t>-</w:t>
          </w:r>
          <w:r>
            <w:t>04</w:t>
          </w:r>
          <w:r w:rsidRPr="004B15C0">
            <w:rPr>
              <w:rFonts w:hint="eastAsia"/>
            </w:rPr>
            <w:t>-</w:t>
          </w:r>
          <w:r w:rsidR="00EF2A1C">
            <w:t>26</w:t>
          </w:r>
        </w:p>
      </w:tc>
    </w:tr>
    <w:tr w:rsidR="00B54A2D" w:rsidRPr="00450C21" w14:paraId="6BA0026B" w14:textId="77777777" w:rsidTr="00CC16C8">
      <w:trPr>
        <w:cantSplit/>
        <w:trHeight w:val="207"/>
      </w:trPr>
      <w:tc>
        <w:tcPr>
          <w:tcW w:w="2342" w:type="dxa"/>
          <w:tcBorders>
            <w:top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4A1298E0" w14:textId="77777777" w:rsidR="00B54A2D" w:rsidRPr="004B15C0" w:rsidRDefault="00B54A2D" w:rsidP="00AC3467">
          <w:pPr>
            <w:spacing w:line="0" w:lineRule="atLeast"/>
            <w:jc w:val="center"/>
          </w:pPr>
          <w:r w:rsidRPr="004B15C0">
            <w:rPr>
              <w:rFonts w:hint="eastAsia"/>
            </w:rPr>
            <w:t>승인자</w:t>
          </w:r>
        </w:p>
      </w:tc>
      <w:tc>
        <w:tcPr>
          <w:tcW w:w="234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467F96ED" w14:textId="77777777" w:rsidR="00B54A2D" w:rsidRPr="004B15C0" w:rsidRDefault="00B54A2D" w:rsidP="00711C1E">
          <w:pPr>
            <w:spacing w:line="0" w:lineRule="atLeast"/>
            <w:jc w:val="center"/>
          </w:pP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27CDDBDD" w14:textId="77777777" w:rsidR="00B54A2D" w:rsidRPr="004B15C0" w:rsidRDefault="00B54A2D">
          <w:pPr>
            <w:spacing w:line="0" w:lineRule="atLeast"/>
            <w:jc w:val="center"/>
          </w:pPr>
          <w:r w:rsidRPr="004B15C0">
            <w:rPr>
              <w:rFonts w:hint="eastAsia"/>
            </w:rPr>
            <w:t>승인일</w:t>
          </w: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1F7877FE" w14:textId="77777777" w:rsidR="00B54A2D" w:rsidRPr="004B15C0" w:rsidRDefault="00B54A2D" w:rsidP="00711C1E">
          <w:pPr>
            <w:spacing w:line="0" w:lineRule="atLeast"/>
            <w:jc w:val="center"/>
          </w:pPr>
        </w:p>
      </w:tc>
    </w:tr>
  </w:tbl>
  <w:p w14:paraId="7489B715" w14:textId="77777777" w:rsidR="00B54A2D" w:rsidRPr="00450C21" w:rsidRDefault="00B54A2D" w:rsidP="00B338C1">
    <w:pPr>
      <w:pStyle w:val="ab"/>
      <w:ind w:right="1000"/>
      <w:rPr>
        <w:rFonts w:ascii="나눔고딕" w:eastAsia="나눔고딕" w:hAnsi="나눔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234C5ADC"/>
    <w:multiLevelType w:val="multilevel"/>
    <w:tmpl w:val="5B9CC602"/>
    <w:lvl w:ilvl="0">
      <w:start w:val="1"/>
      <w:numFmt w:val="decimal"/>
      <w:pStyle w:val="1Depth"/>
      <w:suff w:val="space"/>
      <w:lvlText w:val="%1"/>
      <w:lvlJc w:val="left"/>
      <w:pPr>
        <w:ind w:left="992" w:hanging="992"/>
      </w:pPr>
      <w:rPr>
        <w:rFonts w:ascii="Times New Roman" w:eastAsia="맑은 고딕" w:hAnsi="Times New Roman" w:hint="eastAsia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992" w:hanging="822"/>
      </w:pPr>
      <w:rPr>
        <w:rFonts w:ascii="맑은 고딕" w:eastAsia="맑은 고딕" w:hAnsi="맑은 고딕" w:hint="eastAsia"/>
        <w:b/>
        <w:i w:val="0"/>
        <w:sz w:val="24"/>
      </w:rPr>
    </w:lvl>
    <w:lvl w:ilvl="2">
      <w:start w:val="1"/>
      <w:numFmt w:val="decimal"/>
      <w:suff w:val="space"/>
      <w:lvlText w:val="%1.%2.%3"/>
      <w:lvlJc w:val="left"/>
      <w:pPr>
        <w:ind w:left="992" w:hanging="652"/>
      </w:pPr>
      <w:rPr>
        <w:rFonts w:ascii="Times New Roman" w:eastAsia="맑은 고딕" w:hAnsi="Times New Roman" w:hint="eastAsia"/>
        <w:b/>
        <w:i w:val="0"/>
        <w:sz w:val="22"/>
      </w:rPr>
    </w:lvl>
    <w:lvl w:ilvl="3">
      <w:start w:val="1"/>
      <w:numFmt w:val="bullet"/>
      <w:suff w:val="space"/>
      <w:lvlText w:val=""/>
      <w:lvlJc w:val="left"/>
      <w:pPr>
        <w:ind w:left="992" w:firstLine="0"/>
      </w:pPr>
      <w:rPr>
        <w:rFonts w:ascii="Wingdings" w:eastAsia="맑은 고딕" w:hAnsi="Wingdings" w:hint="default"/>
        <w:b w:val="0"/>
        <w:i w:val="0"/>
        <w:sz w:val="22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39B2A63"/>
    <w:multiLevelType w:val="hybridMultilevel"/>
    <w:tmpl w:val="1674ACD6"/>
    <w:lvl w:ilvl="0" w:tplc="A83C7326">
      <w:start w:val="1"/>
      <w:numFmt w:val="ganada"/>
      <w:pStyle w:val="a"/>
      <w:lvlText w:val="%1."/>
      <w:lvlJc w:val="left"/>
      <w:pPr>
        <w:ind w:left="542" w:hanging="40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942" w:hanging="400"/>
      </w:pPr>
    </w:lvl>
    <w:lvl w:ilvl="2" w:tplc="FFFFFFFF" w:tentative="1">
      <w:start w:val="1"/>
      <w:numFmt w:val="lowerRoman"/>
      <w:lvlText w:val="%3."/>
      <w:lvlJc w:val="right"/>
      <w:pPr>
        <w:ind w:left="1342" w:hanging="400"/>
      </w:pPr>
    </w:lvl>
    <w:lvl w:ilvl="3" w:tplc="FFFFFFFF" w:tentative="1">
      <w:start w:val="1"/>
      <w:numFmt w:val="decimal"/>
      <w:lvlText w:val="%4."/>
      <w:lvlJc w:val="left"/>
      <w:pPr>
        <w:ind w:left="1742" w:hanging="400"/>
      </w:pPr>
    </w:lvl>
    <w:lvl w:ilvl="4" w:tplc="FFFFFFFF" w:tentative="1">
      <w:start w:val="1"/>
      <w:numFmt w:val="upperLetter"/>
      <w:lvlText w:val="%5."/>
      <w:lvlJc w:val="left"/>
      <w:pPr>
        <w:ind w:left="2142" w:hanging="400"/>
      </w:pPr>
    </w:lvl>
    <w:lvl w:ilvl="5" w:tplc="FFFFFFFF" w:tentative="1">
      <w:start w:val="1"/>
      <w:numFmt w:val="lowerRoman"/>
      <w:lvlText w:val="%6."/>
      <w:lvlJc w:val="right"/>
      <w:pPr>
        <w:ind w:left="2542" w:hanging="400"/>
      </w:pPr>
    </w:lvl>
    <w:lvl w:ilvl="6" w:tplc="FFFFFFFF" w:tentative="1">
      <w:start w:val="1"/>
      <w:numFmt w:val="decimal"/>
      <w:lvlText w:val="%7."/>
      <w:lvlJc w:val="left"/>
      <w:pPr>
        <w:ind w:left="2942" w:hanging="400"/>
      </w:pPr>
    </w:lvl>
    <w:lvl w:ilvl="7" w:tplc="FFFFFFFF" w:tentative="1">
      <w:start w:val="1"/>
      <w:numFmt w:val="upperLetter"/>
      <w:lvlText w:val="%8."/>
      <w:lvlJc w:val="left"/>
      <w:pPr>
        <w:ind w:left="3342" w:hanging="400"/>
      </w:pPr>
    </w:lvl>
    <w:lvl w:ilvl="8" w:tplc="FFFFFFFF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2D9C6C07"/>
    <w:multiLevelType w:val="multilevel"/>
    <w:tmpl w:val="03400DFA"/>
    <w:lvl w:ilvl="0">
      <w:start w:val="1"/>
      <w:numFmt w:val="decimal"/>
      <w:lvlText w:val="%1."/>
      <w:lvlJc w:val="left"/>
      <w:pPr>
        <w:ind w:left="425" w:hanging="425"/>
      </w:pPr>
      <w:rPr>
        <w:rFonts w:ascii="맑은 고딕" w:eastAsia="바탕" w:hAnsi="맑은 고딕" w:cs="Times New Roman" w:hint="eastAsia"/>
      </w:rPr>
    </w:lvl>
    <w:lvl w:ilvl="1">
      <w:start w:val="1"/>
      <w:numFmt w:val="decimal"/>
      <w:pStyle w:val="2depth"/>
      <w:lvlText w:val="%1.%2"/>
      <w:lvlJc w:val="left"/>
      <w:pPr>
        <w:ind w:left="1702" w:hanging="425"/>
      </w:pPr>
      <w:rPr>
        <w:rFonts w:hint="eastAsia"/>
      </w:rPr>
    </w:lvl>
    <w:lvl w:ilvl="2">
      <w:start w:val="1"/>
      <w:numFmt w:val="decimal"/>
      <w:pStyle w:val="3depth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bullet"/>
      <w:pStyle w:val="a0"/>
      <w:lvlText w:val=""/>
      <w:lvlJc w:val="left"/>
      <w:pPr>
        <w:ind w:left="851" w:hanging="426"/>
      </w:pPr>
      <w:rPr>
        <w:rFonts w:ascii="Wingdings" w:hAnsi="Wingdings" w:hint="default"/>
      </w:rPr>
    </w:lvl>
    <w:lvl w:ilvl="4">
      <w:start w:val="1"/>
      <w:numFmt w:val="decimal"/>
      <w:pStyle w:val="10"/>
      <w:lvlText w:val="%5)"/>
      <w:lvlJc w:val="left"/>
      <w:pPr>
        <w:ind w:left="1276" w:hanging="425"/>
      </w:pPr>
      <w:rPr>
        <w:rFonts w:hint="default"/>
        <w:lang w:eastAsia="ko-KR"/>
      </w:rPr>
    </w:lvl>
    <w:lvl w:ilvl="5">
      <w:start w:val="1"/>
      <w:numFmt w:val="decimalEnclosedCircle"/>
      <w:pStyle w:val="a1"/>
      <w:lvlText w:val="%6"/>
      <w:lvlJc w:val="left"/>
      <w:pPr>
        <w:ind w:left="1701" w:hanging="425"/>
      </w:pPr>
      <w:rPr>
        <w:rFonts w:hint="default"/>
      </w:rPr>
    </w:lvl>
    <w:lvl w:ilvl="6">
      <w:start w:val="1"/>
      <w:numFmt w:val="bullet"/>
      <w:pStyle w:val="a2"/>
      <w:lvlText w:val=""/>
      <w:lvlJc w:val="left"/>
      <w:pPr>
        <w:ind w:left="2126" w:hanging="425"/>
      </w:pPr>
      <w:rPr>
        <w:rFonts w:ascii="Wingdings" w:hAnsi="Wingdings" w:hint="default"/>
      </w:rPr>
    </w:lvl>
    <w:lvl w:ilvl="7">
      <w:start w:val="1"/>
      <w:numFmt w:val="upperLetter"/>
      <w:pStyle w:val="A3"/>
      <w:lvlText w:val="%8."/>
      <w:lvlJc w:val="left"/>
      <w:pPr>
        <w:ind w:left="2552" w:hanging="426"/>
      </w:pPr>
      <w:rPr>
        <w:rFonts w:hint="eastAsia"/>
      </w:rPr>
    </w:lvl>
    <w:lvl w:ilvl="8">
      <w:start w:val="1"/>
      <w:numFmt w:val="lowerLetter"/>
      <w:lvlText w:val="%9"/>
      <w:lvlJc w:val="left"/>
      <w:pPr>
        <w:ind w:left="2977" w:hanging="425"/>
      </w:pPr>
      <w:rPr>
        <w:rFonts w:hint="eastAsia"/>
      </w:rPr>
    </w:lvl>
  </w:abstractNum>
  <w:abstractNum w:abstractNumId="4" w15:restartNumberingAfterBreak="0">
    <w:nsid w:val="37296414"/>
    <w:multiLevelType w:val="hybridMultilevel"/>
    <w:tmpl w:val="39FABB8E"/>
    <w:lvl w:ilvl="0" w:tplc="E8746EE2">
      <w:start w:val="1"/>
      <w:numFmt w:val="bullet"/>
      <w:pStyle w:val="20"/>
      <w:lvlText w:val="-"/>
      <w:lvlJc w:val="left"/>
      <w:pPr>
        <w:tabs>
          <w:tab w:val="num" w:pos="930"/>
        </w:tabs>
        <w:ind w:left="907" w:hanging="340"/>
      </w:pPr>
      <w:rPr>
        <w:rFonts w:ascii="바탕체" w:eastAsia="바탕체" w:hAnsi="바탕체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BA84A02"/>
    <w:multiLevelType w:val="hybridMultilevel"/>
    <w:tmpl w:val="47E0E0D0"/>
    <w:lvl w:ilvl="0" w:tplc="09BEFA22">
      <w:start w:val="1"/>
      <w:numFmt w:val="bullet"/>
      <w:lvlText w:val=""/>
      <w:lvlJc w:val="left"/>
      <w:pPr>
        <w:ind w:left="11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6" w15:restartNumberingAfterBreak="0">
    <w:nsid w:val="3F183B55"/>
    <w:multiLevelType w:val="multilevel"/>
    <w:tmpl w:val="C6543A74"/>
    <w:lvl w:ilvl="0">
      <w:start w:val="1"/>
      <w:numFmt w:val="decimal"/>
      <w:suff w:val="space"/>
      <w:lvlText w:val="%1"/>
      <w:lvlJc w:val="left"/>
      <w:pPr>
        <w:ind w:left="992" w:hanging="992"/>
      </w:pPr>
    </w:lvl>
    <w:lvl w:ilvl="1">
      <w:start w:val="1"/>
      <w:numFmt w:val="decimal"/>
      <w:suff w:val="space"/>
      <w:lvlText w:val="%1.%2"/>
      <w:lvlJc w:val="left"/>
      <w:pPr>
        <w:ind w:left="992" w:hanging="822"/>
      </w:pPr>
    </w:lvl>
    <w:lvl w:ilvl="2">
      <w:start w:val="1"/>
      <w:numFmt w:val="decimal"/>
      <w:suff w:val="space"/>
      <w:lvlText w:val="%1.%2.%3"/>
      <w:lvlJc w:val="left"/>
      <w:pPr>
        <w:ind w:left="992" w:hanging="567"/>
      </w:pPr>
    </w:lvl>
    <w:lvl w:ilvl="3">
      <w:start w:val="1"/>
      <w:numFmt w:val="bullet"/>
      <w:lvlText w:val=""/>
      <w:lvlJc w:val="left"/>
      <w:pPr>
        <w:ind w:left="992" w:hanging="312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9EF0EA3"/>
    <w:multiLevelType w:val="hybridMultilevel"/>
    <w:tmpl w:val="4C5A6D60"/>
    <w:lvl w:ilvl="0" w:tplc="A4CA684E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2E01B3B"/>
    <w:multiLevelType w:val="hybridMultilevel"/>
    <w:tmpl w:val="A95A8480"/>
    <w:lvl w:ilvl="0" w:tplc="F75E69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49F25B1"/>
    <w:multiLevelType w:val="multilevel"/>
    <w:tmpl w:val="C61CCC3C"/>
    <w:lvl w:ilvl="0">
      <w:start w:val="1"/>
      <w:numFmt w:val="decimal"/>
      <w:pStyle w:val="-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-2"/>
      <w:lvlText w:val="%1.%2"/>
      <w:lvlJc w:val="left"/>
      <w:pPr>
        <w:ind w:left="992" w:hanging="567"/>
      </w:pPr>
      <w:rPr>
        <w:rFonts w:hint="eastAsia"/>
        <w:color w:val="000000" w:themeColor="text1"/>
        <w:lang w:eastAsia="ko-KR"/>
      </w:rPr>
    </w:lvl>
    <w:lvl w:ilvl="2">
      <w:start w:val="1"/>
      <w:numFmt w:val="decimal"/>
      <w:pStyle w:val="-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  <w:color w:val="000000" w:themeColor="text1"/>
      </w:rPr>
    </w:lvl>
    <w:lvl w:ilvl="4">
      <w:start w:val="1"/>
      <w:numFmt w:val="bullet"/>
      <w:pStyle w:val="21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59F43DEA"/>
    <w:multiLevelType w:val="multilevel"/>
    <w:tmpl w:val="82D8117C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bullet"/>
      <w:suff w:val="space"/>
      <w:lvlText w:val=""/>
      <w:lvlJc w:val="left"/>
      <w:pPr>
        <w:ind w:left="992" w:hanging="312"/>
      </w:pPr>
      <w:rPr>
        <w:rFonts w:ascii="Wingdings" w:hAnsi="Wingdings" w:hint="default"/>
        <w:color w:val="000000" w:themeColor="text1"/>
      </w:rPr>
    </w:lvl>
    <w:lvl w:ilvl="4">
      <w:start w:val="1"/>
      <w:numFmt w:val="bullet"/>
      <w:lvlText w:val="•"/>
      <w:lvlJc w:val="left"/>
      <w:pPr>
        <w:ind w:left="2551" w:hanging="850"/>
      </w:pPr>
      <w:rPr>
        <w:rFonts w:ascii="맑은 고딕" w:eastAsia="맑은 고딕" w:hAnsi="맑은 고딕" w:hint="eastAsia"/>
        <w:color w:val="auto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5B260B11"/>
    <w:multiLevelType w:val="hybridMultilevel"/>
    <w:tmpl w:val="F71211DE"/>
    <w:lvl w:ilvl="0" w:tplc="DA1E5CF2">
      <w:start w:val="1"/>
      <w:numFmt w:val="bullet"/>
      <w:pStyle w:val="a4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5E646808"/>
    <w:multiLevelType w:val="multilevel"/>
    <w:tmpl w:val="4AC28432"/>
    <w:styleLink w:val="1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•"/>
      <w:lvlJc w:val="left"/>
      <w:pPr>
        <w:ind w:left="2551" w:hanging="850"/>
      </w:pPr>
      <w:rPr>
        <w:rFonts w:ascii="맑은 고딕" w:eastAsia="맑은 고딕" w:hAnsi="맑은 고딕" w:hint="eastAsia"/>
        <w:color w:val="auto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7B0F429C"/>
    <w:multiLevelType w:val="multilevel"/>
    <w:tmpl w:val="82D8117C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numFmt w:val="decimal"/>
      <w:suff w:val="space"/>
      <w:lvlText w:val=""/>
      <w:lvlJc w:val="left"/>
      <w:pPr>
        <w:ind w:left="992" w:hanging="312"/>
      </w:pPr>
      <w:rPr>
        <w:rFonts w:ascii="Wingdings" w:hAnsi="Wingdings" w:hint="default"/>
        <w:color w:val="000000" w:themeColor="text1"/>
      </w:rPr>
    </w:lvl>
    <w:lvl w:ilvl="4">
      <w:numFmt w:val="decimal"/>
      <w:lvlText w:val="•"/>
      <w:lvlJc w:val="left"/>
      <w:pPr>
        <w:ind w:left="2551" w:hanging="850"/>
      </w:pPr>
      <w:rPr>
        <w:rFonts w:ascii="맑은 고딕" w:eastAsia="맑은 고딕" w:hAnsi="맑은 고딕" w:hint="eastAsia"/>
        <w:color w:val="auto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12"/>
  </w:num>
  <w:num w:numId="5">
    <w:abstractNumId w:val="2"/>
  </w:num>
  <w:num w:numId="6">
    <w:abstractNumId w:val="11"/>
  </w:num>
  <w:num w:numId="7">
    <w:abstractNumId w:val="1"/>
    <w:lvlOverride w:ilvl="0">
      <w:lvl w:ilvl="0">
        <w:start w:val="1"/>
        <w:numFmt w:val="decimal"/>
        <w:pStyle w:val="1Depth"/>
        <w:suff w:val="space"/>
        <w:lvlText w:val="%1"/>
        <w:lvlJc w:val="left"/>
        <w:pPr>
          <w:ind w:left="992" w:hanging="992"/>
        </w:pPr>
        <w:rPr>
          <w:rFonts w:ascii="Times New Roman" w:eastAsia="맑은 고딕" w:hAnsi="Times New Roman" w:hint="eastAsia"/>
          <w:b/>
          <w:i w:val="0"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992" w:hanging="822"/>
        </w:pPr>
        <w:rPr>
          <w:rFonts w:ascii="Times New Roman" w:eastAsia="맑은 고딕" w:hAnsi="Times New Roman" w:hint="eastAsia"/>
          <w:b/>
          <w:i w:val="0"/>
          <w:sz w:val="24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992" w:hanging="652"/>
        </w:pPr>
        <w:rPr>
          <w:rFonts w:ascii="Times New Roman" w:eastAsia="맑은 고딕" w:hAnsi="Times New Roman" w:hint="eastAsia"/>
          <w:b/>
          <w:i w:val="0"/>
          <w:sz w:val="22"/>
        </w:rPr>
      </w:lvl>
    </w:lvlOverride>
    <w:lvlOverride w:ilvl="3">
      <w:lvl w:ilvl="3">
        <w:start w:val="1"/>
        <w:numFmt w:val="decimal"/>
        <w:suff w:val="space"/>
        <w:lvlText w:val=""/>
        <w:lvlJc w:val="left"/>
        <w:pPr>
          <w:ind w:left="992" w:hanging="312"/>
        </w:pPr>
        <w:rPr>
          <w:rFonts w:ascii="Wingdings" w:eastAsia="맑은 고딕" w:hAnsi="Wingdings" w:hint="default"/>
          <w:b w:val="0"/>
          <w:i w:val="0"/>
          <w:sz w:val="22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9"/>
  </w:num>
  <w:num w:numId="14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9"/>
  </w:num>
  <w:num w:numId="17">
    <w:abstractNumId w:val="9"/>
  </w:num>
  <w:num w:numId="18">
    <w:abstractNumId w:val="7"/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</w:num>
  <w:num w:numId="21">
    <w:abstractNumId w:val="9"/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  <w:num w:numId="24">
    <w:abstractNumId w:val="3"/>
  </w:num>
  <w:num w:numId="25">
    <w:abstractNumId w:val="9"/>
  </w:num>
  <w:num w:numId="26">
    <w:abstractNumId w:val="5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8"/>
  </w:num>
  <w:num w:numId="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3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3top_user000">
    <w15:presenceInfo w15:providerId="None" w15:userId="3top_user000"/>
  </w15:person>
  <w15:person w15:author="plan">
    <w15:presenceInfo w15:providerId="None" w15:userId="pl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29F"/>
    <w:rsid w:val="00000985"/>
    <w:rsid w:val="00000F91"/>
    <w:rsid w:val="00002632"/>
    <w:rsid w:val="0000493F"/>
    <w:rsid w:val="00006254"/>
    <w:rsid w:val="00011471"/>
    <w:rsid w:val="00012B30"/>
    <w:rsid w:val="00013FF4"/>
    <w:rsid w:val="000150C1"/>
    <w:rsid w:val="00015D19"/>
    <w:rsid w:val="000163FC"/>
    <w:rsid w:val="000166A3"/>
    <w:rsid w:val="00016DF9"/>
    <w:rsid w:val="000202DE"/>
    <w:rsid w:val="000227FA"/>
    <w:rsid w:val="00022B98"/>
    <w:rsid w:val="00025E02"/>
    <w:rsid w:val="0002702C"/>
    <w:rsid w:val="0003019E"/>
    <w:rsid w:val="00032E8D"/>
    <w:rsid w:val="000342F5"/>
    <w:rsid w:val="0003464C"/>
    <w:rsid w:val="0004264C"/>
    <w:rsid w:val="00044B2E"/>
    <w:rsid w:val="00044D2C"/>
    <w:rsid w:val="00044F68"/>
    <w:rsid w:val="00045EE0"/>
    <w:rsid w:val="0004646C"/>
    <w:rsid w:val="000468DC"/>
    <w:rsid w:val="00047468"/>
    <w:rsid w:val="00052619"/>
    <w:rsid w:val="00054EAD"/>
    <w:rsid w:val="0005602C"/>
    <w:rsid w:val="000564D9"/>
    <w:rsid w:val="00060B89"/>
    <w:rsid w:val="00065994"/>
    <w:rsid w:val="000660F1"/>
    <w:rsid w:val="00067DE7"/>
    <w:rsid w:val="00071AB8"/>
    <w:rsid w:val="000765B3"/>
    <w:rsid w:val="00077461"/>
    <w:rsid w:val="00077D5E"/>
    <w:rsid w:val="00080079"/>
    <w:rsid w:val="00085E9B"/>
    <w:rsid w:val="00086796"/>
    <w:rsid w:val="0009095E"/>
    <w:rsid w:val="00094D48"/>
    <w:rsid w:val="00095C06"/>
    <w:rsid w:val="0009647F"/>
    <w:rsid w:val="000A4532"/>
    <w:rsid w:val="000A4B7F"/>
    <w:rsid w:val="000A7223"/>
    <w:rsid w:val="000B0D7E"/>
    <w:rsid w:val="000B1590"/>
    <w:rsid w:val="000B2680"/>
    <w:rsid w:val="000B3046"/>
    <w:rsid w:val="000B6ACD"/>
    <w:rsid w:val="000B71C6"/>
    <w:rsid w:val="000C28DC"/>
    <w:rsid w:val="000C48FA"/>
    <w:rsid w:val="000C5192"/>
    <w:rsid w:val="000C70F8"/>
    <w:rsid w:val="000C7303"/>
    <w:rsid w:val="000D05FD"/>
    <w:rsid w:val="000D06FC"/>
    <w:rsid w:val="000D0AC7"/>
    <w:rsid w:val="000D0CFA"/>
    <w:rsid w:val="000D1588"/>
    <w:rsid w:val="000D1D45"/>
    <w:rsid w:val="000D30F2"/>
    <w:rsid w:val="000E0FE4"/>
    <w:rsid w:val="000E1E5D"/>
    <w:rsid w:val="000E5434"/>
    <w:rsid w:val="000E5523"/>
    <w:rsid w:val="000E7BA3"/>
    <w:rsid w:val="000F10EE"/>
    <w:rsid w:val="000F16EB"/>
    <w:rsid w:val="000F1706"/>
    <w:rsid w:val="000F3AF2"/>
    <w:rsid w:val="000F673E"/>
    <w:rsid w:val="000F6A2F"/>
    <w:rsid w:val="000F73DB"/>
    <w:rsid w:val="0010050D"/>
    <w:rsid w:val="001027FF"/>
    <w:rsid w:val="001046D5"/>
    <w:rsid w:val="0010737E"/>
    <w:rsid w:val="00107DC0"/>
    <w:rsid w:val="0011049A"/>
    <w:rsid w:val="0011067B"/>
    <w:rsid w:val="0011573D"/>
    <w:rsid w:val="00117B4A"/>
    <w:rsid w:val="00120843"/>
    <w:rsid w:val="00120BCA"/>
    <w:rsid w:val="00120EF4"/>
    <w:rsid w:val="00120FBB"/>
    <w:rsid w:val="001264DA"/>
    <w:rsid w:val="00126BD1"/>
    <w:rsid w:val="00133479"/>
    <w:rsid w:val="00134609"/>
    <w:rsid w:val="00135276"/>
    <w:rsid w:val="0014131E"/>
    <w:rsid w:val="0014339D"/>
    <w:rsid w:val="00143981"/>
    <w:rsid w:val="00144B87"/>
    <w:rsid w:val="00153B46"/>
    <w:rsid w:val="001542E0"/>
    <w:rsid w:val="00155C0C"/>
    <w:rsid w:val="001566A7"/>
    <w:rsid w:val="00160E17"/>
    <w:rsid w:val="00161429"/>
    <w:rsid w:val="00162676"/>
    <w:rsid w:val="00163A82"/>
    <w:rsid w:val="001645C5"/>
    <w:rsid w:val="00165E74"/>
    <w:rsid w:val="00166D57"/>
    <w:rsid w:val="00166E9A"/>
    <w:rsid w:val="0016758E"/>
    <w:rsid w:val="00167D42"/>
    <w:rsid w:val="0017036D"/>
    <w:rsid w:val="001720CD"/>
    <w:rsid w:val="00173C21"/>
    <w:rsid w:val="00173C7C"/>
    <w:rsid w:val="00173EE6"/>
    <w:rsid w:val="001742D0"/>
    <w:rsid w:val="001744AB"/>
    <w:rsid w:val="00174833"/>
    <w:rsid w:val="001754B4"/>
    <w:rsid w:val="00180400"/>
    <w:rsid w:val="0018398D"/>
    <w:rsid w:val="00183B92"/>
    <w:rsid w:val="0018691F"/>
    <w:rsid w:val="00186B7D"/>
    <w:rsid w:val="00192C3D"/>
    <w:rsid w:val="00192E1A"/>
    <w:rsid w:val="001937FC"/>
    <w:rsid w:val="00194316"/>
    <w:rsid w:val="00195B4F"/>
    <w:rsid w:val="00195C3E"/>
    <w:rsid w:val="001966A1"/>
    <w:rsid w:val="00197232"/>
    <w:rsid w:val="001A0B57"/>
    <w:rsid w:val="001A29E0"/>
    <w:rsid w:val="001A3A8B"/>
    <w:rsid w:val="001A4C28"/>
    <w:rsid w:val="001A58FD"/>
    <w:rsid w:val="001A60A2"/>
    <w:rsid w:val="001A7A52"/>
    <w:rsid w:val="001B037B"/>
    <w:rsid w:val="001B10F3"/>
    <w:rsid w:val="001B1759"/>
    <w:rsid w:val="001B3F65"/>
    <w:rsid w:val="001B5F30"/>
    <w:rsid w:val="001B71E1"/>
    <w:rsid w:val="001B7F36"/>
    <w:rsid w:val="001C153C"/>
    <w:rsid w:val="001C20C1"/>
    <w:rsid w:val="001C2AF2"/>
    <w:rsid w:val="001C48AB"/>
    <w:rsid w:val="001C567C"/>
    <w:rsid w:val="001C7924"/>
    <w:rsid w:val="001D1791"/>
    <w:rsid w:val="001D1A3B"/>
    <w:rsid w:val="001D325D"/>
    <w:rsid w:val="001D3B1A"/>
    <w:rsid w:val="001D4096"/>
    <w:rsid w:val="001D562A"/>
    <w:rsid w:val="001D60DE"/>
    <w:rsid w:val="001D621A"/>
    <w:rsid w:val="001E0A7C"/>
    <w:rsid w:val="001E24A9"/>
    <w:rsid w:val="001E346C"/>
    <w:rsid w:val="001E5040"/>
    <w:rsid w:val="001F4AB1"/>
    <w:rsid w:val="001F5EED"/>
    <w:rsid w:val="001F6592"/>
    <w:rsid w:val="00200324"/>
    <w:rsid w:val="00201933"/>
    <w:rsid w:val="00203B35"/>
    <w:rsid w:val="00210646"/>
    <w:rsid w:val="00211102"/>
    <w:rsid w:val="00211C59"/>
    <w:rsid w:val="00211DA5"/>
    <w:rsid w:val="00214C39"/>
    <w:rsid w:val="00217810"/>
    <w:rsid w:val="002201D4"/>
    <w:rsid w:val="002205F9"/>
    <w:rsid w:val="002206FD"/>
    <w:rsid w:val="00223732"/>
    <w:rsid w:val="00224BB8"/>
    <w:rsid w:val="0022646E"/>
    <w:rsid w:val="002278E7"/>
    <w:rsid w:val="002304CC"/>
    <w:rsid w:val="00230A5B"/>
    <w:rsid w:val="00234787"/>
    <w:rsid w:val="00235B24"/>
    <w:rsid w:val="00235B93"/>
    <w:rsid w:val="00236CD8"/>
    <w:rsid w:val="002376AF"/>
    <w:rsid w:val="002411E9"/>
    <w:rsid w:val="00242260"/>
    <w:rsid w:val="002440BE"/>
    <w:rsid w:val="00244A0F"/>
    <w:rsid w:val="00246CC7"/>
    <w:rsid w:val="002501D6"/>
    <w:rsid w:val="002522FE"/>
    <w:rsid w:val="0025457B"/>
    <w:rsid w:val="00257490"/>
    <w:rsid w:val="00260B08"/>
    <w:rsid w:val="0026112D"/>
    <w:rsid w:val="00261688"/>
    <w:rsid w:val="00263241"/>
    <w:rsid w:val="002642B6"/>
    <w:rsid w:val="002653A3"/>
    <w:rsid w:val="002658CD"/>
    <w:rsid w:val="00266A52"/>
    <w:rsid w:val="00267155"/>
    <w:rsid w:val="00267DC4"/>
    <w:rsid w:val="00272D4C"/>
    <w:rsid w:val="00274897"/>
    <w:rsid w:val="00275A2A"/>
    <w:rsid w:val="0028210D"/>
    <w:rsid w:val="0028211C"/>
    <w:rsid w:val="00287FF6"/>
    <w:rsid w:val="00290D8A"/>
    <w:rsid w:val="0029288B"/>
    <w:rsid w:val="0029472A"/>
    <w:rsid w:val="00295499"/>
    <w:rsid w:val="00297ADA"/>
    <w:rsid w:val="002A0A55"/>
    <w:rsid w:val="002A1C83"/>
    <w:rsid w:val="002A4D74"/>
    <w:rsid w:val="002A5FF3"/>
    <w:rsid w:val="002B02B5"/>
    <w:rsid w:val="002B0DA3"/>
    <w:rsid w:val="002B2D21"/>
    <w:rsid w:val="002B2F74"/>
    <w:rsid w:val="002B37B2"/>
    <w:rsid w:val="002B49EF"/>
    <w:rsid w:val="002B6BB2"/>
    <w:rsid w:val="002B6C13"/>
    <w:rsid w:val="002C162F"/>
    <w:rsid w:val="002C4F85"/>
    <w:rsid w:val="002D055E"/>
    <w:rsid w:val="002D0F3B"/>
    <w:rsid w:val="002D253B"/>
    <w:rsid w:val="002D2662"/>
    <w:rsid w:val="002D27F6"/>
    <w:rsid w:val="002D285B"/>
    <w:rsid w:val="002D61F2"/>
    <w:rsid w:val="002D7A62"/>
    <w:rsid w:val="002E126B"/>
    <w:rsid w:val="002E35EF"/>
    <w:rsid w:val="002E3844"/>
    <w:rsid w:val="002E3F95"/>
    <w:rsid w:val="002E4CCD"/>
    <w:rsid w:val="002E519F"/>
    <w:rsid w:val="002E6FFE"/>
    <w:rsid w:val="002F293C"/>
    <w:rsid w:val="002F70D3"/>
    <w:rsid w:val="00304C2A"/>
    <w:rsid w:val="00307004"/>
    <w:rsid w:val="003077DC"/>
    <w:rsid w:val="003078FC"/>
    <w:rsid w:val="00307FF0"/>
    <w:rsid w:val="00311C92"/>
    <w:rsid w:val="00311E2A"/>
    <w:rsid w:val="00313025"/>
    <w:rsid w:val="00313643"/>
    <w:rsid w:val="00315537"/>
    <w:rsid w:val="00315F6F"/>
    <w:rsid w:val="00321AAA"/>
    <w:rsid w:val="00321B39"/>
    <w:rsid w:val="00323992"/>
    <w:rsid w:val="0032506C"/>
    <w:rsid w:val="00330435"/>
    <w:rsid w:val="003306E1"/>
    <w:rsid w:val="00330C36"/>
    <w:rsid w:val="003322E5"/>
    <w:rsid w:val="00332AB5"/>
    <w:rsid w:val="00333565"/>
    <w:rsid w:val="00334136"/>
    <w:rsid w:val="003346C5"/>
    <w:rsid w:val="00341A82"/>
    <w:rsid w:val="00342A46"/>
    <w:rsid w:val="00342B9B"/>
    <w:rsid w:val="00343BAC"/>
    <w:rsid w:val="003443C2"/>
    <w:rsid w:val="00345454"/>
    <w:rsid w:val="00345988"/>
    <w:rsid w:val="00345FBE"/>
    <w:rsid w:val="00347373"/>
    <w:rsid w:val="003478AC"/>
    <w:rsid w:val="00347FAD"/>
    <w:rsid w:val="00353E3E"/>
    <w:rsid w:val="00354AB6"/>
    <w:rsid w:val="00354CA1"/>
    <w:rsid w:val="003557E1"/>
    <w:rsid w:val="00357A1F"/>
    <w:rsid w:val="00361314"/>
    <w:rsid w:val="00362418"/>
    <w:rsid w:val="00362F94"/>
    <w:rsid w:val="0036318B"/>
    <w:rsid w:val="0036380E"/>
    <w:rsid w:val="003646A2"/>
    <w:rsid w:val="00366DDF"/>
    <w:rsid w:val="0037461F"/>
    <w:rsid w:val="00375DB3"/>
    <w:rsid w:val="00376D6E"/>
    <w:rsid w:val="00376E2E"/>
    <w:rsid w:val="00377975"/>
    <w:rsid w:val="00380829"/>
    <w:rsid w:val="0038095A"/>
    <w:rsid w:val="00381063"/>
    <w:rsid w:val="00382D33"/>
    <w:rsid w:val="00386445"/>
    <w:rsid w:val="003906C1"/>
    <w:rsid w:val="00390B2F"/>
    <w:rsid w:val="00392130"/>
    <w:rsid w:val="00392702"/>
    <w:rsid w:val="0039312B"/>
    <w:rsid w:val="003943AD"/>
    <w:rsid w:val="00396C59"/>
    <w:rsid w:val="0039796D"/>
    <w:rsid w:val="00397D21"/>
    <w:rsid w:val="003A0B80"/>
    <w:rsid w:val="003A1880"/>
    <w:rsid w:val="003A2223"/>
    <w:rsid w:val="003A301D"/>
    <w:rsid w:val="003A46BD"/>
    <w:rsid w:val="003A5EBE"/>
    <w:rsid w:val="003A678F"/>
    <w:rsid w:val="003A76EF"/>
    <w:rsid w:val="003A7B53"/>
    <w:rsid w:val="003B4EA3"/>
    <w:rsid w:val="003B5F37"/>
    <w:rsid w:val="003C316B"/>
    <w:rsid w:val="003C48B1"/>
    <w:rsid w:val="003C6D91"/>
    <w:rsid w:val="003C7B46"/>
    <w:rsid w:val="003C7EE1"/>
    <w:rsid w:val="003D1239"/>
    <w:rsid w:val="003D4C91"/>
    <w:rsid w:val="003E03B0"/>
    <w:rsid w:val="003E05FE"/>
    <w:rsid w:val="003E0CEB"/>
    <w:rsid w:val="003E14AB"/>
    <w:rsid w:val="003E4154"/>
    <w:rsid w:val="003E4A52"/>
    <w:rsid w:val="003E4BDC"/>
    <w:rsid w:val="003E7F85"/>
    <w:rsid w:val="003E7FBB"/>
    <w:rsid w:val="003F0B1C"/>
    <w:rsid w:val="003F0FB3"/>
    <w:rsid w:val="003F2617"/>
    <w:rsid w:val="003F5550"/>
    <w:rsid w:val="003F5780"/>
    <w:rsid w:val="003F5C08"/>
    <w:rsid w:val="003F7F26"/>
    <w:rsid w:val="004001CC"/>
    <w:rsid w:val="00401B6E"/>
    <w:rsid w:val="004026AA"/>
    <w:rsid w:val="004059B9"/>
    <w:rsid w:val="004106A7"/>
    <w:rsid w:val="00410E7E"/>
    <w:rsid w:val="00411F0E"/>
    <w:rsid w:val="00412ED6"/>
    <w:rsid w:val="00414C31"/>
    <w:rsid w:val="00415542"/>
    <w:rsid w:val="00415EF8"/>
    <w:rsid w:val="0042299E"/>
    <w:rsid w:val="00427AE4"/>
    <w:rsid w:val="004334F1"/>
    <w:rsid w:val="00435F9A"/>
    <w:rsid w:val="00437535"/>
    <w:rsid w:val="00444178"/>
    <w:rsid w:val="004460C8"/>
    <w:rsid w:val="004466ED"/>
    <w:rsid w:val="00446915"/>
    <w:rsid w:val="00446B5F"/>
    <w:rsid w:val="00450576"/>
    <w:rsid w:val="0045079C"/>
    <w:rsid w:val="00450C21"/>
    <w:rsid w:val="00450DA1"/>
    <w:rsid w:val="00451FDE"/>
    <w:rsid w:val="00453025"/>
    <w:rsid w:val="00453095"/>
    <w:rsid w:val="00453CBD"/>
    <w:rsid w:val="00453CF0"/>
    <w:rsid w:val="00454877"/>
    <w:rsid w:val="00454A4D"/>
    <w:rsid w:val="00457AF2"/>
    <w:rsid w:val="00461166"/>
    <w:rsid w:val="00461422"/>
    <w:rsid w:val="00461C57"/>
    <w:rsid w:val="004624ED"/>
    <w:rsid w:val="00463249"/>
    <w:rsid w:val="00466178"/>
    <w:rsid w:val="00467522"/>
    <w:rsid w:val="00467543"/>
    <w:rsid w:val="00472AB2"/>
    <w:rsid w:val="00473C9B"/>
    <w:rsid w:val="004742B9"/>
    <w:rsid w:val="00476642"/>
    <w:rsid w:val="00476A2F"/>
    <w:rsid w:val="004820ED"/>
    <w:rsid w:val="00483CF7"/>
    <w:rsid w:val="00484BB7"/>
    <w:rsid w:val="00486A1C"/>
    <w:rsid w:val="00486DC2"/>
    <w:rsid w:val="00486FD9"/>
    <w:rsid w:val="00487390"/>
    <w:rsid w:val="0048753C"/>
    <w:rsid w:val="00487ECD"/>
    <w:rsid w:val="00491C2F"/>
    <w:rsid w:val="00493DEA"/>
    <w:rsid w:val="00496834"/>
    <w:rsid w:val="004A22A9"/>
    <w:rsid w:val="004A2505"/>
    <w:rsid w:val="004A2BA7"/>
    <w:rsid w:val="004A60FC"/>
    <w:rsid w:val="004A6155"/>
    <w:rsid w:val="004A632B"/>
    <w:rsid w:val="004A770F"/>
    <w:rsid w:val="004B11E2"/>
    <w:rsid w:val="004B15C0"/>
    <w:rsid w:val="004B18C9"/>
    <w:rsid w:val="004B1BAC"/>
    <w:rsid w:val="004B6C7E"/>
    <w:rsid w:val="004B7BAA"/>
    <w:rsid w:val="004C1137"/>
    <w:rsid w:val="004C237D"/>
    <w:rsid w:val="004C2E46"/>
    <w:rsid w:val="004C5BA5"/>
    <w:rsid w:val="004C6709"/>
    <w:rsid w:val="004D0C0E"/>
    <w:rsid w:val="004D2A09"/>
    <w:rsid w:val="004D3B49"/>
    <w:rsid w:val="004E100B"/>
    <w:rsid w:val="004E1DFF"/>
    <w:rsid w:val="004E4C4C"/>
    <w:rsid w:val="004F0503"/>
    <w:rsid w:val="004F1797"/>
    <w:rsid w:val="004F213C"/>
    <w:rsid w:val="004F256C"/>
    <w:rsid w:val="004F3254"/>
    <w:rsid w:val="004F57FD"/>
    <w:rsid w:val="004F5A6D"/>
    <w:rsid w:val="004F6A47"/>
    <w:rsid w:val="00500C5B"/>
    <w:rsid w:val="005020A7"/>
    <w:rsid w:val="00504F46"/>
    <w:rsid w:val="00505254"/>
    <w:rsid w:val="00505EFE"/>
    <w:rsid w:val="0050757F"/>
    <w:rsid w:val="00510598"/>
    <w:rsid w:val="00511163"/>
    <w:rsid w:val="00511989"/>
    <w:rsid w:val="005137DE"/>
    <w:rsid w:val="00514DE6"/>
    <w:rsid w:val="00514FBF"/>
    <w:rsid w:val="005253F2"/>
    <w:rsid w:val="005311CE"/>
    <w:rsid w:val="00531F5D"/>
    <w:rsid w:val="00532FCD"/>
    <w:rsid w:val="00533099"/>
    <w:rsid w:val="00533339"/>
    <w:rsid w:val="0053464C"/>
    <w:rsid w:val="00536556"/>
    <w:rsid w:val="00537425"/>
    <w:rsid w:val="0053761D"/>
    <w:rsid w:val="00540B6A"/>
    <w:rsid w:val="00541647"/>
    <w:rsid w:val="00541A6A"/>
    <w:rsid w:val="00543091"/>
    <w:rsid w:val="00545F51"/>
    <w:rsid w:val="005468A7"/>
    <w:rsid w:val="0054702A"/>
    <w:rsid w:val="00551CA0"/>
    <w:rsid w:val="005530AD"/>
    <w:rsid w:val="00554A3C"/>
    <w:rsid w:val="0055514C"/>
    <w:rsid w:val="00557B63"/>
    <w:rsid w:val="00562B48"/>
    <w:rsid w:val="0056305D"/>
    <w:rsid w:val="005634DC"/>
    <w:rsid w:val="0056434B"/>
    <w:rsid w:val="00566139"/>
    <w:rsid w:val="005675E3"/>
    <w:rsid w:val="00567844"/>
    <w:rsid w:val="00570C7A"/>
    <w:rsid w:val="005715D9"/>
    <w:rsid w:val="00573D57"/>
    <w:rsid w:val="0057427E"/>
    <w:rsid w:val="00575EF9"/>
    <w:rsid w:val="00576140"/>
    <w:rsid w:val="00580B9B"/>
    <w:rsid w:val="00580F0A"/>
    <w:rsid w:val="0058564B"/>
    <w:rsid w:val="00587888"/>
    <w:rsid w:val="00587EBD"/>
    <w:rsid w:val="0059075C"/>
    <w:rsid w:val="0059288C"/>
    <w:rsid w:val="00593E67"/>
    <w:rsid w:val="005960E7"/>
    <w:rsid w:val="0059640B"/>
    <w:rsid w:val="00596C19"/>
    <w:rsid w:val="005A0412"/>
    <w:rsid w:val="005A35CE"/>
    <w:rsid w:val="005A4570"/>
    <w:rsid w:val="005A5510"/>
    <w:rsid w:val="005A6779"/>
    <w:rsid w:val="005A74B1"/>
    <w:rsid w:val="005A7E49"/>
    <w:rsid w:val="005B1005"/>
    <w:rsid w:val="005B2087"/>
    <w:rsid w:val="005B69A3"/>
    <w:rsid w:val="005B6F1B"/>
    <w:rsid w:val="005B7081"/>
    <w:rsid w:val="005B7A09"/>
    <w:rsid w:val="005C019C"/>
    <w:rsid w:val="005C2E02"/>
    <w:rsid w:val="005C3D43"/>
    <w:rsid w:val="005C59F0"/>
    <w:rsid w:val="005C674A"/>
    <w:rsid w:val="005D0092"/>
    <w:rsid w:val="005D09CA"/>
    <w:rsid w:val="005D0A03"/>
    <w:rsid w:val="005D3859"/>
    <w:rsid w:val="005D3D42"/>
    <w:rsid w:val="005D62EE"/>
    <w:rsid w:val="005E2555"/>
    <w:rsid w:val="005E5627"/>
    <w:rsid w:val="005E6DB9"/>
    <w:rsid w:val="005F3603"/>
    <w:rsid w:val="005F7ADF"/>
    <w:rsid w:val="005F7DA7"/>
    <w:rsid w:val="00605130"/>
    <w:rsid w:val="00606E34"/>
    <w:rsid w:val="00612892"/>
    <w:rsid w:val="00613FC6"/>
    <w:rsid w:val="00615B42"/>
    <w:rsid w:val="00617F51"/>
    <w:rsid w:val="00620214"/>
    <w:rsid w:val="006230AE"/>
    <w:rsid w:val="006239DB"/>
    <w:rsid w:val="006337AD"/>
    <w:rsid w:val="00635DCB"/>
    <w:rsid w:val="00640E68"/>
    <w:rsid w:val="0064181F"/>
    <w:rsid w:val="0064192C"/>
    <w:rsid w:val="00642052"/>
    <w:rsid w:val="006422D4"/>
    <w:rsid w:val="00642918"/>
    <w:rsid w:val="00643AE6"/>
    <w:rsid w:val="006449ED"/>
    <w:rsid w:val="00645FA2"/>
    <w:rsid w:val="006505F1"/>
    <w:rsid w:val="0065184A"/>
    <w:rsid w:val="00651A83"/>
    <w:rsid w:val="006521B6"/>
    <w:rsid w:val="00652379"/>
    <w:rsid w:val="00652CE4"/>
    <w:rsid w:val="006533A3"/>
    <w:rsid w:val="006537A4"/>
    <w:rsid w:val="00653831"/>
    <w:rsid w:val="00654308"/>
    <w:rsid w:val="00657E94"/>
    <w:rsid w:val="00663724"/>
    <w:rsid w:val="0066467D"/>
    <w:rsid w:val="00665849"/>
    <w:rsid w:val="00671ACF"/>
    <w:rsid w:val="0067432B"/>
    <w:rsid w:val="0067628A"/>
    <w:rsid w:val="006819E3"/>
    <w:rsid w:val="00682593"/>
    <w:rsid w:val="00682E60"/>
    <w:rsid w:val="00684DC3"/>
    <w:rsid w:val="00690BBC"/>
    <w:rsid w:val="00691786"/>
    <w:rsid w:val="006934D3"/>
    <w:rsid w:val="00693B9C"/>
    <w:rsid w:val="00697235"/>
    <w:rsid w:val="006972D3"/>
    <w:rsid w:val="006A0DC0"/>
    <w:rsid w:val="006A1292"/>
    <w:rsid w:val="006A159A"/>
    <w:rsid w:val="006A1AED"/>
    <w:rsid w:val="006A6031"/>
    <w:rsid w:val="006A6E7C"/>
    <w:rsid w:val="006A70F6"/>
    <w:rsid w:val="006A7713"/>
    <w:rsid w:val="006B0CD1"/>
    <w:rsid w:val="006C47A2"/>
    <w:rsid w:val="006C5CBF"/>
    <w:rsid w:val="006C605D"/>
    <w:rsid w:val="006C7965"/>
    <w:rsid w:val="006D019D"/>
    <w:rsid w:val="006D15CC"/>
    <w:rsid w:val="006D1A2E"/>
    <w:rsid w:val="006D53FE"/>
    <w:rsid w:val="006D5E9A"/>
    <w:rsid w:val="006D6384"/>
    <w:rsid w:val="006D6D67"/>
    <w:rsid w:val="006D7D0F"/>
    <w:rsid w:val="006E30F0"/>
    <w:rsid w:val="006E400B"/>
    <w:rsid w:val="006E6900"/>
    <w:rsid w:val="006F5B65"/>
    <w:rsid w:val="006F6972"/>
    <w:rsid w:val="00700206"/>
    <w:rsid w:val="00700649"/>
    <w:rsid w:val="0070160A"/>
    <w:rsid w:val="0070197B"/>
    <w:rsid w:val="00702206"/>
    <w:rsid w:val="00702684"/>
    <w:rsid w:val="0070369A"/>
    <w:rsid w:val="00704380"/>
    <w:rsid w:val="00705859"/>
    <w:rsid w:val="00705FB0"/>
    <w:rsid w:val="00711C1E"/>
    <w:rsid w:val="00712663"/>
    <w:rsid w:val="00712D70"/>
    <w:rsid w:val="0071412C"/>
    <w:rsid w:val="007164D2"/>
    <w:rsid w:val="007175BF"/>
    <w:rsid w:val="00717FF5"/>
    <w:rsid w:val="00720DB1"/>
    <w:rsid w:val="00721570"/>
    <w:rsid w:val="00724836"/>
    <w:rsid w:val="00726D71"/>
    <w:rsid w:val="00730DDF"/>
    <w:rsid w:val="0073167D"/>
    <w:rsid w:val="00732363"/>
    <w:rsid w:val="00735AC0"/>
    <w:rsid w:val="00736AF4"/>
    <w:rsid w:val="007413A0"/>
    <w:rsid w:val="00741FBA"/>
    <w:rsid w:val="0074216C"/>
    <w:rsid w:val="007431D5"/>
    <w:rsid w:val="007476C5"/>
    <w:rsid w:val="00753B19"/>
    <w:rsid w:val="00755425"/>
    <w:rsid w:val="00757B49"/>
    <w:rsid w:val="00764B06"/>
    <w:rsid w:val="007651D6"/>
    <w:rsid w:val="00766C13"/>
    <w:rsid w:val="00771B5A"/>
    <w:rsid w:val="007729A5"/>
    <w:rsid w:val="00774EA5"/>
    <w:rsid w:val="007750BE"/>
    <w:rsid w:val="007767CF"/>
    <w:rsid w:val="00777608"/>
    <w:rsid w:val="00780253"/>
    <w:rsid w:val="00780C4A"/>
    <w:rsid w:val="00780F66"/>
    <w:rsid w:val="00782A3F"/>
    <w:rsid w:val="00782C7C"/>
    <w:rsid w:val="0078604A"/>
    <w:rsid w:val="00787F09"/>
    <w:rsid w:val="007907E1"/>
    <w:rsid w:val="00790838"/>
    <w:rsid w:val="0079316B"/>
    <w:rsid w:val="0079392E"/>
    <w:rsid w:val="00795192"/>
    <w:rsid w:val="00797315"/>
    <w:rsid w:val="007A1B88"/>
    <w:rsid w:val="007A5A8A"/>
    <w:rsid w:val="007A5ACE"/>
    <w:rsid w:val="007B0CFF"/>
    <w:rsid w:val="007B2EA9"/>
    <w:rsid w:val="007B36F2"/>
    <w:rsid w:val="007B3F56"/>
    <w:rsid w:val="007B7909"/>
    <w:rsid w:val="007C0226"/>
    <w:rsid w:val="007C3936"/>
    <w:rsid w:val="007C4A08"/>
    <w:rsid w:val="007C6021"/>
    <w:rsid w:val="007D393C"/>
    <w:rsid w:val="007D3F7D"/>
    <w:rsid w:val="007D4805"/>
    <w:rsid w:val="007D4E63"/>
    <w:rsid w:val="007D5F93"/>
    <w:rsid w:val="007D7297"/>
    <w:rsid w:val="007E05B0"/>
    <w:rsid w:val="007E2BE6"/>
    <w:rsid w:val="007E571C"/>
    <w:rsid w:val="007E5D4B"/>
    <w:rsid w:val="007E5F4A"/>
    <w:rsid w:val="007E6F35"/>
    <w:rsid w:val="007E7226"/>
    <w:rsid w:val="007F1E45"/>
    <w:rsid w:val="007F3DA0"/>
    <w:rsid w:val="007F4F41"/>
    <w:rsid w:val="007F5280"/>
    <w:rsid w:val="007F65EC"/>
    <w:rsid w:val="007F6A01"/>
    <w:rsid w:val="007F70CE"/>
    <w:rsid w:val="00800FE6"/>
    <w:rsid w:val="00801EE4"/>
    <w:rsid w:val="00804614"/>
    <w:rsid w:val="008060B0"/>
    <w:rsid w:val="00806CA5"/>
    <w:rsid w:val="00806EA0"/>
    <w:rsid w:val="0080785E"/>
    <w:rsid w:val="00807BAC"/>
    <w:rsid w:val="00807FD7"/>
    <w:rsid w:val="0081049F"/>
    <w:rsid w:val="0081127A"/>
    <w:rsid w:val="008116A5"/>
    <w:rsid w:val="00811CD8"/>
    <w:rsid w:val="00815134"/>
    <w:rsid w:val="00815826"/>
    <w:rsid w:val="00815C34"/>
    <w:rsid w:val="008163D0"/>
    <w:rsid w:val="008173BD"/>
    <w:rsid w:val="008179FE"/>
    <w:rsid w:val="00822841"/>
    <w:rsid w:val="00823E16"/>
    <w:rsid w:val="00824B7C"/>
    <w:rsid w:val="00826202"/>
    <w:rsid w:val="00826FD4"/>
    <w:rsid w:val="008274C2"/>
    <w:rsid w:val="008300C8"/>
    <w:rsid w:val="00830739"/>
    <w:rsid w:val="00831DFC"/>
    <w:rsid w:val="00832DA2"/>
    <w:rsid w:val="008332D8"/>
    <w:rsid w:val="008333BF"/>
    <w:rsid w:val="008352D7"/>
    <w:rsid w:val="00835E11"/>
    <w:rsid w:val="008371E0"/>
    <w:rsid w:val="0083747F"/>
    <w:rsid w:val="00837F0C"/>
    <w:rsid w:val="008435D0"/>
    <w:rsid w:val="00843C48"/>
    <w:rsid w:val="0084434F"/>
    <w:rsid w:val="00845BDA"/>
    <w:rsid w:val="00851AC6"/>
    <w:rsid w:val="00853756"/>
    <w:rsid w:val="00853EBF"/>
    <w:rsid w:val="00854129"/>
    <w:rsid w:val="00854EF2"/>
    <w:rsid w:val="00856EB4"/>
    <w:rsid w:val="00857495"/>
    <w:rsid w:val="00860E03"/>
    <w:rsid w:val="0086419C"/>
    <w:rsid w:val="00865B82"/>
    <w:rsid w:val="00865FCF"/>
    <w:rsid w:val="00866482"/>
    <w:rsid w:val="00866CB1"/>
    <w:rsid w:val="008701BD"/>
    <w:rsid w:val="00871667"/>
    <w:rsid w:val="00872C46"/>
    <w:rsid w:val="008744CA"/>
    <w:rsid w:val="00874C8C"/>
    <w:rsid w:val="00876735"/>
    <w:rsid w:val="00876F9A"/>
    <w:rsid w:val="00877DEC"/>
    <w:rsid w:val="008801DD"/>
    <w:rsid w:val="00880357"/>
    <w:rsid w:val="00881173"/>
    <w:rsid w:val="008815F8"/>
    <w:rsid w:val="00881CDB"/>
    <w:rsid w:val="00886A8A"/>
    <w:rsid w:val="00887848"/>
    <w:rsid w:val="00887E4A"/>
    <w:rsid w:val="00890AC7"/>
    <w:rsid w:val="00892E52"/>
    <w:rsid w:val="00894422"/>
    <w:rsid w:val="0089458E"/>
    <w:rsid w:val="00894E08"/>
    <w:rsid w:val="008951CE"/>
    <w:rsid w:val="008A1BA6"/>
    <w:rsid w:val="008A2CCE"/>
    <w:rsid w:val="008A43B6"/>
    <w:rsid w:val="008A55A8"/>
    <w:rsid w:val="008B3D8B"/>
    <w:rsid w:val="008B4492"/>
    <w:rsid w:val="008B55A8"/>
    <w:rsid w:val="008B7D31"/>
    <w:rsid w:val="008C0A32"/>
    <w:rsid w:val="008C39F8"/>
    <w:rsid w:val="008C56E0"/>
    <w:rsid w:val="008C6A99"/>
    <w:rsid w:val="008C7DA4"/>
    <w:rsid w:val="008D0ACF"/>
    <w:rsid w:val="008D1582"/>
    <w:rsid w:val="008D2ED8"/>
    <w:rsid w:val="008D568C"/>
    <w:rsid w:val="008E247C"/>
    <w:rsid w:val="008E39D2"/>
    <w:rsid w:val="008E73A7"/>
    <w:rsid w:val="008E7B32"/>
    <w:rsid w:val="008F0DE1"/>
    <w:rsid w:val="008F1D7A"/>
    <w:rsid w:val="008F2BFF"/>
    <w:rsid w:val="008F40BC"/>
    <w:rsid w:val="008F497E"/>
    <w:rsid w:val="008F54B5"/>
    <w:rsid w:val="0090045E"/>
    <w:rsid w:val="0090078B"/>
    <w:rsid w:val="00903517"/>
    <w:rsid w:val="009056DB"/>
    <w:rsid w:val="009058FB"/>
    <w:rsid w:val="00911169"/>
    <w:rsid w:val="00911FD5"/>
    <w:rsid w:val="0091318C"/>
    <w:rsid w:val="00913640"/>
    <w:rsid w:val="00916105"/>
    <w:rsid w:val="009162E6"/>
    <w:rsid w:val="00917BC4"/>
    <w:rsid w:val="00920590"/>
    <w:rsid w:val="009222CB"/>
    <w:rsid w:val="00927B1A"/>
    <w:rsid w:val="00930DCE"/>
    <w:rsid w:val="009322D5"/>
    <w:rsid w:val="009324F8"/>
    <w:rsid w:val="0093353A"/>
    <w:rsid w:val="00933E26"/>
    <w:rsid w:val="00935215"/>
    <w:rsid w:val="00935977"/>
    <w:rsid w:val="00943FBE"/>
    <w:rsid w:val="00945FD8"/>
    <w:rsid w:val="00947D2F"/>
    <w:rsid w:val="0095213A"/>
    <w:rsid w:val="00952278"/>
    <w:rsid w:val="00952EEF"/>
    <w:rsid w:val="0095489E"/>
    <w:rsid w:val="00955C9D"/>
    <w:rsid w:val="009567C6"/>
    <w:rsid w:val="00957311"/>
    <w:rsid w:val="00957BD5"/>
    <w:rsid w:val="0096147B"/>
    <w:rsid w:val="00962DB3"/>
    <w:rsid w:val="00962ECD"/>
    <w:rsid w:val="00963B7D"/>
    <w:rsid w:val="00964173"/>
    <w:rsid w:val="009663DD"/>
    <w:rsid w:val="00967385"/>
    <w:rsid w:val="009674B6"/>
    <w:rsid w:val="0097170C"/>
    <w:rsid w:val="00971EA7"/>
    <w:rsid w:val="00972F84"/>
    <w:rsid w:val="0097331E"/>
    <w:rsid w:val="00974B2A"/>
    <w:rsid w:val="00975C98"/>
    <w:rsid w:val="009804AC"/>
    <w:rsid w:val="00981CC6"/>
    <w:rsid w:val="009822FD"/>
    <w:rsid w:val="009827B0"/>
    <w:rsid w:val="00985152"/>
    <w:rsid w:val="009857CE"/>
    <w:rsid w:val="00987709"/>
    <w:rsid w:val="00987D12"/>
    <w:rsid w:val="009903D4"/>
    <w:rsid w:val="00990C86"/>
    <w:rsid w:val="00992AAE"/>
    <w:rsid w:val="0099392E"/>
    <w:rsid w:val="00994F5B"/>
    <w:rsid w:val="00995D3A"/>
    <w:rsid w:val="00997F80"/>
    <w:rsid w:val="009A26BF"/>
    <w:rsid w:val="009A32BC"/>
    <w:rsid w:val="009A388F"/>
    <w:rsid w:val="009A4A85"/>
    <w:rsid w:val="009A4FD6"/>
    <w:rsid w:val="009A52BE"/>
    <w:rsid w:val="009A7365"/>
    <w:rsid w:val="009A7B25"/>
    <w:rsid w:val="009B253E"/>
    <w:rsid w:val="009B2CC9"/>
    <w:rsid w:val="009B451D"/>
    <w:rsid w:val="009B45A5"/>
    <w:rsid w:val="009B4FFD"/>
    <w:rsid w:val="009B5D3C"/>
    <w:rsid w:val="009B6C39"/>
    <w:rsid w:val="009C0413"/>
    <w:rsid w:val="009C0CC3"/>
    <w:rsid w:val="009C11B6"/>
    <w:rsid w:val="009C68A7"/>
    <w:rsid w:val="009C74EF"/>
    <w:rsid w:val="009C7ABE"/>
    <w:rsid w:val="009D0D28"/>
    <w:rsid w:val="009D3B45"/>
    <w:rsid w:val="009E0F29"/>
    <w:rsid w:val="009E4D28"/>
    <w:rsid w:val="009E655B"/>
    <w:rsid w:val="009F12FA"/>
    <w:rsid w:val="009F211F"/>
    <w:rsid w:val="009F2525"/>
    <w:rsid w:val="009F3998"/>
    <w:rsid w:val="009F6284"/>
    <w:rsid w:val="00A003F9"/>
    <w:rsid w:val="00A02408"/>
    <w:rsid w:val="00A04457"/>
    <w:rsid w:val="00A04F7E"/>
    <w:rsid w:val="00A0567F"/>
    <w:rsid w:val="00A06488"/>
    <w:rsid w:val="00A101AB"/>
    <w:rsid w:val="00A10A1F"/>
    <w:rsid w:val="00A11050"/>
    <w:rsid w:val="00A1155F"/>
    <w:rsid w:val="00A12F6E"/>
    <w:rsid w:val="00A15AF2"/>
    <w:rsid w:val="00A170A6"/>
    <w:rsid w:val="00A17E77"/>
    <w:rsid w:val="00A2435C"/>
    <w:rsid w:val="00A314B1"/>
    <w:rsid w:val="00A3167C"/>
    <w:rsid w:val="00A31AF9"/>
    <w:rsid w:val="00A32FA3"/>
    <w:rsid w:val="00A331DE"/>
    <w:rsid w:val="00A34FCD"/>
    <w:rsid w:val="00A355A6"/>
    <w:rsid w:val="00A43147"/>
    <w:rsid w:val="00A463D5"/>
    <w:rsid w:val="00A47E90"/>
    <w:rsid w:val="00A50626"/>
    <w:rsid w:val="00A533B5"/>
    <w:rsid w:val="00A5406C"/>
    <w:rsid w:val="00A571F1"/>
    <w:rsid w:val="00A607A6"/>
    <w:rsid w:val="00A60830"/>
    <w:rsid w:val="00A6556E"/>
    <w:rsid w:val="00A6606D"/>
    <w:rsid w:val="00A6621C"/>
    <w:rsid w:val="00A670D7"/>
    <w:rsid w:val="00A70365"/>
    <w:rsid w:val="00A71580"/>
    <w:rsid w:val="00A71AF8"/>
    <w:rsid w:val="00A7239C"/>
    <w:rsid w:val="00A73449"/>
    <w:rsid w:val="00A74DE5"/>
    <w:rsid w:val="00A75E44"/>
    <w:rsid w:val="00A76896"/>
    <w:rsid w:val="00A814A7"/>
    <w:rsid w:val="00A83252"/>
    <w:rsid w:val="00A83CC6"/>
    <w:rsid w:val="00A85B11"/>
    <w:rsid w:val="00A86D9D"/>
    <w:rsid w:val="00A90ABC"/>
    <w:rsid w:val="00A91780"/>
    <w:rsid w:val="00A92B0F"/>
    <w:rsid w:val="00A94B25"/>
    <w:rsid w:val="00A94BBB"/>
    <w:rsid w:val="00A9526C"/>
    <w:rsid w:val="00AA23FF"/>
    <w:rsid w:val="00AA4559"/>
    <w:rsid w:val="00AA4FD1"/>
    <w:rsid w:val="00AA530B"/>
    <w:rsid w:val="00AA54BB"/>
    <w:rsid w:val="00AB1168"/>
    <w:rsid w:val="00AB25BA"/>
    <w:rsid w:val="00AB3592"/>
    <w:rsid w:val="00AB3867"/>
    <w:rsid w:val="00AB67BC"/>
    <w:rsid w:val="00AC025B"/>
    <w:rsid w:val="00AC1631"/>
    <w:rsid w:val="00AC1C2A"/>
    <w:rsid w:val="00AC3467"/>
    <w:rsid w:val="00AC75D2"/>
    <w:rsid w:val="00AE0CC4"/>
    <w:rsid w:val="00AE1F46"/>
    <w:rsid w:val="00AE2D8B"/>
    <w:rsid w:val="00AE314F"/>
    <w:rsid w:val="00AE46D8"/>
    <w:rsid w:val="00AE4FE6"/>
    <w:rsid w:val="00AF0680"/>
    <w:rsid w:val="00AF4184"/>
    <w:rsid w:val="00AF45BA"/>
    <w:rsid w:val="00AF4FBA"/>
    <w:rsid w:val="00AF6E33"/>
    <w:rsid w:val="00AF768F"/>
    <w:rsid w:val="00B011ED"/>
    <w:rsid w:val="00B02B25"/>
    <w:rsid w:val="00B03BCA"/>
    <w:rsid w:val="00B03C69"/>
    <w:rsid w:val="00B04822"/>
    <w:rsid w:val="00B05890"/>
    <w:rsid w:val="00B06FA8"/>
    <w:rsid w:val="00B10489"/>
    <w:rsid w:val="00B10C08"/>
    <w:rsid w:val="00B10E17"/>
    <w:rsid w:val="00B128E5"/>
    <w:rsid w:val="00B13316"/>
    <w:rsid w:val="00B1353C"/>
    <w:rsid w:val="00B16410"/>
    <w:rsid w:val="00B2046C"/>
    <w:rsid w:val="00B22996"/>
    <w:rsid w:val="00B25A58"/>
    <w:rsid w:val="00B317AD"/>
    <w:rsid w:val="00B3336E"/>
    <w:rsid w:val="00B338C1"/>
    <w:rsid w:val="00B34B37"/>
    <w:rsid w:val="00B37C3F"/>
    <w:rsid w:val="00B43A86"/>
    <w:rsid w:val="00B44666"/>
    <w:rsid w:val="00B45928"/>
    <w:rsid w:val="00B46802"/>
    <w:rsid w:val="00B468A8"/>
    <w:rsid w:val="00B46F13"/>
    <w:rsid w:val="00B47CBB"/>
    <w:rsid w:val="00B47F04"/>
    <w:rsid w:val="00B5357D"/>
    <w:rsid w:val="00B54A2D"/>
    <w:rsid w:val="00B5515C"/>
    <w:rsid w:val="00B55527"/>
    <w:rsid w:val="00B6036B"/>
    <w:rsid w:val="00B61180"/>
    <w:rsid w:val="00B61510"/>
    <w:rsid w:val="00B64BCD"/>
    <w:rsid w:val="00B65428"/>
    <w:rsid w:val="00B66EC8"/>
    <w:rsid w:val="00B70306"/>
    <w:rsid w:val="00B7168D"/>
    <w:rsid w:val="00B73643"/>
    <w:rsid w:val="00B739EF"/>
    <w:rsid w:val="00B7616F"/>
    <w:rsid w:val="00B76B9B"/>
    <w:rsid w:val="00B81F8F"/>
    <w:rsid w:val="00B820D2"/>
    <w:rsid w:val="00B84AFE"/>
    <w:rsid w:val="00B8505D"/>
    <w:rsid w:val="00B90149"/>
    <w:rsid w:val="00B9284B"/>
    <w:rsid w:val="00B92B34"/>
    <w:rsid w:val="00B93205"/>
    <w:rsid w:val="00B9460C"/>
    <w:rsid w:val="00B94FCB"/>
    <w:rsid w:val="00B95968"/>
    <w:rsid w:val="00B972FE"/>
    <w:rsid w:val="00B97DEE"/>
    <w:rsid w:val="00BA59A9"/>
    <w:rsid w:val="00BA6C30"/>
    <w:rsid w:val="00BB09FD"/>
    <w:rsid w:val="00BB229F"/>
    <w:rsid w:val="00BB37D5"/>
    <w:rsid w:val="00BB74FD"/>
    <w:rsid w:val="00BC2746"/>
    <w:rsid w:val="00BC48E1"/>
    <w:rsid w:val="00BD00C0"/>
    <w:rsid w:val="00BD016A"/>
    <w:rsid w:val="00BD42FE"/>
    <w:rsid w:val="00BD5598"/>
    <w:rsid w:val="00BD5B90"/>
    <w:rsid w:val="00BD6E2D"/>
    <w:rsid w:val="00BD7D8A"/>
    <w:rsid w:val="00BE050B"/>
    <w:rsid w:val="00BE2084"/>
    <w:rsid w:val="00BE38D7"/>
    <w:rsid w:val="00BE54C6"/>
    <w:rsid w:val="00BF3024"/>
    <w:rsid w:val="00BF388E"/>
    <w:rsid w:val="00C018F5"/>
    <w:rsid w:val="00C019B6"/>
    <w:rsid w:val="00C05409"/>
    <w:rsid w:val="00C05930"/>
    <w:rsid w:val="00C06BF1"/>
    <w:rsid w:val="00C114FE"/>
    <w:rsid w:val="00C117C8"/>
    <w:rsid w:val="00C1191A"/>
    <w:rsid w:val="00C11FBE"/>
    <w:rsid w:val="00C11FD3"/>
    <w:rsid w:val="00C1402A"/>
    <w:rsid w:val="00C1560E"/>
    <w:rsid w:val="00C203F6"/>
    <w:rsid w:val="00C22639"/>
    <w:rsid w:val="00C2704D"/>
    <w:rsid w:val="00C309C1"/>
    <w:rsid w:val="00C328E4"/>
    <w:rsid w:val="00C32CA6"/>
    <w:rsid w:val="00C32FA2"/>
    <w:rsid w:val="00C33BD3"/>
    <w:rsid w:val="00C3475C"/>
    <w:rsid w:val="00C34B88"/>
    <w:rsid w:val="00C34BEB"/>
    <w:rsid w:val="00C37BDB"/>
    <w:rsid w:val="00C427D0"/>
    <w:rsid w:val="00C45548"/>
    <w:rsid w:val="00C46A60"/>
    <w:rsid w:val="00C479B3"/>
    <w:rsid w:val="00C51709"/>
    <w:rsid w:val="00C52DE7"/>
    <w:rsid w:val="00C54316"/>
    <w:rsid w:val="00C54E7E"/>
    <w:rsid w:val="00C5510A"/>
    <w:rsid w:val="00C56C4D"/>
    <w:rsid w:val="00C5763E"/>
    <w:rsid w:val="00C57EFB"/>
    <w:rsid w:val="00C611B8"/>
    <w:rsid w:val="00C6157C"/>
    <w:rsid w:val="00C61C4C"/>
    <w:rsid w:val="00C6385D"/>
    <w:rsid w:val="00C643EA"/>
    <w:rsid w:val="00C64A59"/>
    <w:rsid w:val="00C66004"/>
    <w:rsid w:val="00C67778"/>
    <w:rsid w:val="00C70119"/>
    <w:rsid w:val="00C7573B"/>
    <w:rsid w:val="00C75A11"/>
    <w:rsid w:val="00C761FB"/>
    <w:rsid w:val="00C774CE"/>
    <w:rsid w:val="00C8113A"/>
    <w:rsid w:val="00C8158A"/>
    <w:rsid w:val="00C81DDA"/>
    <w:rsid w:val="00C82CB6"/>
    <w:rsid w:val="00C832D9"/>
    <w:rsid w:val="00C858C4"/>
    <w:rsid w:val="00C86247"/>
    <w:rsid w:val="00C8657A"/>
    <w:rsid w:val="00C90F4A"/>
    <w:rsid w:val="00C94043"/>
    <w:rsid w:val="00C95602"/>
    <w:rsid w:val="00CA0446"/>
    <w:rsid w:val="00CA21BC"/>
    <w:rsid w:val="00CA3F61"/>
    <w:rsid w:val="00CA4682"/>
    <w:rsid w:val="00CA5291"/>
    <w:rsid w:val="00CA5786"/>
    <w:rsid w:val="00CA5E45"/>
    <w:rsid w:val="00CA6E7F"/>
    <w:rsid w:val="00CA7730"/>
    <w:rsid w:val="00CB167A"/>
    <w:rsid w:val="00CB52B5"/>
    <w:rsid w:val="00CB5C54"/>
    <w:rsid w:val="00CB7C19"/>
    <w:rsid w:val="00CC0F02"/>
    <w:rsid w:val="00CC11B6"/>
    <w:rsid w:val="00CC16C8"/>
    <w:rsid w:val="00CC1ED1"/>
    <w:rsid w:val="00CC3052"/>
    <w:rsid w:val="00CC6CFC"/>
    <w:rsid w:val="00CD18EE"/>
    <w:rsid w:val="00CD2B4B"/>
    <w:rsid w:val="00CD326E"/>
    <w:rsid w:val="00CD5DB4"/>
    <w:rsid w:val="00CE222B"/>
    <w:rsid w:val="00CE253F"/>
    <w:rsid w:val="00CE2CC6"/>
    <w:rsid w:val="00CE3B09"/>
    <w:rsid w:val="00CE3E9A"/>
    <w:rsid w:val="00CE44BC"/>
    <w:rsid w:val="00CE6569"/>
    <w:rsid w:val="00CE7B75"/>
    <w:rsid w:val="00CF1484"/>
    <w:rsid w:val="00CF42DE"/>
    <w:rsid w:val="00CF4C8C"/>
    <w:rsid w:val="00CF6A67"/>
    <w:rsid w:val="00CF701F"/>
    <w:rsid w:val="00CF7244"/>
    <w:rsid w:val="00D050D6"/>
    <w:rsid w:val="00D05983"/>
    <w:rsid w:val="00D07427"/>
    <w:rsid w:val="00D0778B"/>
    <w:rsid w:val="00D07C9E"/>
    <w:rsid w:val="00D11484"/>
    <w:rsid w:val="00D12284"/>
    <w:rsid w:val="00D12745"/>
    <w:rsid w:val="00D14D86"/>
    <w:rsid w:val="00D16457"/>
    <w:rsid w:val="00D16A1A"/>
    <w:rsid w:val="00D17693"/>
    <w:rsid w:val="00D216D0"/>
    <w:rsid w:val="00D220D1"/>
    <w:rsid w:val="00D24F61"/>
    <w:rsid w:val="00D269DB"/>
    <w:rsid w:val="00D30A69"/>
    <w:rsid w:val="00D31E7D"/>
    <w:rsid w:val="00D33D99"/>
    <w:rsid w:val="00D35DC7"/>
    <w:rsid w:val="00D40D59"/>
    <w:rsid w:val="00D40DF9"/>
    <w:rsid w:val="00D4457C"/>
    <w:rsid w:val="00D445C7"/>
    <w:rsid w:val="00D45486"/>
    <w:rsid w:val="00D46BFE"/>
    <w:rsid w:val="00D47070"/>
    <w:rsid w:val="00D53AA9"/>
    <w:rsid w:val="00D557EC"/>
    <w:rsid w:val="00D57CFF"/>
    <w:rsid w:val="00D602C2"/>
    <w:rsid w:val="00D606FE"/>
    <w:rsid w:val="00D628D8"/>
    <w:rsid w:val="00D63243"/>
    <w:rsid w:val="00D64D14"/>
    <w:rsid w:val="00D73BF2"/>
    <w:rsid w:val="00D7465A"/>
    <w:rsid w:val="00D75A3D"/>
    <w:rsid w:val="00D75BC0"/>
    <w:rsid w:val="00D76FDE"/>
    <w:rsid w:val="00D77366"/>
    <w:rsid w:val="00D7796A"/>
    <w:rsid w:val="00D813F4"/>
    <w:rsid w:val="00D82F68"/>
    <w:rsid w:val="00D8375C"/>
    <w:rsid w:val="00D83EBE"/>
    <w:rsid w:val="00D841F4"/>
    <w:rsid w:val="00D87E13"/>
    <w:rsid w:val="00D90572"/>
    <w:rsid w:val="00D9120B"/>
    <w:rsid w:val="00D91A7B"/>
    <w:rsid w:val="00D91E11"/>
    <w:rsid w:val="00D93788"/>
    <w:rsid w:val="00D941E7"/>
    <w:rsid w:val="00D94D92"/>
    <w:rsid w:val="00D96449"/>
    <w:rsid w:val="00DA19E8"/>
    <w:rsid w:val="00DA3ACB"/>
    <w:rsid w:val="00DA5407"/>
    <w:rsid w:val="00DB0D4A"/>
    <w:rsid w:val="00DB3950"/>
    <w:rsid w:val="00DB3A67"/>
    <w:rsid w:val="00DB3C99"/>
    <w:rsid w:val="00DB4BCB"/>
    <w:rsid w:val="00DB567D"/>
    <w:rsid w:val="00DC2A99"/>
    <w:rsid w:val="00DC5E20"/>
    <w:rsid w:val="00DC60DF"/>
    <w:rsid w:val="00DC6265"/>
    <w:rsid w:val="00DD0516"/>
    <w:rsid w:val="00DD0CEC"/>
    <w:rsid w:val="00DD2DF6"/>
    <w:rsid w:val="00DD3C9E"/>
    <w:rsid w:val="00DE285B"/>
    <w:rsid w:val="00DE6856"/>
    <w:rsid w:val="00DE6BAB"/>
    <w:rsid w:val="00DF14F8"/>
    <w:rsid w:val="00DF23C4"/>
    <w:rsid w:val="00DF320C"/>
    <w:rsid w:val="00DF51EB"/>
    <w:rsid w:val="00DF5F99"/>
    <w:rsid w:val="00E00C9B"/>
    <w:rsid w:val="00E01BFE"/>
    <w:rsid w:val="00E02C03"/>
    <w:rsid w:val="00E0349F"/>
    <w:rsid w:val="00E045E8"/>
    <w:rsid w:val="00E048D6"/>
    <w:rsid w:val="00E11019"/>
    <w:rsid w:val="00E11C4D"/>
    <w:rsid w:val="00E176A5"/>
    <w:rsid w:val="00E17701"/>
    <w:rsid w:val="00E17D16"/>
    <w:rsid w:val="00E17F3A"/>
    <w:rsid w:val="00E24A55"/>
    <w:rsid w:val="00E24C23"/>
    <w:rsid w:val="00E257FD"/>
    <w:rsid w:val="00E3080B"/>
    <w:rsid w:val="00E34D5F"/>
    <w:rsid w:val="00E4073A"/>
    <w:rsid w:val="00E40989"/>
    <w:rsid w:val="00E41F3E"/>
    <w:rsid w:val="00E44547"/>
    <w:rsid w:val="00E450D5"/>
    <w:rsid w:val="00E46E79"/>
    <w:rsid w:val="00E4775E"/>
    <w:rsid w:val="00E51D70"/>
    <w:rsid w:val="00E52F0C"/>
    <w:rsid w:val="00E53067"/>
    <w:rsid w:val="00E54DDA"/>
    <w:rsid w:val="00E56881"/>
    <w:rsid w:val="00E56A0C"/>
    <w:rsid w:val="00E56B50"/>
    <w:rsid w:val="00E60F01"/>
    <w:rsid w:val="00E65ABF"/>
    <w:rsid w:val="00E672E9"/>
    <w:rsid w:val="00E677C5"/>
    <w:rsid w:val="00E71185"/>
    <w:rsid w:val="00E74726"/>
    <w:rsid w:val="00E75ABD"/>
    <w:rsid w:val="00E7763E"/>
    <w:rsid w:val="00E83FAC"/>
    <w:rsid w:val="00E90305"/>
    <w:rsid w:val="00E90DAC"/>
    <w:rsid w:val="00E91985"/>
    <w:rsid w:val="00E91D71"/>
    <w:rsid w:val="00E92D20"/>
    <w:rsid w:val="00E936A7"/>
    <w:rsid w:val="00E948F9"/>
    <w:rsid w:val="00EA2739"/>
    <w:rsid w:val="00EA6218"/>
    <w:rsid w:val="00EB00A4"/>
    <w:rsid w:val="00EB1267"/>
    <w:rsid w:val="00EB227E"/>
    <w:rsid w:val="00EB25FC"/>
    <w:rsid w:val="00EB411E"/>
    <w:rsid w:val="00EB478B"/>
    <w:rsid w:val="00EB5206"/>
    <w:rsid w:val="00EB6854"/>
    <w:rsid w:val="00EB6995"/>
    <w:rsid w:val="00EC10D8"/>
    <w:rsid w:val="00EC14CC"/>
    <w:rsid w:val="00EC1A4A"/>
    <w:rsid w:val="00EC3897"/>
    <w:rsid w:val="00EC5B5F"/>
    <w:rsid w:val="00EC6114"/>
    <w:rsid w:val="00EC6251"/>
    <w:rsid w:val="00EC6260"/>
    <w:rsid w:val="00ED031D"/>
    <w:rsid w:val="00ED24E5"/>
    <w:rsid w:val="00ED28C9"/>
    <w:rsid w:val="00ED2A75"/>
    <w:rsid w:val="00ED51C2"/>
    <w:rsid w:val="00EE01A8"/>
    <w:rsid w:val="00EE3FF6"/>
    <w:rsid w:val="00EE7075"/>
    <w:rsid w:val="00EE76C5"/>
    <w:rsid w:val="00EF0200"/>
    <w:rsid w:val="00EF0DC0"/>
    <w:rsid w:val="00EF0FC1"/>
    <w:rsid w:val="00EF2A1C"/>
    <w:rsid w:val="00EF682E"/>
    <w:rsid w:val="00EF6B43"/>
    <w:rsid w:val="00EF7ADF"/>
    <w:rsid w:val="00F016BE"/>
    <w:rsid w:val="00F047E4"/>
    <w:rsid w:val="00F05259"/>
    <w:rsid w:val="00F05372"/>
    <w:rsid w:val="00F07A71"/>
    <w:rsid w:val="00F07E36"/>
    <w:rsid w:val="00F101EF"/>
    <w:rsid w:val="00F11E7E"/>
    <w:rsid w:val="00F130DA"/>
    <w:rsid w:val="00F171AC"/>
    <w:rsid w:val="00F21514"/>
    <w:rsid w:val="00F21B56"/>
    <w:rsid w:val="00F222D8"/>
    <w:rsid w:val="00F222DC"/>
    <w:rsid w:val="00F23972"/>
    <w:rsid w:val="00F23ED2"/>
    <w:rsid w:val="00F25B82"/>
    <w:rsid w:val="00F310DC"/>
    <w:rsid w:val="00F32A2E"/>
    <w:rsid w:val="00F36465"/>
    <w:rsid w:val="00F379BF"/>
    <w:rsid w:val="00F4270D"/>
    <w:rsid w:val="00F4335D"/>
    <w:rsid w:val="00F509E0"/>
    <w:rsid w:val="00F50BC6"/>
    <w:rsid w:val="00F5185C"/>
    <w:rsid w:val="00F53564"/>
    <w:rsid w:val="00F541FD"/>
    <w:rsid w:val="00F55B24"/>
    <w:rsid w:val="00F55C81"/>
    <w:rsid w:val="00F65153"/>
    <w:rsid w:val="00F65D91"/>
    <w:rsid w:val="00F65DE4"/>
    <w:rsid w:val="00F65F22"/>
    <w:rsid w:val="00F666E9"/>
    <w:rsid w:val="00F72736"/>
    <w:rsid w:val="00F73643"/>
    <w:rsid w:val="00F7418B"/>
    <w:rsid w:val="00F74AA2"/>
    <w:rsid w:val="00F75586"/>
    <w:rsid w:val="00F758EB"/>
    <w:rsid w:val="00F75BD3"/>
    <w:rsid w:val="00F774BE"/>
    <w:rsid w:val="00F77C07"/>
    <w:rsid w:val="00F80462"/>
    <w:rsid w:val="00F81CD5"/>
    <w:rsid w:val="00F82C1E"/>
    <w:rsid w:val="00F83446"/>
    <w:rsid w:val="00F834CA"/>
    <w:rsid w:val="00F850E7"/>
    <w:rsid w:val="00F865C7"/>
    <w:rsid w:val="00F86952"/>
    <w:rsid w:val="00F86B7A"/>
    <w:rsid w:val="00F87F99"/>
    <w:rsid w:val="00F90E4D"/>
    <w:rsid w:val="00F9524E"/>
    <w:rsid w:val="00F96244"/>
    <w:rsid w:val="00FA58DA"/>
    <w:rsid w:val="00FA6E0E"/>
    <w:rsid w:val="00FA7BA3"/>
    <w:rsid w:val="00FB0030"/>
    <w:rsid w:val="00FB2226"/>
    <w:rsid w:val="00FB6213"/>
    <w:rsid w:val="00FB6E4C"/>
    <w:rsid w:val="00FB7F5F"/>
    <w:rsid w:val="00FC1BE2"/>
    <w:rsid w:val="00FC1E66"/>
    <w:rsid w:val="00FC4333"/>
    <w:rsid w:val="00FC50ED"/>
    <w:rsid w:val="00FC54B8"/>
    <w:rsid w:val="00FC64D5"/>
    <w:rsid w:val="00FC678A"/>
    <w:rsid w:val="00FD0908"/>
    <w:rsid w:val="00FD1784"/>
    <w:rsid w:val="00FD47D7"/>
    <w:rsid w:val="00FD4B50"/>
    <w:rsid w:val="00FD74AF"/>
    <w:rsid w:val="00FE4C77"/>
    <w:rsid w:val="00FE59A4"/>
    <w:rsid w:val="00FE6327"/>
    <w:rsid w:val="00FE66F5"/>
    <w:rsid w:val="00FE68B6"/>
    <w:rsid w:val="00FE7FAB"/>
    <w:rsid w:val="00FF06E4"/>
    <w:rsid w:val="00FF534C"/>
    <w:rsid w:val="00FF6A78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57EBA98F"/>
  <w15:chartTrackingRefBased/>
  <w15:docId w15:val="{241C56FB-E68A-4647-8C35-41A3B3BE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Arial Unicode MS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pPr>
      <w:widowControl w:val="0"/>
      <w:spacing w:line="240" w:lineRule="atLeast"/>
      <w:jc w:val="both"/>
    </w:pPr>
  </w:style>
  <w:style w:type="paragraph" w:styleId="1">
    <w:name w:val="heading 1"/>
    <w:aliases w:val="l1,level 1 heading"/>
    <w:basedOn w:val="a5"/>
    <w:next w:val="a5"/>
    <w:link w:val="1Char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5"/>
    <w:link w:val="2Char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5"/>
    <w:link w:val="3Ch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5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5"/>
    <w:next w:val="a5"/>
    <w:qFormat/>
    <w:pPr>
      <w:numPr>
        <w:ilvl w:val="4"/>
        <w:numId w:val="1"/>
      </w:numPr>
      <w:spacing w:before="240" w:after="60"/>
      <w:outlineLvl w:val="4"/>
    </w:pPr>
  </w:style>
  <w:style w:type="paragraph" w:styleId="6">
    <w:name w:val="heading 6"/>
    <w:basedOn w:val="a5"/>
    <w:next w:val="a5"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7">
    <w:name w:val="heading 7"/>
    <w:basedOn w:val="a5"/>
    <w:next w:val="a5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5"/>
    <w:next w:val="a5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styleId="a9">
    <w:name w:val="Table Grid"/>
    <w:basedOn w:val="a7"/>
    <w:uiPriority w:val="59"/>
    <w:rsid w:val="008179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itle"/>
    <w:basedOn w:val="a5"/>
    <w:next w:val="a5"/>
    <w:link w:val="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12">
    <w:name w:val="toc 1"/>
    <w:basedOn w:val="a5"/>
    <w:next w:val="a5"/>
    <w:uiPriority w:val="39"/>
    <w:pPr>
      <w:spacing w:before="120" w:after="120"/>
      <w:jc w:val="left"/>
    </w:pPr>
    <w:rPr>
      <w:b/>
      <w:bCs/>
      <w:caps/>
    </w:rPr>
  </w:style>
  <w:style w:type="paragraph" w:styleId="30">
    <w:name w:val="toc 3"/>
    <w:basedOn w:val="a5"/>
    <w:next w:val="a5"/>
    <w:uiPriority w:val="39"/>
    <w:pPr>
      <w:ind w:left="400"/>
      <w:jc w:val="left"/>
    </w:pPr>
    <w:rPr>
      <w:i/>
      <w:iCs/>
    </w:rPr>
  </w:style>
  <w:style w:type="paragraph" w:styleId="ab">
    <w:name w:val="header"/>
    <w:basedOn w:val="a5"/>
    <w:link w:val="Char0"/>
    <w:pPr>
      <w:tabs>
        <w:tab w:val="center" w:pos="4320"/>
        <w:tab w:val="right" w:pos="8640"/>
      </w:tabs>
    </w:pPr>
  </w:style>
  <w:style w:type="paragraph" w:styleId="ac">
    <w:name w:val="footer"/>
    <w:basedOn w:val="a5"/>
    <w:link w:val="Char1"/>
    <w:uiPriority w:val="99"/>
    <w:pPr>
      <w:tabs>
        <w:tab w:val="center" w:pos="4320"/>
        <w:tab w:val="right" w:pos="8640"/>
      </w:tabs>
    </w:pPr>
  </w:style>
  <w:style w:type="character" w:styleId="ad">
    <w:name w:val="page number"/>
    <w:basedOn w:val="a6"/>
  </w:style>
  <w:style w:type="paragraph" w:customStyle="1" w:styleId="TOC1">
    <w:name w:val="TOC 제목1"/>
    <w:basedOn w:val="1"/>
    <w:next w:val="a5"/>
    <w:pPr>
      <w:keepLines/>
      <w:widowControl/>
      <w:numPr>
        <w:numId w:val="0"/>
      </w:numPr>
      <w:overflowPunct w:val="0"/>
      <w:autoSpaceDE w:val="0"/>
      <w:autoSpaceDN w:val="0"/>
      <w:adjustRightInd w:val="0"/>
      <w:spacing w:before="240" w:after="240" w:line="240" w:lineRule="auto"/>
      <w:ind w:left="720" w:hanging="720"/>
      <w:jc w:val="center"/>
      <w:outlineLvl w:val="9"/>
    </w:pPr>
    <w:rPr>
      <w:rFonts w:eastAsia="굴림체"/>
      <w:kern w:val="28"/>
      <w:sz w:val="32"/>
    </w:rPr>
  </w:style>
  <w:style w:type="paragraph" w:styleId="22">
    <w:name w:val="toc 2"/>
    <w:basedOn w:val="a5"/>
    <w:next w:val="a5"/>
    <w:autoRedefine/>
    <w:uiPriority w:val="39"/>
    <w:pPr>
      <w:ind w:left="200"/>
      <w:jc w:val="left"/>
    </w:pPr>
    <w:rPr>
      <w:smallCaps/>
    </w:rPr>
  </w:style>
  <w:style w:type="paragraph" w:styleId="ae">
    <w:name w:val="Body Text"/>
    <w:basedOn w:val="a5"/>
    <w:pPr>
      <w:spacing w:after="120" w:line="240" w:lineRule="auto"/>
      <w:ind w:left="1080"/>
    </w:pPr>
  </w:style>
  <w:style w:type="paragraph" w:customStyle="1" w:styleId="ClassDocumentation">
    <w:name w:val="Class Documentation"/>
    <w:basedOn w:val="a5"/>
    <w:pPr>
      <w:spacing w:line="240" w:lineRule="auto"/>
      <w:ind w:left="1440"/>
    </w:pPr>
    <w:rPr>
      <w:kern w:val="28"/>
    </w:rPr>
  </w:style>
  <w:style w:type="character" w:styleId="af">
    <w:name w:val="annotation reference"/>
    <w:rPr>
      <w:color w:val="FF00FF"/>
      <w:sz w:val="16"/>
    </w:rPr>
  </w:style>
  <w:style w:type="paragraph" w:styleId="af0">
    <w:name w:val="annotation text"/>
    <w:basedOn w:val="a5"/>
    <w:link w:val="Char10"/>
    <w:pPr>
      <w:keepLines/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Tabletext">
    <w:name w:val="Tabletext"/>
    <w:basedOn w:val="a5"/>
    <w:pPr>
      <w:keepLines/>
      <w:autoSpaceDE w:val="0"/>
      <w:autoSpaceDN w:val="0"/>
      <w:spacing w:after="120"/>
    </w:pPr>
  </w:style>
  <w:style w:type="character" w:customStyle="1" w:styleId="CharChar4">
    <w:name w:val="Char Char4"/>
    <w:rPr>
      <w:rFonts w:ascii="Tahoma" w:eastAsia="돋움" w:hAnsi="Tahoma"/>
      <w:lang w:val="en-US" w:eastAsia="en-US" w:bidi="ar-SA"/>
    </w:rPr>
  </w:style>
  <w:style w:type="paragraph" w:styleId="af1">
    <w:name w:val="Balloon Text"/>
    <w:basedOn w:val="a5"/>
    <w:link w:val="Char2"/>
    <w:rPr>
      <w:rFonts w:ascii="Arial" w:hAnsi="Arial"/>
      <w:sz w:val="18"/>
      <w:szCs w:val="18"/>
    </w:rPr>
  </w:style>
  <w:style w:type="paragraph" w:styleId="af2">
    <w:name w:val="caption"/>
    <w:basedOn w:val="a5"/>
    <w:next w:val="a5"/>
    <w:qFormat/>
    <w:pPr>
      <w:spacing w:before="120" w:after="240"/>
      <w:jc w:val="left"/>
    </w:pPr>
    <w:rPr>
      <w:rFonts w:ascii="Times New Roman" w:eastAsia="바탕" w:hAnsi="Times New Roman"/>
      <w:b/>
      <w:bCs/>
    </w:rPr>
  </w:style>
  <w:style w:type="paragraph" w:styleId="40">
    <w:name w:val="toc 4"/>
    <w:basedOn w:val="a5"/>
    <w:next w:val="a5"/>
    <w:autoRedefine/>
    <w:uiPriority w:val="39"/>
    <w:rsid w:val="006A0DC0"/>
    <w:pPr>
      <w:ind w:left="600"/>
      <w:jc w:val="left"/>
    </w:pPr>
    <w:rPr>
      <w:sz w:val="18"/>
      <w:szCs w:val="18"/>
    </w:rPr>
  </w:style>
  <w:style w:type="paragraph" w:styleId="50">
    <w:name w:val="toc 5"/>
    <w:basedOn w:val="a5"/>
    <w:next w:val="a5"/>
    <w:autoRedefine/>
    <w:uiPriority w:val="39"/>
    <w:rsid w:val="006A0DC0"/>
    <w:pPr>
      <w:ind w:left="800"/>
      <w:jc w:val="left"/>
    </w:pPr>
    <w:rPr>
      <w:sz w:val="18"/>
      <w:szCs w:val="18"/>
    </w:rPr>
  </w:style>
  <w:style w:type="paragraph" w:styleId="60">
    <w:name w:val="toc 6"/>
    <w:basedOn w:val="a5"/>
    <w:next w:val="a5"/>
    <w:autoRedefine/>
    <w:uiPriority w:val="39"/>
    <w:rsid w:val="006A0DC0"/>
    <w:pPr>
      <w:ind w:left="1000"/>
      <w:jc w:val="left"/>
    </w:pPr>
    <w:rPr>
      <w:sz w:val="18"/>
      <w:szCs w:val="18"/>
    </w:rPr>
  </w:style>
  <w:style w:type="paragraph" w:styleId="70">
    <w:name w:val="toc 7"/>
    <w:basedOn w:val="a5"/>
    <w:next w:val="a5"/>
    <w:autoRedefine/>
    <w:uiPriority w:val="39"/>
    <w:rsid w:val="006A0DC0"/>
    <w:pPr>
      <w:ind w:left="1200"/>
      <w:jc w:val="left"/>
    </w:pPr>
    <w:rPr>
      <w:sz w:val="18"/>
      <w:szCs w:val="18"/>
    </w:rPr>
  </w:style>
  <w:style w:type="paragraph" w:styleId="80">
    <w:name w:val="toc 8"/>
    <w:basedOn w:val="a5"/>
    <w:next w:val="a5"/>
    <w:autoRedefine/>
    <w:uiPriority w:val="39"/>
    <w:rsid w:val="006A0DC0"/>
    <w:pPr>
      <w:ind w:left="1400"/>
      <w:jc w:val="left"/>
    </w:pPr>
    <w:rPr>
      <w:sz w:val="18"/>
      <w:szCs w:val="18"/>
    </w:rPr>
  </w:style>
  <w:style w:type="paragraph" w:styleId="90">
    <w:name w:val="toc 9"/>
    <w:basedOn w:val="a5"/>
    <w:next w:val="a5"/>
    <w:autoRedefine/>
    <w:uiPriority w:val="39"/>
    <w:rsid w:val="006A0DC0"/>
    <w:pPr>
      <w:ind w:left="1600"/>
      <w:jc w:val="left"/>
    </w:pPr>
    <w:rPr>
      <w:sz w:val="18"/>
      <w:szCs w:val="18"/>
    </w:rPr>
  </w:style>
  <w:style w:type="paragraph" w:styleId="af3">
    <w:name w:val="Normal (Web)"/>
    <w:basedOn w:val="a5"/>
    <w:uiPriority w:val="99"/>
    <w:unhideWhenUsed/>
    <w:rsid w:val="00A463D5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4">
    <w:name w:val="List Paragraph"/>
    <w:basedOn w:val="a5"/>
    <w:link w:val="Char3"/>
    <w:uiPriority w:val="34"/>
    <w:qFormat/>
    <w:rsid w:val="00321AAA"/>
    <w:pPr>
      <w:ind w:leftChars="400" w:left="800"/>
    </w:pPr>
  </w:style>
  <w:style w:type="paragraph" w:styleId="TOC">
    <w:name w:val="TOC Heading"/>
    <w:basedOn w:val="1"/>
    <w:next w:val="a5"/>
    <w:uiPriority w:val="39"/>
    <w:semiHidden/>
    <w:unhideWhenUsed/>
    <w:qFormat/>
    <w:rsid w:val="0097170C"/>
    <w:pPr>
      <w:numPr>
        <w:numId w:val="0"/>
      </w:numPr>
      <w:spacing w:before="0" w:after="0"/>
      <w:outlineLvl w:val="9"/>
    </w:pPr>
    <w:rPr>
      <w:rFonts w:asciiTheme="majorHAnsi" w:eastAsiaTheme="majorEastAsia" w:hAnsiTheme="majorHAnsi" w:cstheme="majorBidi"/>
      <w:b w:val="0"/>
      <w:sz w:val="28"/>
      <w:szCs w:val="28"/>
    </w:rPr>
  </w:style>
  <w:style w:type="paragraph" w:customStyle="1" w:styleId="af5">
    <w:name w:val="바탕글"/>
    <w:rsid w:val="0097170C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 w:hAnsi="Times New Roman" w:cs="Times New Roman"/>
      <w:color w:val="000000"/>
    </w:rPr>
  </w:style>
  <w:style w:type="character" w:customStyle="1" w:styleId="2Char">
    <w:name w:val="제목 2 Char"/>
    <w:basedOn w:val="a6"/>
    <w:link w:val="2"/>
    <w:rsid w:val="0097170C"/>
    <w:rPr>
      <w:rFonts w:ascii="Arial" w:hAnsi="Arial"/>
      <w:b/>
    </w:rPr>
  </w:style>
  <w:style w:type="character" w:styleId="af6">
    <w:name w:val="Hyperlink"/>
    <w:basedOn w:val="a6"/>
    <w:uiPriority w:val="99"/>
    <w:rsid w:val="0097170C"/>
    <w:rPr>
      <w:color w:val="0000FF"/>
      <w:u w:val="single"/>
    </w:rPr>
  </w:style>
  <w:style w:type="paragraph" w:customStyle="1" w:styleId="RFP">
    <w:name w:val="RFP본문"/>
    <w:basedOn w:val="ac"/>
    <w:rsid w:val="0097170C"/>
    <w:pPr>
      <w:tabs>
        <w:tab w:val="clear" w:pos="4320"/>
        <w:tab w:val="clear" w:pos="8640"/>
      </w:tabs>
      <w:wordWrap w:val="0"/>
      <w:autoSpaceDE w:val="0"/>
      <w:autoSpaceDN w:val="0"/>
      <w:spacing w:line="240" w:lineRule="auto"/>
      <w:ind w:leftChars="337" w:left="540"/>
      <w:jc w:val="left"/>
    </w:pPr>
    <w:rPr>
      <w:rFonts w:ascii="Arial" w:eastAsia="굴림체" w:hAnsi="Arial" w:cs="Arial"/>
      <w:snapToGrid w:val="0"/>
      <w:kern w:val="2"/>
      <w:sz w:val="22"/>
      <w:szCs w:val="24"/>
    </w:rPr>
  </w:style>
  <w:style w:type="numbering" w:customStyle="1" w:styleId="11">
    <w:name w:val="스타일1"/>
    <w:uiPriority w:val="99"/>
    <w:rsid w:val="0097170C"/>
    <w:pPr>
      <w:numPr>
        <w:numId w:val="4"/>
      </w:numPr>
    </w:pPr>
  </w:style>
  <w:style w:type="paragraph" w:styleId="af7">
    <w:name w:val="Document Map"/>
    <w:basedOn w:val="a5"/>
    <w:link w:val="Char4"/>
    <w:rsid w:val="0097170C"/>
    <w:pPr>
      <w:shd w:val="clear" w:color="auto" w:fill="000080"/>
      <w:wordWrap w:val="0"/>
      <w:autoSpaceDE w:val="0"/>
      <w:autoSpaceDN w:val="0"/>
      <w:spacing w:line="240" w:lineRule="auto"/>
    </w:pPr>
    <w:rPr>
      <w:rFonts w:ascii="Arial" w:eastAsia="돋움" w:hAnsi="Arial" w:cs="Times New Roman"/>
      <w:kern w:val="2"/>
      <w:szCs w:val="24"/>
    </w:rPr>
  </w:style>
  <w:style w:type="character" w:customStyle="1" w:styleId="Char4">
    <w:name w:val="문서 구조 Char"/>
    <w:basedOn w:val="a6"/>
    <w:link w:val="af7"/>
    <w:rsid w:val="0097170C"/>
    <w:rPr>
      <w:rFonts w:ascii="Arial" w:eastAsia="돋움" w:hAnsi="Arial" w:cs="Times New Roman"/>
      <w:kern w:val="2"/>
      <w:szCs w:val="24"/>
      <w:shd w:val="clear" w:color="auto" w:fill="000080"/>
    </w:rPr>
  </w:style>
  <w:style w:type="paragraph" w:customStyle="1" w:styleId="13">
    <w:name w:val="본문1"/>
    <w:basedOn w:val="ae"/>
    <w:autoRedefine/>
    <w:rsid w:val="0097170C"/>
    <w:pPr>
      <w:tabs>
        <w:tab w:val="num" w:pos="800"/>
      </w:tabs>
      <w:autoSpaceDE w:val="0"/>
      <w:autoSpaceDN w:val="0"/>
      <w:spacing w:after="20"/>
      <w:ind w:left="800" w:hanging="400"/>
    </w:pPr>
    <w:rPr>
      <w:rFonts w:ascii="바탕체" w:eastAsia="바탕체" w:hAnsi="바탕체" w:cs="Arial"/>
      <w:color w:val="000000"/>
      <w:kern w:val="2"/>
      <w:sz w:val="22"/>
      <w:szCs w:val="22"/>
    </w:rPr>
  </w:style>
  <w:style w:type="paragraph" w:customStyle="1" w:styleId="20">
    <w:name w:val="본문2"/>
    <w:basedOn w:val="13"/>
    <w:autoRedefine/>
    <w:rsid w:val="0097170C"/>
    <w:pPr>
      <w:numPr>
        <w:numId w:val="2"/>
      </w:numPr>
      <w:spacing w:before="60" w:after="60"/>
      <w:jc w:val="left"/>
    </w:pPr>
    <w:rPr>
      <w:rFonts w:asciiTheme="minorHAnsi" w:eastAsiaTheme="minorHAnsi" w:hAnsiTheme="minorHAnsi"/>
      <w:sz w:val="20"/>
      <w:szCs w:val="20"/>
    </w:rPr>
  </w:style>
  <w:style w:type="paragraph" w:styleId="af8">
    <w:name w:val="Date"/>
    <w:basedOn w:val="a5"/>
    <w:next w:val="a5"/>
    <w:link w:val="Char5"/>
    <w:rsid w:val="0097170C"/>
    <w:pPr>
      <w:wordWrap w:val="0"/>
      <w:autoSpaceDE w:val="0"/>
      <w:autoSpaceDN w:val="0"/>
      <w:spacing w:line="240" w:lineRule="auto"/>
    </w:pPr>
    <w:rPr>
      <w:rFonts w:ascii="바탕" w:eastAsia="Calibri" w:hAnsi="Times New Roman" w:cs="Times New Roman"/>
      <w:kern w:val="2"/>
      <w:szCs w:val="24"/>
    </w:rPr>
  </w:style>
  <w:style w:type="character" w:customStyle="1" w:styleId="Char5">
    <w:name w:val="날짜 Char"/>
    <w:basedOn w:val="a6"/>
    <w:link w:val="af8"/>
    <w:rsid w:val="0097170C"/>
    <w:rPr>
      <w:rFonts w:ascii="바탕" w:eastAsia="Calibri" w:hAnsi="Times New Roman" w:cs="Times New Roman"/>
      <w:kern w:val="2"/>
      <w:szCs w:val="24"/>
    </w:rPr>
  </w:style>
  <w:style w:type="character" w:customStyle="1" w:styleId="Char2">
    <w:name w:val="풍선 도움말 텍스트 Char"/>
    <w:basedOn w:val="a6"/>
    <w:link w:val="af1"/>
    <w:rsid w:val="0097170C"/>
    <w:rPr>
      <w:rFonts w:ascii="Arial" w:hAnsi="Arial"/>
      <w:sz w:val="18"/>
      <w:szCs w:val="18"/>
    </w:rPr>
  </w:style>
  <w:style w:type="character" w:customStyle="1" w:styleId="Char6">
    <w:name w:val="메모 텍스트 Char"/>
    <w:basedOn w:val="a6"/>
    <w:rsid w:val="0097170C"/>
    <w:rPr>
      <w:rFonts w:ascii="바탕"/>
      <w:kern w:val="2"/>
      <w:szCs w:val="24"/>
    </w:rPr>
  </w:style>
  <w:style w:type="paragraph" w:styleId="af9">
    <w:name w:val="Normal Indent"/>
    <w:basedOn w:val="a5"/>
    <w:rsid w:val="0097170C"/>
    <w:pPr>
      <w:wordWrap w:val="0"/>
      <w:snapToGrid w:val="0"/>
      <w:spacing w:line="320" w:lineRule="exact"/>
      <w:ind w:left="851"/>
      <w:jc w:val="left"/>
    </w:pPr>
    <w:rPr>
      <w:rFonts w:ascii="Century Gothic" w:eastAsia="돋움" w:hAnsi="Century Gothic" w:cs="Times New Roman"/>
      <w:kern w:val="2"/>
    </w:rPr>
  </w:style>
  <w:style w:type="paragraph" w:styleId="afa">
    <w:name w:val="annotation subject"/>
    <w:basedOn w:val="af0"/>
    <w:next w:val="af0"/>
    <w:link w:val="Char7"/>
    <w:rsid w:val="0097170C"/>
    <w:pPr>
      <w:keepLines w:val="0"/>
      <w:tabs>
        <w:tab w:val="clear" w:pos="187"/>
      </w:tabs>
      <w:wordWrap w:val="0"/>
      <w:autoSpaceDE w:val="0"/>
      <w:autoSpaceDN w:val="0"/>
      <w:spacing w:after="0" w:line="240" w:lineRule="auto"/>
      <w:ind w:left="0" w:firstLine="0"/>
      <w:jc w:val="left"/>
    </w:pPr>
    <w:rPr>
      <w:rFonts w:ascii="바탕" w:eastAsia="Calibri" w:hAnsi="Times New Roman" w:cs="Times New Roman"/>
      <w:b/>
      <w:bCs/>
      <w:kern w:val="2"/>
      <w:sz w:val="20"/>
      <w:szCs w:val="24"/>
    </w:rPr>
  </w:style>
  <w:style w:type="character" w:customStyle="1" w:styleId="Char10">
    <w:name w:val="메모 텍스트 Char1"/>
    <w:basedOn w:val="a6"/>
    <w:link w:val="af0"/>
    <w:rsid w:val="0097170C"/>
    <w:rPr>
      <w:sz w:val="18"/>
    </w:rPr>
  </w:style>
  <w:style w:type="character" w:customStyle="1" w:styleId="Char7">
    <w:name w:val="메모 주제 Char"/>
    <w:basedOn w:val="Char10"/>
    <w:link w:val="afa"/>
    <w:rsid w:val="0097170C"/>
    <w:rPr>
      <w:rFonts w:ascii="바탕" w:eastAsia="Calibri" w:hAnsi="Times New Roman" w:cs="Times New Roman"/>
      <w:b/>
      <w:bCs/>
      <w:kern w:val="2"/>
      <w:sz w:val="18"/>
      <w:szCs w:val="24"/>
    </w:rPr>
  </w:style>
  <w:style w:type="paragraph" w:styleId="afb">
    <w:name w:val="Subtitle"/>
    <w:basedOn w:val="a5"/>
    <w:next w:val="a5"/>
    <w:link w:val="Char8"/>
    <w:qFormat/>
    <w:rsid w:val="0097170C"/>
    <w:pPr>
      <w:wordWrap w:val="0"/>
      <w:autoSpaceDE w:val="0"/>
      <w:autoSpaceDN w:val="0"/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Char8">
    <w:name w:val="부제 Char"/>
    <w:basedOn w:val="a6"/>
    <w:link w:val="afb"/>
    <w:rsid w:val="0097170C"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Normal1">
    <w:name w:val="Normal1"/>
    <w:basedOn w:val="a5"/>
    <w:rsid w:val="0097170C"/>
    <w:pPr>
      <w:keepNext/>
      <w:widowControl/>
      <w:spacing w:line="240" w:lineRule="auto"/>
      <w:jc w:val="left"/>
    </w:pPr>
    <w:rPr>
      <w:rFonts w:ascii="Book Antiqua" w:eastAsia="Times New Roman" w:hAnsi="Book Antiqua" w:cs="Times New Roman"/>
      <w:lang w:eastAsia="en-US"/>
    </w:rPr>
  </w:style>
  <w:style w:type="paragraph" w:customStyle="1" w:styleId="afc">
    <w:name w:val="스타일"/>
    <w:rsid w:val="0097170C"/>
    <w:pPr>
      <w:widowControl w:val="0"/>
      <w:tabs>
        <w:tab w:val="left" w:pos="807"/>
        <w:tab w:val="left" w:pos="1602"/>
        <w:tab w:val="left" w:pos="2396"/>
        <w:tab w:val="left" w:pos="3200"/>
        <w:tab w:val="left" w:pos="3852"/>
        <w:tab w:val="left" w:pos="4572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800" w:hanging="300"/>
      <w:jc w:val="both"/>
    </w:pPr>
    <w:rPr>
      <w:rFonts w:ascii="바탕체" w:eastAsia="바탕체" w:hAnsi="Times New Roman" w:cs="Times New Roman"/>
      <w:color w:val="000000"/>
      <w:sz w:val="24"/>
      <w:szCs w:val="24"/>
    </w:rPr>
  </w:style>
  <w:style w:type="paragraph" w:customStyle="1" w:styleId="ABLOCKPARA">
    <w:name w:val="A BLOCK PARA"/>
    <w:basedOn w:val="a5"/>
    <w:rsid w:val="0097170C"/>
    <w:pPr>
      <w:widowControl/>
      <w:spacing w:line="240" w:lineRule="auto"/>
      <w:jc w:val="left"/>
    </w:pPr>
    <w:rPr>
      <w:rFonts w:ascii="Book Antiqua" w:eastAsia="Calibri" w:hAnsi="Book Antiqua" w:cs="Times New Roman"/>
      <w:sz w:val="22"/>
    </w:rPr>
  </w:style>
  <w:style w:type="character" w:styleId="afd">
    <w:name w:val="Book Title"/>
    <w:aliases w:val="박스(1단계)"/>
    <w:basedOn w:val="a6"/>
    <w:uiPriority w:val="33"/>
    <w:qFormat/>
    <w:rsid w:val="0097170C"/>
    <w:rPr>
      <w:rFonts w:eastAsiaTheme="minorEastAsia"/>
      <w:bCs/>
      <w:smallCaps/>
      <w:spacing w:val="5"/>
      <w:sz w:val="20"/>
    </w:rPr>
  </w:style>
  <w:style w:type="character" w:customStyle="1" w:styleId="3Char">
    <w:name w:val="제목 3 Char"/>
    <w:basedOn w:val="a6"/>
    <w:link w:val="3"/>
    <w:rsid w:val="0097170C"/>
    <w:rPr>
      <w:rFonts w:ascii="Arial" w:hAnsi="Arial"/>
      <w:i/>
    </w:rPr>
  </w:style>
  <w:style w:type="character" w:customStyle="1" w:styleId="1Char">
    <w:name w:val="제목 1 Char"/>
    <w:aliases w:val="l1 Char,level 1 heading Char"/>
    <w:basedOn w:val="a6"/>
    <w:link w:val="1"/>
    <w:rsid w:val="0097170C"/>
    <w:rPr>
      <w:rFonts w:ascii="Arial" w:hAnsi="Arial"/>
      <w:b/>
      <w:sz w:val="24"/>
    </w:rPr>
  </w:style>
  <w:style w:type="character" w:customStyle="1" w:styleId="Char">
    <w:name w:val="제목 Char"/>
    <w:basedOn w:val="a6"/>
    <w:link w:val="aa"/>
    <w:rsid w:val="0097170C"/>
    <w:rPr>
      <w:rFonts w:ascii="Arial" w:hAnsi="Arial"/>
      <w:b/>
      <w:sz w:val="36"/>
    </w:rPr>
  </w:style>
  <w:style w:type="paragraph" w:customStyle="1" w:styleId="-1">
    <w:name w:val="제목-1"/>
    <w:basedOn w:val="af4"/>
    <w:autoRedefine/>
    <w:qFormat/>
    <w:rsid w:val="00214C39"/>
    <w:pPr>
      <w:numPr>
        <w:numId w:val="3"/>
      </w:numPr>
      <w:wordWrap w:val="0"/>
      <w:autoSpaceDE w:val="0"/>
      <w:autoSpaceDN w:val="0"/>
      <w:spacing w:line="240" w:lineRule="auto"/>
      <w:ind w:leftChars="0" w:left="0"/>
      <w:outlineLvl w:val="0"/>
    </w:pPr>
    <w:rPr>
      <w:rFonts w:cs="Times New Roman"/>
      <w:b/>
      <w:kern w:val="2"/>
      <w:sz w:val="28"/>
      <w:szCs w:val="24"/>
    </w:rPr>
  </w:style>
  <w:style w:type="paragraph" w:customStyle="1" w:styleId="-2">
    <w:name w:val="제목-2"/>
    <w:basedOn w:val="af4"/>
    <w:qFormat/>
    <w:rsid w:val="0097170C"/>
    <w:pPr>
      <w:numPr>
        <w:ilvl w:val="1"/>
        <w:numId w:val="3"/>
      </w:numPr>
      <w:wordWrap w:val="0"/>
      <w:autoSpaceDE w:val="0"/>
      <w:autoSpaceDN w:val="0"/>
      <w:spacing w:line="240" w:lineRule="auto"/>
      <w:ind w:leftChars="0" w:left="0"/>
      <w:outlineLvl w:val="1"/>
    </w:pPr>
    <w:rPr>
      <w:rFonts w:cs="Times New Roman"/>
      <w:b/>
      <w:kern w:val="2"/>
      <w:sz w:val="24"/>
      <w:szCs w:val="24"/>
    </w:rPr>
  </w:style>
  <w:style w:type="paragraph" w:customStyle="1" w:styleId="-3">
    <w:name w:val="제목-3"/>
    <w:basedOn w:val="af4"/>
    <w:link w:val="-3Char"/>
    <w:qFormat/>
    <w:rsid w:val="0097170C"/>
    <w:pPr>
      <w:numPr>
        <w:ilvl w:val="2"/>
        <w:numId w:val="3"/>
      </w:numPr>
      <w:wordWrap w:val="0"/>
      <w:autoSpaceDE w:val="0"/>
      <w:autoSpaceDN w:val="0"/>
      <w:spacing w:line="240" w:lineRule="auto"/>
      <w:ind w:leftChars="0" w:left="0"/>
      <w:outlineLvl w:val="2"/>
    </w:pPr>
    <w:rPr>
      <w:rFonts w:cs="Times New Roman"/>
      <w:b/>
      <w:sz w:val="22"/>
    </w:rPr>
  </w:style>
  <w:style w:type="paragraph" w:customStyle="1" w:styleId="afe">
    <w:name w:val="닷컴본문"/>
    <w:basedOn w:val="-3"/>
    <w:link w:val="Char9"/>
    <w:autoRedefine/>
    <w:qFormat/>
    <w:rsid w:val="006A70F6"/>
    <w:pPr>
      <w:numPr>
        <w:ilvl w:val="0"/>
        <w:numId w:val="0"/>
      </w:numPr>
      <w:outlineLvl w:val="9"/>
    </w:pPr>
    <w:rPr>
      <w:rFonts w:asciiTheme="minorEastAsia" w:eastAsiaTheme="minorEastAsia" w:hAnsiTheme="minorEastAsia" w:cs="Calibri"/>
      <w:b w:val="0"/>
      <w:color w:val="000000" w:themeColor="text1"/>
    </w:rPr>
  </w:style>
  <w:style w:type="paragraph" w:customStyle="1" w:styleId="-10">
    <w:name w:val="닷컴제목-1"/>
    <w:basedOn w:val="-1"/>
    <w:qFormat/>
    <w:rsid w:val="0097170C"/>
  </w:style>
  <w:style w:type="paragraph" w:customStyle="1" w:styleId="-20">
    <w:name w:val="닷컴제목-2"/>
    <w:basedOn w:val="-2"/>
    <w:qFormat/>
    <w:rsid w:val="0097170C"/>
    <w:pPr>
      <w:ind w:leftChars="100" w:left="600" w:rightChars="100" w:right="100"/>
      <w:jc w:val="left"/>
    </w:pPr>
  </w:style>
  <w:style w:type="paragraph" w:customStyle="1" w:styleId="-30">
    <w:name w:val="닷컴제목-3"/>
    <w:basedOn w:val="-3"/>
    <w:qFormat/>
    <w:rsid w:val="0097170C"/>
  </w:style>
  <w:style w:type="paragraph" w:customStyle="1" w:styleId="21">
    <w:name w:val="스타일2"/>
    <w:basedOn w:val="afe"/>
    <w:link w:val="2Char0"/>
    <w:qFormat/>
    <w:rsid w:val="0097170C"/>
    <w:pPr>
      <w:numPr>
        <w:ilvl w:val="4"/>
        <w:numId w:val="3"/>
      </w:numPr>
      <w:ind w:rightChars="100" w:right="100"/>
    </w:pPr>
  </w:style>
  <w:style w:type="character" w:customStyle="1" w:styleId="Char3">
    <w:name w:val="목록 단락 Char"/>
    <w:basedOn w:val="a6"/>
    <w:link w:val="af4"/>
    <w:uiPriority w:val="34"/>
    <w:rsid w:val="0097170C"/>
  </w:style>
  <w:style w:type="character" w:customStyle="1" w:styleId="-3Char">
    <w:name w:val="제목-3 Char"/>
    <w:basedOn w:val="Char3"/>
    <w:link w:val="-3"/>
    <w:rsid w:val="0097170C"/>
    <w:rPr>
      <w:rFonts w:cs="Times New Roman"/>
      <w:b/>
      <w:sz w:val="22"/>
    </w:rPr>
  </w:style>
  <w:style w:type="character" w:customStyle="1" w:styleId="Char9">
    <w:name w:val="닷컴본문 Char"/>
    <w:basedOn w:val="-3Char"/>
    <w:link w:val="afe"/>
    <w:rsid w:val="006A70F6"/>
    <w:rPr>
      <w:rFonts w:asciiTheme="minorEastAsia" w:eastAsiaTheme="minorEastAsia" w:hAnsiTheme="minorEastAsia" w:cs="Calibri"/>
      <w:b w:val="0"/>
      <w:color w:val="000000" w:themeColor="text1"/>
      <w:sz w:val="22"/>
    </w:rPr>
  </w:style>
  <w:style w:type="character" w:customStyle="1" w:styleId="2Char0">
    <w:name w:val="스타일2 Char"/>
    <w:basedOn w:val="Char9"/>
    <w:link w:val="21"/>
    <w:rsid w:val="0097170C"/>
    <w:rPr>
      <w:rFonts w:asciiTheme="minorEastAsia" w:eastAsiaTheme="minorEastAsia" w:hAnsiTheme="minorEastAsia" w:cs="Calibri"/>
      <w:b w:val="0"/>
      <w:color w:val="000000" w:themeColor="text1"/>
      <w:sz w:val="22"/>
    </w:rPr>
  </w:style>
  <w:style w:type="character" w:customStyle="1" w:styleId="Char1">
    <w:name w:val="바닥글 Char"/>
    <w:basedOn w:val="a6"/>
    <w:link w:val="ac"/>
    <w:uiPriority w:val="99"/>
    <w:rsid w:val="0097170C"/>
  </w:style>
  <w:style w:type="character" w:customStyle="1" w:styleId="Char0">
    <w:name w:val="머리글 Char"/>
    <w:basedOn w:val="a6"/>
    <w:link w:val="ab"/>
    <w:rsid w:val="0097170C"/>
  </w:style>
  <w:style w:type="character" w:customStyle="1" w:styleId="1Char0">
    <w:name w:val="스타일1 Char"/>
    <w:basedOn w:val="Char3"/>
    <w:rsid w:val="0097170C"/>
    <w:rPr>
      <w:rFonts w:asciiTheme="minorEastAsia" w:eastAsiaTheme="minorEastAsia" w:hAnsiTheme="minorEastAsia"/>
    </w:rPr>
  </w:style>
  <w:style w:type="paragraph" w:customStyle="1" w:styleId="14">
    <w:name w:val="글머리1"/>
    <w:basedOn w:val="ae"/>
    <w:link w:val="1Char1"/>
    <w:qFormat/>
    <w:rsid w:val="0097170C"/>
    <w:pPr>
      <w:widowControl/>
      <w:spacing w:after="0"/>
      <w:ind w:left="1200" w:hanging="400"/>
      <w:jc w:val="left"/>
    </w:pPr>
    <w:rPr>
      <w:rFonts w:cs="Arial"/>
      <w:kern w:val="2"/>
      <w:szCs w:val="24"/>
    </w:rPr>
  </w:style>
  <w:style w:type="character" w:customStyle="1" w:styleId="1Char1">
    <w:name w:val="글머리1 Char"/>
    <w:basedOn w:val="Char3"/>
    <w:link w:val="14"/>
    <w:rsid w:val="0097170C"/>
    <w:rPr>
      <w:rFonts w:cs="Arial"/>
      <w:kern w:val="2"/>
      <w:szCs w:val="24"/>
    </w:rPr>
  </w:style>
  <w:style w:type="paragraph" w:customStyle="1" w:styleId="aff">
    <w:name w:val="네모(본문)"/>
    <w:basedOn w:val="a5"/>
    <w:link w:val="Chara"/>
    <w:qFormat/>
    <w:rsid w:val="00CC0F02"/>
    <w:pPr>
      <w:wordWrap w:val="0"/>
      <w:autoSpaceDE w:val="0"/>
      <w:autoSpaceDN w:val="0"/>
      <w:spacing w:line="276" w:lineRule="auto"/>
      <w:ind w:leftChars="478" w:left="851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Chara">
    <w:name w:val="네모(본문) Char"/>
    <w:link w:val="aff"/>
    <w:rsid w:val="00CC0F02"/>
    <w:rPr>
      <w:rFonts w:cs="Times New Roman"/>
      <w:spacing w:val="-16"/>
      <w:kern w:val="2"/>
      <w:sz w:val="21"/>
      <w:szCs w:val="21"/>
    </w:rPr>
  </w:style>
  <w:style w:type="paragraph" w:customStyle="1" w:styleId="a">
    <w:name w:val="표 순서"/>
    <w:basedOn w:val="af4"/>
    <w:qFormat/>
    <w:rsid w:val="00CC0F02"/>
    <w:pPr>
      <w:numPr>
        <w:numId w:val="5"/>
      </w:numPr>
      <w:wordWrap w:val="0"/>
      <w:autoSpaceDE w:val="0"/>
      <w:autoSpaceDN w:val="0"/>
      <w:spacing w:line="276" w:lineRule="auto"/>
      <w:ind w:leftChars="0" w:left="0"/>
      <w:jc w:val="left"/>
    </w:pPr>
    <w:rPr>
      <w:rFonts w:cs="Times New Roman"/>
      <w:spacing w:val="-16"/>
      <w:kern w:val="2"/>
      <w:sz w:val="21"/>
      <w:szCs w:val="21"/>
    </w:rPr>
  </w:style>
  <w:style w:type="paragraph" w:customStyle="1" w:styleId="a4">
    <w:name w:val="표_쩜"/>
    <w:basedOn w:val="af4"/>
    <w:link w:val="Charb"/>
    <w:qFormat/>
    <w:rsid w:val="00B64BCD"/>
    <w:pPr>
      <w:numPr>
        <w:numId w:val="6"/>
      </w:numPr>
      <w:wordWrap w:val="0"/>
      <w:autoSpaceDE w:val="0"/>
      <w:autoSpaceDN w:val="0"/>
      <w:spacing w:line="276" w:lineRule="auto"/>
      <w:ind w:leftChars="0" w:left="196" w:hanging="196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Charb">
    <w:name w:val="표_쩜 Char"/>
    <w:link w:val="a4"/>
    <w:rsid w:val="00B64BCD"/>
    <w:rPr>
      <w:rFonts w:cs="Times New Roman"/>
      <w:spacing w:val="-16"/>
      <w:kern w:val="2"/>
      <w:sz w:val="21"/>
      <w:szCs w:val="21"/>
    </w:rPr>
  </w:style>
  <w:style w:type="paragraph" w:customStyle="1" w:styleId="1Depth">
    <w:name w:val="1_Depth"/>
    <w:basedOn w:val="af4"/>
    <w:rsid w:val="006D7D0F"/>
    <w:pPr>
      <w:numPr>
        <w:numId w:val="7"/>
      </w:numPr>
      <w:tabs>
        <w:tab w:val="num" w:pos="360"/>
      </w:tabs>
      <w:ind w:leftChars="0" w:left="0" w:firstLine="0"/>
    </w:pPr>
    <w:rPr>
      <w:b/>
      <w:sz w:val="28"/>
      <w:szCs w:val="28"/>
    </w:rPr>
  </w:style>
  <w:style w:type="character" w:customStyle="1" w:styleId="CBChar">
    <w:name w:val="표준C_B Char"/>
    <w:link w:val="CB"/>
    <w:locked/>
    <w:rsid w:val="00F23972"/>
    <w:rPr>
      <w:rFonts w:ascii="Times New Roman" w:hAnsi="Times New Roman" w:cs="Times New Roman"/>
      <w:b/>
      <w:spacing w:val="-16"/>
      <w:kern w:val="2"/>
      <w:sz w:val="21"/>
      <w:szCs w:val="21"/>
    </w:rPr>
  </w:style>
  <w:style w:type="paragraph" w:customStyle="1" w:styleId="CB">
    <w:name w:val="표준C_B"/>
    <w:basedOn w:val="a5"/>
    <w:link w:val="CBChar"/>
    <w:qFormat/>
    <w:rsid w:val="00F23972"/>
    <w:pPr>
      <w:wordWrap w:val="0"/>
      <w:autoSpaceDE w:val="0"/>
      <w:autoSpaceDN w:val="0"/>
      <w:spacing w:line="276" w:lineRule="auto"/>
      <w:jc w:val="center"/>
    </w:pPr>
    <w:rPr>
      <w:rFonts w:ascii="Times New Roman" w:hAnsi="Times New Roman" w:cs="Times New Roman"/>
      <w:b/>
      <w:spacing w:val="-16"/>
      <w:kern w:val="2"/>
      <w:sz w:val="21"/>
      <w:szCs w:val="21"/>
    </w:rPr>
  </w:style>
  <w:style w:type="character" w:customStyle="1" w:styleId="Charc">
    <w:name w:val="원숫자 Char"/>
    <w:basedOn w:val="a6"/>
    <w:link w:val="aff0"/>
    <w:locked/>
    <w:rsid w:val="00F23972"/>
    <w:rPr>
      <w:rFonts w:ascii="Times New Roman" w:hAnsi="Times New Roman" w:cs="Times New Roman"/>
      <w:spacing w:val="-16"/>
      <w:kern w:val="2"/>
      <w:sz w:val="21"/>
      <w:szCs w:val="21"/>
    </w:rPr>
  </w:style>
  <w:style w:type="paragraph" w:customStyle="1" w:styleId="aff0">
    <w:name w:val="원숫자"/>
    <w:basedOn w:val="a5"/>
    <w:link w:val="Charc"/>
    <w:qFormat/>
    <w:rsid w:val="00F23972"/>
    <w:pPr>
      <w:wordWrap w:val="0"/>
      <w:autoSpaceDE w:val="0"/>
      <w:autoSpaceDN w:val="0"/>
      <w:spacing w:line="276" w:lineRule="auto"/>
      <w:jc w:val="left"/>
    </w:pPr>
    <w:rPr>
      <w:rFonts w:ascii="Times New Roman" w:hAnsi="Times New Roman" w:cs="Times New Roman"/>
      <w:spacing w:val="-16"/>
      <w:kern w:val="2"/>
      <w:sz w:val="21"/>
      <w:szCs w:val="21"/>
    </w:rPr>
  </w:style>
  <w:style w:type="character" w:customStyle="1" w:styleId="15">
    <w:name w:val="확인되지 않은 멘션1"/>
    <w:basedOn w:val="a6"/>
    <w:uiPriority w:val="99"/>
    <w:semiHidden/>
    <w:unhideWhenUsed/>
    <w:rsid w:val="00CA3F61"/>
    <w:rPr>
      <w:color w:val="605E5C"/>
      <w:shd w:val="clear" w:color="auto" w:fill="E1DFDD"/>
    </w:rPr>
  </w:style>
  <w:style w:type="paragraph" w:customStyle="1" w:styleId="2depth">
    <w:name w:val="2depth"/>
    <w:basedOn w:val="af4"/>
    <w:qFormat/>
    <w:rsid w:val="003C7EE1"/>
    <w:pPr>
      <w:numPr>
        <w:ilvl w:val="1"/>
        <w:numId w:val="24"/>
      </w:numPr>
      <w:wordWrap w:val="0"/>
      <w:autoSpaceDE w:val="0"/>
      <w:autoSpaceDN w:val="0"/>
      <w:spacing w:before="240" w:line="276" w:lineRule="auto"/>
      <w:ind w:leftChars="0" w:left="565" w:hanging="565"/>
      <w:jc w:val="left"/>
      <w:outlineLvl w:val="1"/>
    </w:pPr>
    <w:rPr>
      <w:rFonts w:cs="Times New Roman"/>
      <w:b/>
      <w:spacing w:val="-16"/>
      <w:kern w:val="2"/>
      <w:sz w:val="28"/>
      <w:szCs w:val="28"/>
    </w:rPr>
  </w:style>
  <w:style w:type="paragraph" w:customStyle="1" w:styleId="3depth">
    <w:name w:val="3depth"/>
    <w:basedOn w:val="af4"/>
    <w:qFormat/>
    <w:rsid w:val="003C7EE1"/>
    <w:pPr>
      <w:numPr>
        <w:ilvl w:val="2"/>
        <w:numId w:val="24"/>
      </w:numPr>
      <w:wordWrap w:val="0"/>
      <w:autoSpaceDE w:val="0"/>
      <w:autoSpaceDN w:val="0"/>
      <w:spacing w:before="240" w:line="276" w:lineRule="auto"/>
      <w:ind w:leftChars="0" w:left="426"/>
      <w:jc w:val="left"/>
      <w:outlineLvl w:val="2"/>
    </w:pPr>
    <w:rPr>
      <w:rFonts w:cs="Times New Roman"/>
      <w:b/>
      <w:spacing w:val="-16"/>
      <w:kern w:val="2"/>
      <w:sz w:val="26"/>
      <w:szCs w:val="26"/>
    </w:rPr>
  </w:style>
  <w:style w:type="paragraph" w:customStyle="1" w:styleId="a0">
    <w:name w:val="네모야"/>
    <w:basedOn w:val="af4"/>
    <w:qFormat/>
    <w:rsid w:val="003C7EE1"/>
    <w:pPr>
      <w:numPr>
        <w:ilvl w:val="3"/>
        <w:numId w:val="24"/>
      </w:numPr>
      <w:wordWrap w:val="0"/>
      <w:autoSpaceDE w:val="0"/>
      <w:autoSpaceDN w:val="0"/>
      <w:spacing w:line="276" w:lineRule="auto"/>
      <w:ind w:leftChars="0" w:left="0"/>
      <w:jc w:val="left"/>
    </w:pPr>
    <w:rPr>
      <w:rFonts w:cs="Times New Roman"/>
      <w:b/>
      <w:spacing w:val="-16"/>
      <w:kern w:val="2"/>
      <w:sz w:val="22"/>
      <w:szCs w:val="22"/>
    </w:rPr>
  </w:style>
  <w:style w:type="paragraph" w:customStyle="1" w:styleId="a2">
    <w:name w:val="쩜쩜"/>
    <w:basedOn w:val="a5"/>
    <w:qFormat/>
    <w:rsid w:val="003C7EE1"/>
    <w:pPr>
      <w:numPr>
        <w:ilvl w:val="6"/>
        <w:numId w:val="24"/>
      </w:num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paragraph" w:customStyle="1" w:styleId="A3">
    <w:name w:val="A"/>
    <w:basedOn w:val="a2"/>
    <w:qFormat/>
    <w:rsid w:val="003C7EE1"/>
    <w:pPr>
      <w:numPr>
        <w:ilvl w:val="7"/>
      </w:numPr>
    </w:pPr>
    <w:rPr>
      <w:sz w:val="20"/>
    </w:rPr>
  </w:style>
  <w:style w:type="paragraph" w:customStyle="1" w:styleId="a1">
    <w:name w:val="동그르르"/>
    <w:basedOn w:val="af4"/>
    <w:qFormat/>
    <w:rsid w:val="003C7EE1"/>
    <w:pPr>
      <w:numPr>
        <w:ilvl w:val="5"/>
        <w:numId w:val="24"/>
      </w:numPr>
      <w:wordWrap w:val="0"/>
      <w:autoSpaceDE w:val="0"/>
      <w:autoSpaceDN w:val="0"/>
      <w:spacing w:line="276" w:lineRule="auto"/>
      <w:ind w:leftChars="716" w:left="1699"/>
      <w:jc w:val="left"/>
    </w:pPr>
    <w:rPr>
      <w:rFonts w:cs="Times New Roman"/>
      <w:spacing w:val="-16"/>
      <w:kern w:val="2"/>
      <w:sz w:val="21"/>
      <w:szCs w:val="22"/>
    </w:rPr>
  </w:style>
  <w:style w:type="paragraph" w:customStyle="1" w:styleId="10">
    <w:name w:val="1)괄호"/>
    <w:basedOn w:val="a5"/>
    <w:link w:val="1Char2"/>
    <w:qFormat/>
    <w:rsid w:val="003C7EE1"/>
    <w:pPr>
      <w:numPr>
        <w:ilvl w:val="4"/>
        <w:numId w:val="24"/>
      </w:num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1Char2">
    <w:name w:val="1)괄호 Char"/>
    <w:basedOn w:val="a6"/>
    <w:link w:val="10"/>
    <w:rsid w:val="003C7EE1"/>
    <w:rPr>
      <w:rFonts w:cs="Times New Roman"/>
      <w:spacing w:val="-16"/>
      <w:kern w:val="2"/>
      <w:sz w:val="21"/>
      <w:szCs w:val="21"/>
    </w:rPr>
  </w:style>
  <w:style w:type="table" w:customStyle="1" w:styleId="-">
    <w:name w:val="[이모션-표]"/>
    <w:basedOn w:val="a7"/>
    <w:uiPriority w:val="99"/>
    <w:qFormat/>
    <w:rsid w:val="00790838"/>
    <w:pPr>
      <w:jc w:val="both"/>
    </w:pPr>
    <w:rPr>
      <w:rFonts w:ascii="Times New Roman" w:hAnsi="Times New Roman" w:cs="Times New Roman"/>
      <w:sz w:val="18"/>
    </w:rPr>
    <w:tblPr>
      <w:tblInd w:w="0" w:type="nil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pPr>
        <w:wordWrap/>
        <w:spacing w:beforeLines="0" w:before="100" w:beforeAutospacing="1" w:afterLines="0" w:after="100" w:afterAutospacing="1" w:line="240" w:lineRule="atLeast"/>
        <w:ind w:leftChars="0" w:left="0" w:rightChars="0" w:right="0"/>
        <w:jc w:val="center"/>
      </w:pPr>
      <w:rPr>
        <w:rFonts w:ascii="Times New Roman" w:eastAsiaTheme="minorEastAsia" w:hAnsi="Times New Roman" w:cs="Times New Roman" w:hint="default"/>
        <w:b/>
        <w:color w:val="000000" w:themeColor="text1"/>
        <w:sz w:val="18"/>
        <w:szCs w:val="18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pPr>
        <w:wordWrap/>
        <w:spacing w:beforeLines="0" w:before="100" w:beforeAutospacing="1" w:afterLines="0" w:after="100" w:afterAutospacing="1" w:line="240" w:lineRule="atLeast"/>
        <w:ind w:leftChars="0" w:left="0" w:rightChars="0" w:right="0"/>
        <w:jc w:val="left"/>
        <w:outlineLvl w:val="9"/>
      </w:pPr>
      <w:rPr>
        <w:rFonts w:ascii="Times New Roman" w:eastAsiaTheme="minorEastAsia" w:hAnsi="Times New Roman" w:cs="Times New Roman" w:hint="default"/>
        <w:sz w:val="18"/>
        <w:szCs w:val="18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995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83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70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812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18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41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39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4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2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43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77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20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77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1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5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78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58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101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27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808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1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21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5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563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54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38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5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3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63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095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15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24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30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81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49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40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46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6/09/relationships/commentsIds" Target="commentsIds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microsoft.com/office/2011/relationships/people" Target="peop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4150</Words>
  <Characters>23655</Characters>
  <Application>Microsoft Office Word</Application>
  <DocSecurity>0</DocSecurity>
  <Lines>197</Lines>
  <Paragraphs>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e-motion</dc:creator>
  <cp:keywords/>
  <dc:description/>
  <cp:lastModifiedBy>plan</cp:lastModifiedBy>
  <cp:revision>2</cp:revision>
  <cp:lastPrinted>2019-04-04T09:22:00Z</cp:lastPrinted>
  <dcterms:created xsi:type="dcterms:W3CDTF">2019-04-26T07:05:00Z</dcterms:created>
  <dcterms:modified xsi:type="dcterms:W3CDTF">2019-04-26T07:05:00Z</dcterms:modified>
</cp:coreProperties>
</file>