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7BABF5" w14:textId="77777777" w:rsidR="003F5C08" w:rsidRPr="00E45107" w:rsidRDefault="00C56C4D" w:rsidP="00EC10D8">
      <w:pPr>
        <w:jc w:val="left"/>
        <w:rPr>
          <w:rFonts w:asciiTheme="minorHAnsi" w:eastAsiaTheme="minorHAnsi" w:hAnsiTheme="minorHAnsi"/>
          <w:sz w:val="32"/>
        </w:rPr>
      </w:pPr>
      <w:bookmarkStart w:id="0" w:name="_GoBack"/>
      <w:bookmarkEnd w:id="0"/>
      <w:r w:rsidRPr="00E45107">
        <w:rPr>
          <w:rFonts w:asciiTheme="minorHAnsi" w:eastAsiaTheme="minorHAnsi" w:hAnsiTheme="minorHAnsi" w:hint="eastAsia"/>
          <w:noProof/>
          <w:sz w:val="32"/>
        </w:rPr>
        <w:drawing>
          <wp:inline distT="0" distB="0" distL="0" distR="0" wp14:anchorId="076A4DA1" wp14:editId="1430C6D3">
            <wp:extent cx="1047750" cy="323850"/>
            <wp:effectExtent l="0" t="0" r="0" b="0"/>
            <wp:docPr id="5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0B9E2" w14:textId="77777777" w:rsidR="003F5C08" w:rsidRPr="00E45107" w:rsidRDefault="003F5C08">
      <w:pPr>
        <w:jc w:val="right"/>
        <w:rPr>
          <w:rFonts w:asciiTheme="minorHAnsi" w:eastAsiaTheme="minorHAnsi" w:hAnsiTheme="minorHAnsi"/>
          <w:sz w:val="32"/>
        </w:rPr>
      </w:pPr>
    </w:p>
    <w:p w14:paraId="0C67F1E4" w14:textId="77777777" w:rsidR="003F5C08" w:rsidRPr="00E45107" w:rsidRDefault="003F5C08">
      <w:pPr>
        <w:jc w:val="right"/>
        <w:rPr>
          <w:rFonts w:asciiTheme="minorHAnsi" w:eastAsiaTheme="minorHAnsi" w:hAnsiTheme="minorHAnsi"/>
          <w:sz w:val="32"/>
        </w:rPr>
      </w:pPr>
    </w:p>
    <w:p w14:paraId="0AB762B1" w14:textId="77777777" w:rsidR="003F5C08" w:rsidRPr="00E45107" w:rsidRDefault="003F5C08">
      <w:pPr>
        <w:jc w:val="right"/>
        <w:rPr>
          <w:rFonts w:asciiTheme="minorHAnsi" w:eastAsiaTheme="minorHAnsi" w:hAnsiTheme="minorHAnsi"/>
          <w:sz w:val="32"/>
        </w:rPr>
      </w:pPr>
    </w:p>
    <w:p w14:paraId="3851CFE2" w14:textId="77777777" w:rsidR="003F5C08" w:rsidRPr="00E45107" w:rsidRDefault="003F5C08">
      <w:pPr>
        <w:jc w:val="right"/>
        <w:rPr>
          <w:rFonts w:asciiTheme="minorHAnsi" w:eastAsiaTheme="minorHAnsi" w:hAnsiTheme="minorHAnsi"/>
          <w:sz w:val="32"/>
        </w:rPr>
      </w:pPr>
    </w:p>
    <w:p w14:paraId="35A0D1B1" w14:textId="77777777" w:rsidR="003F5C08" w:rsidRPr="00E45107" w:rsidRDefault="003F5C08">
      <w:pPr>
        <w:jc w:val="right"/>
        <w:rPr>
          <w:rFonts w:asciiTheme="minorHAnsi" w:eastAsiaTheme="minorHAnsi" w:hAnsiTheme="minorHAnsi"/>
          <w:sz w:val="32"/>
        </w:rPr>
      </w:pPr>
    </w:p>
    <w:p w14:paraId="75993CCD" w14:textId="77777777" w:rsidR="003F5C08" w:rsidRPr="00E45107" w:rsidRDefault="003F5C08">
      <w:pPr>
        <w:jc w:val="right"/>
        <w:rPr>
          <w:rFonts w:asciiTheme="minorHAnsi" w:eastAsiaTheme="minorHAnsi" w:hAnsiTheme="minorHAnsi"/>
          <w:sz w:val="32"/>
        </w:rPr>
      </w:pPr>
    </w:p>
    <w:p w14:paraId="12BE8BF2" w14:textId="77777777" w:rsidR="003F5C08" w:rsidRPr="00E45107" w:rsidRDefault="003F5C08">
      <w:pPr>
        <w:jc w:val="right"/>
        <w:rPr>
          <w:rFonts w:asciiTheme="minorHAnsi" w:eastAsiaTheme="minorHAnsi" w:hAnsiTheme="minorHAnsi"/>
          <w:sz w:val="32"/>
        </w:rPr>
      </w:pPr>
    </w:p>
    <w:p w14:paraId="330B85FA" w14:textId="77777777" w:rsidR="003F5C08" w:rsidRPr="00E45107" w:rsidRDefault="003F5C08">
      <w:pPr>
        <w:jc w:val="right"/>
        <w:rPr>
          <w:rFonts w:asciiTheme="minorHAnsi" w:eastAsiaTheme="minorHAnsi" w:hAnsiTheme="minorHAnsi"/>
          <w:sz w:val="32"/>
        </w:rPr>
      </w:pPr>
    </w:p>
    <w:p w14:paraId="5C1F9119" w14:textId="77777777" w:rsidR="003F5C08" w:rsidRPr="00E45107" w:rsidRDefault="003F5C08">
      <w:pPr>
        <w:jc w:val="right"/>
        <w:rPr>
          <w:rFonts w:asciiTheme="minorHAnsi" w:eastAsiaTheme="minorHAnsi" w:hAnsiTheme="minorHAnsi"/>
          <w:sz w:val="32"/>
        </w:rPr>
      </w:pPr>
    </w:p>
    <w:p w14:paraId="420E5EA6" w14:textId="77777777" w:rsidR="003F5C08" w:rsidRPr="00E45107" w:rsidRDefault="00163A82" w:rsidP="00D96449">
      <w:pPr>
        <w:tabs>
          <w:tab w:val="left" w:pos="1620"/>
        </w:tabs>
        <w:jc w:val="right"/>
        <w:rPr>
          <w:rFonts w:asciiTheme="minorHAnsi" w:eastAsiaTheme="minorHAnsi" w:hAnsiTheme="minorHAnsi"/>
          <w:sz w:val="32"/>
        </w:rPr>
      </w:pPr>
      <w:r w:rsidRPr="00E45107">
        <w:rPr>
          <w:rFonts w:asciiTheme="minorHAnsi" w:eastAsiaTheme="minorHAnsi" w:hAnsiTheme="minorHAnsi" w:hint="eastAsia"/>
          <w:noProof/>
          <w:sz w:val="3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E483C02" wp14:editId="2432EAC6">
                <wp:simplePos x="0" y="0"/>
                <wp:positionH relativeFrom="column">
                  <wp:posOffset>1743075</wp:posOffset>
                </wp:positionH>
                <wp:positionV relativeFrom="paragraph">
                  <wp:posOffset>273050</wp:posOffset>
                </wp:positionV>
                <wp:extent cx="4179844" cy="662952"/>
                <wp:effectExtent l="0" t="0" r="11430" b="3810"/>
                <wp:wrapNone/>
                <wp:docPr id="42" name="그룹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79844" cy="662952"/>
                          <a:chOff x="-122194" y="0"/>
                          <a:chExt cx="4179844" cy="662952"/>
                        </a:xfrm>
                      </wpg:grpSpPr>
                      <wps:wsp>
                        <wps:cNvPr id="36" name="Text Box 8">
                          <a:extLst/>
                        </wps:cNvPr>
                        <wps:cNvSpPr txBox="1">
                          <a:spLocks noChangeArrowheads="1"/>
                        </wps:cNvSpPr>
                        <wps:spPr bwMode="auto">
                          <a:xfrm>
                            <a:off x="-122194" y="57108"/>
                            <a:ext cx="2571749" cy="6058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105C3EB" w14:textId="57E8318E" w:rsidR="00CE5C7D" w:rsidRDefault="00CE5C7D" w:rsidP="00562B48">
                              <w:pPr>
                                <w:pStyle w:val="af3"/>
                                <w:kinsoku w:val="0"/>
                                <w:overflowPunct w:val="0"/>
                                <w:bidi/>
                                <w:spacing w:before="0" w:beforeAutospacing="0" w:after="0" w:afterAutospacing="0" w:line="340" w:lineRule="exact"/>
                                <w:textAlignment w:val="baseline"/>
                              </w:pPr>
                              <w:r>
                                <w:rPr>
                                  <w:rFonts w:ascii="맑은 고딕" w:eastAsia="맑은 고딕" w:hAnsi="맑은 고딕" w:cs="HY헤드라인M" w:hint="eastAsia"/>
                                  <w:b/>
                                  <w:bCs/>
                                  <w:color w:val="333399"/>
                                  <w:sz w:val="36"/>
                                  <w:szCs w:val="36"/>
                                </w:rPr>
                                <w:t>[전시] 서비스 정책서</w:t>
                              </w:r>
                            </w:p>
                            <w:p w14:paraId="4539EC1B" w14:textId="77777777" w:rsidR="00CE5C7D" w:rsidRPr="00B47F04" w:rsidRDefault="00CE5C7D" w:rsidP="00562B48">
                              <w:pPr>
                                <w:pStyle w:val="af3"/>
                                <w:kinsoku w:val="0"/>
                                <w:overflowPunct w:val="0"/>
                                <w:bidi/>
                                <w:spacing w:before="0" w:beforeAutospacing="0" w:after="0" w:afterAutospacing="0" w:line="340" w:lineRule="exact"/>
                                <w:textAlignment w:val="baseline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B47F04">
                                <w:rPr>
                                  <w:rFonts w:ascii="맑은 고딕" w:eastAsia="맑은 고딕" w:hAnsi="맑은 고딕" w:cs="Arial" w:hint="eastAsia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3TOP Project Management Methodology</w:t>
                              </w:r>
                            </w:p>
                          </w:txbxContent>
                        </wps:txbx>
                        <wps:bodyPr wrap="none" lIns="91440" tIns="118800" rIns="91440" bIns="45720" anchor="t" upright="1">
                          <a:spAutoFit/>
                        </wps:bodyPr>
                      </wps:wsp>
                      <wps:wsp>
                        <wps:cNvPr id="35" name="Line 7">
                          <a:extLst/>
                        </wps:cNvPr>
                        <wps:cNvCnPr/>
                        <wps:spPr bwMode="auto">
                          <a:xfrm>
                            <a:off x="2647950" y="161925"/>
                            <a:ext cx="0" cy="438150"/>
                          </a:xfrm>
                          <a:prstGeom prst="line">
                            <a:avLst/>
                          </a:prstGeom>
                          <a:noFill/>
                          <a:ln w="571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Text Box 36">
                          <a:extLst/>
                        </wps:cNvPr>
                        <wps:cNvSpPr txBox="1">
                          <a:spLocks noChangeArrowheads="1"/>
                        </wps:cNvSpPr>
                        <wps:spPr bwMode="auto">
                          <a:xfrm>
                            <a:off x="2733675" y="0"/>
                            <a:ext cx="1323975" cy="63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533F97" w14:textId="334E0F63" w:rsidR="00CE5C7D" w:rsidRPr="00562B48" w:rsidRDefault="00CE5C7D" w:rsidP="009F3998">
                              <w:pPr>
                                <w:pStyle w:val="af3"/>
                                <w:kinsoku w:val="0"/>
                                <w:overflowPunct w:val="0"/>
                                <w:spacing w:before="0" w:beforeAutospacing="0" w:after="0" w:afterAutospacing="0"/>
                                <w:textAlignment w:val="baseline"/>
                                <w:rPr>
                                  <w:sz w:val="72"/>
                                  <w:szCs w:val="72"/>
                                </w:rPr>
                              </w:pPr>
                              <w:r w:rsidRPr="00562B48">
                                <w:rPr>
                                  <w:rFonts w:ascii="맑은 고딕" w:eastAsia="맑은 고딕" w:hAnsi="맑은 고딕" w:cstheme="minorBidi" w:hint="eastAsia"/>
                                  <w:color w:val="808080"/>
                                  <w:kern w:val="24"/>
                                  <w:sz w:val="72"/>
                                  <w:szCs w:val="72"/>
                                </w:rPr>
                                <w:t>v</w:t>
                              </w:r>
                              <w:r>
                                <w:rPr>
                                  <w:rFonts w:ascii="맑은 고딕" w:eastAsia="맑은 고딕" w:hAnsi="맑은 고딕" w:cstheme="minorBidi" w:hint="eastAsia"/>
                                  <w:color w:val="808080"/>
                                  <w:kern w:val="24"/>
                                  <w:sz w:val="72"/>
                                  <w:szCs w:val="72"/>
                                </w:rPr>
                                <w:t>0.</w:t>
                              </w:r>
                              <w:r>
                                <w:rPr>
                                  <w:rFonts w:ascii="맑은 고딕" w:eastAsia="맑은 고딕" w:hAnsi="맑은 고딕" w:cstheme="minorBidi"/>
                                  <w:color w:val="808080"/>
                                  <w:kern w:val="24"/>
                                  <w:sz w:val="72"/>
                                  <w:szCs w:val="72"/>
                                </w:rPr>
                                <w:t>5</w:t>
                              </w:r>
                              <w:r w:rsidR="008429D4">
                                <w:rPr>
                                  <w:rFonts w:ascii="맑은 고딕" w:eastAsia="맑은 고딕" w:hAnsi="맑은 고딕" w:cstheme="minorBidi"/>
                                  <w:color w:val="808080"/>
                                  <w:kern w:val="24"/>
                                  <w:sz w:val="72"/>
                                  <w:szCs w:val="7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73152" tIns="0" rIns="0" bIns="0" anchor="t" upright="1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E483C02" id="그룹 42" o:spid="_x0000_s1026" style="position:absolute;left:0;text-align:left;margin-left:137.25pt;margin-top:21.5pt;width:329.1pt;height:52.2pt;z-index:251659264;mso-width-relative:margin" coordorigin="-1221" coordsize="41798,6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8" o:spid="_x0000_s1027" type="#_x0000_t202" style="position:absolute;left:-1221;top:571;width:25716;height:605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" filled="f" stroked="f">
                  <v:textbox style="mso-fit-shape-to-text:t" inset=",3.3mm">
                    <w:txbxContent>
                      <w:p w14:paraId="3105C3EB" w14:textId="57E8318E" w:rsidR="00CE5C7D" w:rsidRDefault="00CE5C7D" w:rsidP="00562B48">
                        <w:pPr>
                          <w:pStyle w:val="af3"/>
                          <w:kinsoku w:val="0"/>
                          <w:overflowPunct w:val="0"/>
                          <w:bidi/>
                          <w:spacing w:before="0" w:beforeAutospacing="0" w:after="0" w:afterAutospacing="0" w:line="340" w:lineRule="exact"/>
                          <w:textAlignment w:val="baseline"/>
                        </w:pPr>
                        <w:r>
                          <w:rPr>
                            <w:rFonts w:ascii="맑은 고딕" w:eastAsia="맑은 고딕" w:hAnsi="맑은 고딕" w:cs="HY헤드라인M" w:hint="eastAsia"/>
                            <w:b/>
                            <w:bCs/>
                            <w:color w:val="333399"/>
                            <w:sz w:val="36"/>
                            <w:szCs w:val="36"/>
                          </w:rPr>
                          <w:t>[전시] 서비스 정책서</w:t>
                        </w:r>
                      </w:p>
                      <w:p w14:paraId="4539EC1B" w14:textId="77777777" w:rsidR="00CE5C7D" w:rsidRPr="00B47F04" w:rsidRDefault="00CE5C7D" w:rsidP="00562B48">
                        <w:pPr>
                          <w:pStyle w:val="af3"/>
                          <w:kinsoku w:val="0"/>
                          <w:overflowPunct w:val="0"/>
                          <w:bidi/>
                          <w:spacing w:before="0" w:beforeAutospacing="0" w:after="0" w:afterAutospacing="0" w:line="340" w:lineRule="exact"/>
                          <w:textAlignment w:val="baseline"/>
                          <w:rPr>
                            <w:sz w:val="20"/>
                            <w:szCs w:val="20"/>
                          </w:rPr>
                        </w:pPr>
                        <w:r w:rsidRPr="00B47F04">
                          <w:rPr>
                            <w:rFonts w:ascii="맑은 고딕" w:eastAsia="맑은 고딕" w:hAnsi="맑은 고딕" w:cs="Arial" w:hint="eastAsia"/>
                            <w:color w:val="000000"/>
                            <w:kern w:val="24"/>
                            <w:sz w:val="20"/>
                            <w:szCs w:val="20"/>
                          </w:rPr>
                          <w:t>3TOP Project Management Methodology</w:t>
                        </w:r>
                      </w:p>
                    </w:txbxContent>
                  </v:textbox>
                </v:shape>
                <v:line id="Line 7" o:spid="_x0000_s1028" style="position:absolute;visibility:visible;mso-wrap-style:square" from="26479,1619" to="26479,6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" strokeweight="4.5pt"/>
                <v:shape id="Text Box 36" o:spid="_x0000_s1029" type="#_x0000_t202" style="position:absolute;left:27336;width:13240;height:6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" filled="f" stroked="f">
                  <v:textbox inset="5.76pt,0,0,0">
                    <w:txbxContent>
                      <w:p w14:paraId="25533F97" w14:textId="334E0F63" w:rsidR="00CE5C7D" w:rsidRPr="00562B48" w:rsidRDefault="00CE5C7D" w:rsidP="009F3998">
                        <w:pPr>
                          <w:pStyle w:val="af3"/>
                          <w:kinsoku w:val="0"/>
                          <w:overflowPunct w:val="0"/>
                          <w:spacing w:before="0" w:beforeAutospacing="0" w:after="0" w:afterAutospacing="0"/>
                          <w:textAlignment w:val="baseline"/>
                          <w:rPr>
                            <w:sz w:val="72"/>
                            <w:szCs w:val="72"/>
                          </w:rPr>
                        </w:pPr>
                        <w:r w:rsidRPr="00562B48">
                          <w:rPr>
                            <w:rFonts w:ascii="맑은 고딕" w:eastAsia="맑은 고딕" w:hAnsi="맑은 고딕" w:cstheme="minorBidi" w:hint="eastAsia"/>
                            <w:color w:val="808080"/>
                            <w:kern w:val="24"/>
                            <w:sz w:val="72"/>
                            <w:szCs w:val="72"/>
                          </w:rPr>
                          <w:t>v</w:t>
                        </w:r>
                        <w:r>
                          <w:rPr>
                            <w:rFonts w:ascii="맑은 고딕" w:eastAsia="맑은 고딕" w:hAnsi="맑은 고딕" w:cstheme="minorBidi" w:hint="eastAsia"/>
                            <w:color w:val="808080"/>
                            <w:kern w:val="24"/>
                            <w:sz w:val="72"/>
                            <w:szCs w:val="72"/>
                          </w:rPr>
                          <w:t>0.</w:t>
                        </w:r>
                        <w:r>
                          <w:rPr>
                            <w:rFonts w:ascii="맑은 고딕" w:eastAsia="맑은 고딕" w:hAnsi="맑은 고딕" w:cstheme="minorBidi"/>
                            <w:color w:val="808080"/>
                            <w:kern w:val="24"/>
                            <w:sz w:val="72"/>
                            <w:szCs w:val="72"/>
                          </w:rPr>
                          <w:t>5</w:t>
                        </w:r>
                        <w:r w:rsidR="008429D4">
                          <w:rPr>
                            <w:rFonts w:ascii="맑은 고딕" w:eastAsia="맑은 고딕" w:hAnsi="맑은 고딕" w:cstheme="minorBidi"/>
                            <w:color w:val="808080"/>
                            <w:kern w:val="24"/>
                            <w:sz w:val="72"/>
                            <w:szCs w:val="72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C51D5BB" w14:textId="77777777" w:rsidR="00D96449" w:rsidRPr="00E45107" w:rsidRDefault="00D96449" w:rsidP="00D96449">
      <w:pPr>
        <w:autoSpaceDE w:val="0"/>
        <w:autoSpaceDN w:val="0"/>
        <w:adjustRightInd w:val="0"/>
        <w:jc w:val="right"/>
        <w:rPr>
          <w:rFonts w:asciiTheme="minorHAnsi" w:eastAsiaTheme="minorHAnsi" w:hAnsiTheme="minorHAnsi" w:cs="HY헤드라인M"/>
          <w:b/>
          <w:bCs/>
          <w:color w:val="333399"/>
          <w:sz w:val="36"/>
          <w:szCs w:val="36"/>
          <w:lang w:val="ko-KR"/>
        </w:rPr>
      </w:pPr>
    </w:p>
    <w:p w14:paraId="2A812F17" w14:textId="77777777" w:rsidR="003F5C08" w:rsidRPr="00E45107" w:rsidRDefault="003F5C08" w:rsidP="00D96449">
      <w:pPr>
        <w:autoSpaceDE w:val="0"/>
        <w:autoSpaceDN w:val="0"/>
        <w:adjustRightInd w:val="0"/>
        <w:jc w:val="right"/>
        <w:rPr>
          <w:rFonts w:asciiTheme="minorHAnsi" w:eastAsiaTheme="minorHAnsi" w:hAnsiTheme="minorHAnsi"/>
        </w:rPr>
      </w:pPr>
    </w:p>
    <w:p w14:paraId="38F85C20" w14:textId="77777777" w:rsidR="00D96449" w:rsidRPr="00E45107" w:rsidRDefault="00D96449" w:rsidP="00D96449">
      <w:pPr>
        <w:autoSpaceDE w:val="0"/>
        <w:autoSpaceDN w:val="0"/>
        <w:adjustRightInd w:val="0"/>
        <w:jc w:val="right"/>
        <w:rPr>
          <w:rFonts w:asciiTheme="minorHAnsi" w:eastAsiaTheme="minorHAnsi" w:hAnsiTheme="minorHAnsi"/>
        </w:rPr>
      </w:pPr>
    </w:p>
    <w:p w14:paraId="2AF2F824" w14:textId="77777777" w:rsidR="00D96449" w:rsidRPr="00E45107" w:rsidRDefault="00D96449" w:rsidP="00D96449">
      <w:pPr>
        <w:autoSpaceDE w:val="0"/>
        <w:autoSpaceDN w:val="0"/>
        <w:adjustRightInd w:val="0"/>
        <w:jc w:val="right"/>
        <w:rPr>
          <w:rFonts w:asciiTheme="minorHAnsi" w:eastAsiaTheme="minorHAnsi" w:hAnsiTheme="minorHAnsi"/>
        </w:rPr>
      </w:pPr>
    </w:p>
    <w:p w14:paraId="46263F9D" w14:textId="77777777" w:rsidR="00D96449" w:rsidRPr="00E45107" w:rsidRDefault="00D96449" w:rsidP="00D96449">
      <w:pPr>
        <w:autoSpaceDE w:val="0"/>
        <w:autoSpaceDN w:val="0"/>
        <w:adjustRightInd w:val="0"/>
        <w:jc w:val="right"/>
        <w:rPr>
          <w:rFonts w:asciiTheme="minorHAnsi" w:eastAsiaTheme="minorHAnsi" w:hAnsiTheme="minorHAnsi"/>
        </w:rPr>
      </w:pPr>
    </w:p>
    <w:p w14:paraId="44634F43" w14:textId="77777777" w:rsidR="00D96449" w:rsidRPr="00E45107" w:rsidRDefault="00D96449" w:rsidP="00D96449">
      <w:pPr>
        <w:autoSpaceDE w:val="0"/>
        <w:autoSpaceDN w:val="0"/>
        <w:adjustRightInd w:val="0"/>
        <w:jc w:val="right"/>
        <w:rPr>
          <w:rFonts w:asciiTheme="minorHAnsi" w:eastAsiaTheme="minorHAnsi" w:hAnsiTheme="minorHAnsi"/>
        </w:rPr>
      </w:pPr>
    </w:p>
    <w:p w14:paraId="30E4A664" w14:textId="77777777" w:rsidR="00D96449" w:rsidRPr="00E45107" w:rsidRDefault="00D96449" w:rsidP="00D96449">
      <w:pPr>
        <w:autoSpaceDE w:val="0"/>
        <w:autoSpaceDN w:val="0"/>
        <w:adjustRightInd w:val="0"/>
        <w:jc w:val="right"/>
        <w:rPr>
          <w:rFonts w:asciiTheme="minorHAnsi" w:eastAsiaTheme="minorHAnsi" w:hAnsiTheme="minorHAnsi"/>
        </w:rPr>
      </w:pPr>
    </w:p>
    <w:p w14:paraId="4ED01721" w14:textId="77777777" w:rsidR="00D96449" w:rsidRPr="00E45107" w:rsidRDefault="00D96449" w:rsidP="00D96449">
      <w:pPr>
        <w:autoSpaceDE w:val="0"/>
        <w:autoSpaceDN w:val="0"/>
        <w:adjustRightInd w:val="0"/>
        <w:jc w:val="right"/>
        <w:rPr>
          <w:rFonts w:asciiTheme="minorHAnsi" w:eastAsiaTheme="minorHAnsi" w:hAnsiTheme="minorHAnsi"/>
        </w:rPr>
      </w:pPr>
    </w:p>
    <w:p w14:paraId="20142DCC" w14:textId="77777777" w:rsidR="00D96449" w:rsidRPr="00E45107" w:rsidRDefault="00D96449" w:rsidP="00D96449">
      <w:pPr>
        <w:autoSpaceDE w:val="0"/>
        <w:autoSpaceDN w:val="0"/>
        <w:adjustRightInd w:val="0"/>
        <w:jc w:val="right"/>
        <w:rPr>
          <w:rFonts w:asciiTheme="minorHAnsi" w:eastAsiaTheme="minorHAnsi" w:hAnsiTheme="minorHAnsi"/>
        </w:rPr>
      </w:pPr>
    </w:p>
    <w:p w14:paraId="412DB8A9" w14:textId="77777777" w:rsidR="00D96449" w:rsidRPr="00E45107" w:rsidRDefault="00D96449" w:rsidP="00D96449">
      <w:pPr>
        <w:autoSpaceDE w:val="0"/>
        <w:autoSpaceDN w:val="0"/>
        <w:adjustRightInd w:val="0"/>
        <w:jc w:val="right"/>
        <w:rPr>
          <w:rFonts w:asciiTheme="minorHAnsi" w:eastAsiaTheme="minorHAnsi" w:hAnsiTheme="minorHAnsi"/>
        </w:rPr>
      </w:pPr>
    </w:p>
    <w:p w14:paraId="12120529" w14:textId="77777777" w:rsidR="00D96449" w:rsidRPr="00E45107" w:rsidRDefault="00D96449" w:rsidP="00D96449">
      <w:pPr>
        <w:autoSpaceDE w:val="0"/>
        <w:autoSpaceDN w:val="0"/>
        <w:adjustRightInd w:val="0"/>
        <w:jc w:val="right"/>
        <w:rPr>
          <w:rFonts w:asciiTheme="minorHAnsi" w:eastAsiaTheme="minorHAnsi" w:hAnsiTheme="minorHAnsi"/>
        </w:rPr>
      </w:pPr>
    </w:p>
    <w:p w14:paraId="585CC099" w14:textId="77777777" w:rsidR="00D96449" w:rsidRPr="00E45107" w:rsidRDefault="00D96449" w:rsidP="00D96449">
      <w:pPr>
        <w:autoSpaceDE w:val="0"/>
        <w:autoSpaceDN w:val="0"/>
        <w:adjustRightInd w:val="0"/>
        <w:jc w:val="right"/>
        <w:rPr>
          <w:rFonts w:asciiTheme="minorHAnsi" w:eastAsiaTheme="minorHAnsi" w:hAnsiTheme="minorHAnsi"/>
          <w:sz w:val="28"/>
        </w:rPr>
      </w:pPr>
    </w:p>
    <w:tbl>
      <w:tblPr>
        <w:tblW w:w="7575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93"/>
        <w:gridCol w:w="1894"/>
        <w:gridCol w:w="1894"/>
        <w:gridCol w:w="1894"/>
      </w:tblGrid>
      <w:tr w:rsidR="00EB6854" w:rsidRPr="00E45107" w14:paraId="0004E164" w14:textId="77777777" w:rsidTr="004F5A6D">
        <w:trPr>
          <w:trHeight w:val="397"/>
          <w:jc w:val="right"/>
        </w:trPr>
        <w:tc>
          <w:tcPr>
            <w:tcW w:w="1893" w:type="dxa"/>
            <w:shd w:val="clear" w:color="auto" w:fill="E6E6E6"/>
            <w:vAlign w:val="center"/>
          </w:tcPr>
          <w:p w14:paraId="79558B17" w14:textId="77777777" w:rsidR="00EB6854" w:rsidRPr="00E45107" w:rsidRDefault="00EB6854" w:rsidP="003A301D">
            <w:pPr>
              <w:wordWrap w:val="0"/>
              <w:autoSpaceDE w:val="0"/>
              <w:autoSpaceDN w:val="0"/>
              <w:jc w:val="center"/>
              <w:rPr>
                <w:rFonts w:asciiTheme="minorHAnsi" w:eastAsiaTheme="minorHAnsi" w:hAnsiTheme="minorHAnsi"/>
              </w:rPr>
            </w:pPr>
            <w:r w:rsidRPr="00E45107">
              <w:rPr>
                <w:rFonts w:asciiTheme="minorHAnsi" w:eastAsiaTheme="minorHAnsi" w:hAnsiTheme="minorHAnsi" w:hint="eastAsia"/>
              </w:rPr>
              <w:t>프로젝트</w:t>
            </w:r>
          </w:p>
        </w:tc>
        <w:tc>
          <w:tcPr>
            <w:tcW w:w="5682" w:type="dxa"/>
            <w:gridSpan w:val="3"/>
            <w:vAlign w:val="center"/>
          </w:tcPr>
          <w:p w14:paraId="61C5E591" w14:textId="77777777" w:rsidR="00EB6854" w:rsidRPr="00E45107" w:rsidRDefault="00EB6854" w:rsidP="00AE2D8B">
            <w:pPr>
              <w:wordWrap w:val="0"/>
              <w:autoSpaceDE w:val="0"/>
              <w:autoSpaceDN w:val="0"/>
              <w:jc w:val="left"/>
              <w:rPr>
                <w:rFonts w:asciiTheme="minorHAnsi" w:eastAsiaTheme="minorHAnsi" w:hAnsiTheme="minorHAnsi"/>
              </w:rPr>
            </w:pPr>
            <w:r w:rsidRPr="00E45107">
              <w:rPr>
                <w:rFonts w:asciiTheme="minorHAnsi" w:eastAsiaTheme="minorHAnsi" w:hAnsiTheme="minorHAnsi" w:hint="eastAsia"/>
              </w:rPr>
              <w:t>ABC-MART 온라인 쇼핑몰 2.0 구축</w:t>
            </w:r>
          </w:p>
        </w:tc>
      </w:tr>
      <w:tr w:rsidR="00D96449" w:rsidRPr="00E45107" w14:paraId="0C077F2E" w14:textId="77777777" w:rsidTr="00EB6854">
        <w:trPr>
          <w:trHeight w:val="397"/>
          <w:jc w:val="right"/>
        </w:trPr>
        <w:tc>
          <w:tcPr>
            <w:tcW w:w="1893" w:type="dxa"/>
            <w:shd w:val="clear" w:color="auto" w:fill="E6E6E6"/>
            <w:vAlign w:val="center"/>
          </w:tcPr>
          <w:p w14:paraId="56477A84" w14:textId="77777777" w:rsidR="00D96449" w:rsidRPr="00E45107" w:rsidRDefault="00D96449" w:rsidP="003A301D">
            <w:pPr>
              <w:wordWrap w:val="0"/>
              <w:autoSpaceDE w:val="0"/>
              <w:autoSpaceDN w:val="0"/>
              <w:jc w:val="center"/>
              <w:rPr>
                <w:rFonts w:asciiTheme="minorHAnsi" w:eastAsiaTheme="minorHAnsi" w:hAnsiTheme="minorHAnsi"/>
              </w:rPr>
            </w:pPr>
            <w:r w:rsidRPr="00E45107">
              <w:rPr>
                <w:rFonts w:asciiTheme="minorHAnsi" w:eastAsiaTheme="minorHAnsi" w:hAnsiTheme="minorHAnsi" w:hint="eastAsia"/>
              </w:rPr>
              <w:t>작성자</w:t>
            </w:r>
          </w:p>
        </w:tc>
        <w:tc>
          <w:tcPr>
            <w:tcW w:w="1894" w:type="dxa"/>
            <w:vAlign w:val="center"/>
          </w:tcPr>
          <w:p w14:paraId="0F33F4D9" w14:textId="38AC6C20" w:rsidR="00D96449" w:rsidRPr="00E45107" w:rsidRDefault="00A04598" w:rsidP="002E6FC2">
            <w:pPr>
              <w:wordWrap w:val="0"/>
              <w:autoSpaceDE w:val="0"/>
              <w:autoSpaceDN w:val="0"/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곽효주</w:t>
            </w:r>
          </w:p>
        </w:tc>
        <w:tc>
          <w:tcPr>
            <w:tcW w:w="1894" w:type="dxa"/>
            <w:shd w:val="clear" w:color="auto" w:fill="E6E6E6"/>
            <w:vAlign w:val="center"/>
          </w:tcPr>
          <w:p w14:paraId="5744D078" w14:textId="77777777" w:rsidR="00D96449" w:rsidRPr="00E45107" w:rsidRDefault="00D96449" w:rsidP="003A301D">
            <w:pPr>
              <w:wordWrap w:val="0"/>
              <w:autoSpaceDE w:val="0"/>
              <w:autoSpaceDN w:val="0"/>
              <w:jc w:val="center"/>
              <w:rPr>
                <w:rFonts w:asciiTheme="minorHAnsi" w:eastAsiaTheme="minorHAnsi" w:hAnsiTheme="minorHAnsi"/>
              </w:rPr>
            </w:pPr>
            <w:r w:rsidRPr="00E45107">
              <w:rPr>
                <w:rFonts w:asciiTheme="minorHAnsi" w:eastAsiaTheme="minorHAnsi" w:hAnsiTheme="minorHAnsi" w:hint="eastAsia"/>
              </w:rPr>
              <w:t>작성일</w:t>
            </w:r>
          </w:p>
        </w:tc>
        <w:tc>
          <w:tcPr>
            <w:tcW w:w="1894" w:type="dxa"/>
            <w:vAlign w:val="center"/>
          </w:tcPr>
          <w:p w14:paraId="05FE68CF" w14:textId="03520729" w:rsidR="00D96449" w:rsidRPr="00E45107" w:rsidRDefault="00737ED5" w:rsidP="0059069E">
            <w:pPr>
              <w:wordWrap w:val="0"/>
              <w:autoSpaceDE w:val="0"/>
              <w:autoSpaceDN w:val="0"/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2019.0</w:t>
            </w:r>
            <w:r w:rsidR="008429D4">
              <w:rPr>
                <w:rFonts w:asciiTheme="minorHAnsi" w:eastAsiaTheme="minorHAnsi" w:hAnsiTheme="minorHAnsi"/>
              </w:rPr>
              <w:t>5</w:t>
            </w:r>
            <w:r>
              <w:rPr>
                <w:rFonts w:asciiTheme="minorHAnsi" w:eastAsiaTheme="minorHAnsi" w:hAnsiTheme="minorHAnsi" w:hint="eastAsia"/>
              </w:rPr>
              <w:t>.</w:t>
            </w:r>
            <w:r w:rsidR="008429D4">
              <w:rPr>
                <w:rFonts w:asciiTheme="minorHAnsi" w:eastAsiaTheme="minorHAnsi" w:hAnsiTheme="minorHAnsi"/>
              </w:rPr>
              <w:t>31</w:t>
            </w:r>
          </w:p>
        </w:tc>
      </w:tr>
      <w:tr w:rsidR="00D96449" w:rsidRPr="00E45107" w14:paraId="3D65E709" w14:textId="77777777" w:rsidTr="00EB6854">
        <w:trPr>
          <w:trHeight w:val="397"/>
          <w:jc w:val="right"/>
        </w:trPr>
        <w:tc>
          <w:tcPr>
            <w:tcW w:w="1893" w:type="dxa"/>
            <w:shd w:val="clear" w:color="auto" w:fill="E6E6E6"/>
            <w:vAlign w:val="center"/>
          </w:tcPr>
          <w:p w14:paraId="16A6C11C" w14:textId="77777777" w:rsidR="00D96449" w:rsidRPr="00E45107" w:rsidRDefault="00D96449" w:rsidP="003A301D">
            <w:pPr>
              <w:wordWrap w:val="0"/>
              <w:autoSpaceDE w:val="0"/>
              <w:autoSpaceDN w:val="0"/>
              <w:jc w:val="center"/>
              <w:rPr>
                <w:rFonts w:asciiTheme="minorHAnsi" w:eastAsiaTheme="minorHAnsi" w:hAnsiTheme="minorHAnsi"/>
              </w:rPr>
            </w:pPr>
            <w:smartTag w:uri="urn:schemas-microsoft-com:office:smarttags" w:element="PersonName">
              <w:r w:rsidRPr="00E45107">
                <w:rPr>
                  <w:rFonts w:asciiTheme="minorHAnsi" w:eastAsiaTheme="minorHAnsi" w:hAnsiTheme="minorHAnsi" w:hint="eastAsia"/>
                </w:rPr>
                <w:t>승인자</w:t>
              </w:r>
            </w:smartTag>
          </w:p>
        </w:tc>
        <w:tc>
          <w:tcPr>
            <w:tcW w:w="1894" w:type="dxa"/>
            <w:vAlign w:val="center"/>
          </w:tcPr>
          <w:p w14:paraId="164B07E5" w14:textId="77777777" w:rsidR="00D96449" w:rsidRPr="00E45107" w:rsidRDefault="00D96449" w:rsidP="003A301D">
            <w:pPr>
              <w:wordWrap w:val="0"/>
              <w:autoSpaceDE w:val="0"/>
              <w:autoSpaceDN w:val="0"/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1894" w:type="dxa"/>
            <w:shd w:val="clear" w:color="auto" w:fill="E6E6E6"/>
            <w:vAlign w:val="center"/>
          </w:tcPr>
          <w:p w14:paraId="577AA2EC" w14:textId="77777777" w:rsidR="00D96449" w:rsidRPr="00E45107" w:rsidRDefault="00D96449" w:rsidP="003A301D">
            <w:pPr>
              <w:wordWrap w:val="0"/>
              <w:autoSpaceDE w:val="0"/>
              <w:autoSpaceDN w:val="0"/>
              <w:jc w:val="center"/>
              <w:rPr>
                <w:rFonts w:asciiTheme="minorHAnsi" w:eastAsiaTheme="minorHAnsi" w:hAnsiTheme="minorHAnsi"/>
              </w:rPr>
            </w:pPr>
            <w:r w:rsidRPr="00E45107">
              <w:rPr>
                <w:rFonts w:asciiTheme="minorHAnsi" w:eastAsiaTheme="minorHAnsi" w:hAnsiTheme="minorHAnsi" w:hint="eastAsia"/>
              </w:rPr>
              <w:t>승인일</w:t>
            </w:r>
          </w:p>
        </w:tc>
        <w:tc>
          <w:tcPr>
            <w:tcW w:w="1894" w:type="dxa"/>
            <w:vAlign w:val="center"/>
          </w:tcPr>
          <w:p w14:paraId="16C9238F" w14:textId="77777777" w:rsidR="00D96449" w:rsidRPr="00E45107" w:rsidRDefault="00D96449" w:rsidP="003A301D">
            <w:pPr>
              <w:wordWrap w:val="0"/>
              <w:autoSpaceDE w:val="0"/>
              <w:autoSpaceDN w:val="0"/>
              <w:jc w:val="center"/>
              <w:rPr>
                <w:rFonts w:asciiTheme="minorHAnsi" w:eastAsiaTheme="minorHAnsi" w:hAnsiTheme="minorHAnsi"/>
              </w:rPr>
            </w:pPr>
          </w:p>
        </w:tc>
      </w:tr>
    </w:tbl>
    <w:p w14:paraId="095D260E" w14:textId="77777777" w:rsidR="003F5C08" w:rsidRPr="00E45107" w:rsidRDefault="003F5C08">
      <w:pPr>
        <w:pStyle w:val="ab"/>
        <w:spacing w:before="240"/>
        <w:jc w:val="right"/>
        <w:rPr>
          <w:rFonts w:asciiTheme="minorHAnsi" w:eastAsiaTheme="minorHAnsi" w:hAnsiTheme="minorHAnsi"/>
          <w:b/>
          <w:sz w:val="48"/>
        </w:rPr>
      </w:pPr>
    </w:p>
    <w:p w14:paraId="55899C22" w14:textId="77777777" w:rsidR="003F5C08" w:rsidRPr="00E45107" w:rsidRDefault="003F5C08">
      <w:pPr>
        <w:pStyle w:val="ac"/>
        <w:jc w:val="right"/>
        <w:rPr>
          <w:rFonts w:asciiTheme="minorHAnsi" w:eastAsiaTheme="minorHAnsi" w:hAnsiTheme="minorHAnsi"/>
        </w:rPr>
        <w:sectPr w:rsidR="003F5C08" w:rsidRPr="00E45107" w:rsidSect="00DE659F">
          <w:headerReference w:type="default" r:id="rId9"/>
          <w:footerReference w:type="even" r:id="rId10"/>
          <w:footerReference w:type="default" r:id="rId11"/>
          <w:pgSz w:w="11907" w:h="16840" w:code="9"/>
          <w:pgMar w:top="1440" w:right="1440" w:bottom="1440" w:left="1440" w:header="720" w:footer="720" w:gutter="0"/>
          <w:cols w:space="720"/>
        </w:sectPr>
      </w:pPr>
    </w:p>
    <w:p w14:paraId="1B37B545" w14:textId="77777777" w:rsidR="004F5A6D" w:rsidRPr="00E45107" w:rsidRDefault="004F5A6D" w:rsidP="004F5A6D">
      <w:pPr>
        <w:spacing w:line="440" w:lineRule="exact"/>
        <w:jc w:val="center"/>
        <w:rPr>
          <w:rFonts w:asciiTheme="minorHAnsi" w:eastAsiaTheme="minorHAnsi" w:hAnsiTheme="minorHAnsi" w:cs="Arial"/>
          <w:b/>
          <w:color w:val="000000" w:themeColor="text1"/>
          <w:sz w:val="28"/>
          <w:szCs w:val="22"/>
        </w:rPr>
      </w:pPr>
      <w:r w:rsidRPr="00E45107">
        <w:rPr>
          <w:rFonts w:asciiTheme="minorHAnsi" w:eastAsiaTheme="minorHAnsi" w:hAnsiTheme="minorHAnsi" w:cs="Arial" w:hint="eastAsia"/>
          <w:b/>
          <w:color w:val="000000" w:themeColor="text1"/>
          <w:sz w:val="28"/>
          <w:szCs w:val="22"/>
        </w:rPr>
        <w:lastRenderedPageBreak/>
        <w:t>Revision History</w:t>
      </w:r>
    </w:p>
    <w:p w14:paraId="4331E7A4" w14:textId="77777777" w:rsidR="004F5A6D" w:rsidRPr="00E45107" w:rsidRDefault="004F5A6D" w:rsidP="004F5A6D">
      <w:pPr>
        <w:spacing w:line="440" w:lineRule="exact"/>
        <w:jc w:val="center"/>
        <w:rPr>
          <w:rFonts w:asciiTheme="minorHAnsi" w:eastAsiaTheme="minorHAnsi" w:hAnsiTheme="minorHAnsi"/>
          <w:b/>
          <w:color w:val="000000" w:themeColor="text1"/>
          <w:sz w:val="28"/>
          <w:szCs w:val="22"/>
        </w:rPr>
      </w:pPr>
    </w:p>
    <w:tbl>
      <w:tblPr>
        <w:tblStyle w:val="a9"/>
        <w:tblW w:w="9493" w:type="dxa"/>
        <w:tblLayout w:type="fixed"/>
        <w:tblLook w:val="04A0" w:firstRow="1" w:lastRow="0" w:firstColumn="1" w:lastColumn="0" w:noHBand="0" w:noVBand="1"/>
      </w:tblPr>
      <w:tblGrid>
        <w:gridCol w:w="567"/>
        <w:gridCol w:w="962"/>
        <w:gridCol w:w="1417"/>
        <w:gridCol w:w="3853"/>
        <w:gridCol w:w="1385"/>
        <w:gridCol w:w="1309"/>
      </w:tblGrid>
      <w:tr w:rsidR="004F5A6D" w:rsidRPr="00E45107" w14:paraId="3A9E22EB" w14:textId="77777777" w:rsidTr="00D91E11">
        <w:trPr>
          <w:trHeight w:val="391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6C9054AB" w14:textId="77777777" w:rsidR="004F5A6D" w:rsidRPr="00E45107" w:rsidRDefault="004F5A6D" w:rsidP="004F5A6D">
            <w:pPr>
              <w:jc w:val="center"/>
              <w:rPr>
                <w:rFonts w:asciiTheme="minorHAnsi" w:eastAsiaTheme="minorHAnsi" w:hAnsiTheme="minorHAnsi"/>
                <w:b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b/>
                <w:color w:val="000000" w:themeColor="text1"/>
              </w:rPr>
              <w:t>No</w:t>
            </w:r>
          </w:p>
        </w:tc>
        <w:tc>
          <w:tcPr>
            <w:tcW w:w="962" w:type="dxa"/>
            <w:shd w:val="clear" w:color="auto" w:fill="D9D9D9" w:themeFill="background1" w:themeFillShade="D9"/>
            <w:vAlign w:val="center"/>
          </w:tcPr>
          <w:p w14:paraId="780D1902" w14:textId="77777777" w:rsidR="004F5A6D" w:rsidRPr="00E45107" w:rsidRDefault="004F5A6D" w:rsidP="004F5A6D">
            <w:pPr>
              <w:jc w:val="center"/>
              <w:rPr>
                <w:rFonts w:asciiTheme="minorHAnsi" w:eastAsiaTheme="minorHAnsi" w:hAnsiTheme="minorHAnsi"/>
                <w:b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b/>
                <w:color w:val="000000" w:themeColor="text1"/>
              </w:rPr>
              <w:t>버전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2985495B" w14:textId="77777777" w:rsidR="004F5A6D" w:rsidRPr="00E45107" w:rsidRDefault="00F50BC6" w:rsidP="00F50BC6">
            <w:pPr>
              <w:jc w:val="center"/>
              <w:rPr>
                <w:rFonts w:asciiTheme="minorHAnsi" w:eastAsiaTheme="minorHAnsi" w:hAnsiTheme="minorHAnsi"/>
                <w:b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b/>
                <w:color w:val="000000" w:themeColor="text1"/>
              </w:rPr>
              <w:t>날</w:t>
            </w:r>
            <w:r w:rsidR="004F5A6D" w:rsidRPr="00E45107">
              <w:rPr>
                <w:rFonts w:asciiTheme="minorHAnsi" w:eastAsiaTheme="minorHAnsi" w:hAnsiTheme="minorHAnsi" w:hint="eastAsia"/>
                <w:b/>
                <w:color w:val="000000" w:themeColor="text1"/>
              </w:rPr>
              <w:t>짜</w:t>
            </w:r>
          </w:p>
        </w:tc>
        <w:tc>
          <w:tcPr>
            <w:tcW w:w="3853" w:type="dxa"/>
            <w:shd w:val="clear" w:color="auto" w:fill="D9D9D9" w:themeFill="background1" w:themeFillShade="D9"/>
            <w:vAlign w:val="center"/>
          </w:tcPr>
          <w:p w14:paraId="795BE3A0" w14:textId="77777777" w:rsidR="004F5A6D" w:rsidRPr="00E45107" w:rsidRDefault="004F5A6D" w:rsidP="004F5A6D">
            <w:pPr>
              <w:jc w:val="center"/>
              <w:rPr>
                <w:rFonts w:asciiTheme="minorHAnsi" w:eastAsiaTheme="minorHAnsi" w:hAnsiTheme="minorHAnsi"/>
                <w:b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b/>
                <w:color w:val="000000" w:themeColor="text1"/>
              </w:rPr>
              <w:t>페이지 및 내용</w:t>
            </w:r>
          </w:p>
        </w:tc>
        <w:tc>
          <w:tcPr>
            <w:tcW w:w="1385" w:type="dxa"/>
            <w:shd w:val="clear" w:color="auto" w:fill="D9D9D9" w:themeFill="background1" w:themeFillShade="D9"/>
            <w:vAlign w:val="center"/>
          </w:tcPr>
          <w:p w14:paraId="55385A79" w14:textId="77777777" w:rsidR="004F5A6D" w:rsidRPr="00E45107" w:rsidRDefault="004F5A6D" w:rsidP="004F5A6D">
            <w:pPr>
              <w:jc w:val="center"/>
              <w:rPr>
                <w:rFonts w:asciiTheme="minorHAnsi" w:eastAsiaTheme="minorHAnsi" w:hAnsiTheme="minorHAnsi"/>
                <w:b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b/>
                <w:color w:val="000000" w:themeColor="text1"/>
              </w:rPr>
              <w:t>작성자</w:t>
            </w:r>
          </w:p>
        </w:tc>
        <w:tc>
          <w:tcPr>
            <w:tcW w:w="1309" w:type="dxa"/>
            <w:shd w:val="clear" w:color="auto" w:fill="D9D9D9" w:themeFill="background1" w:themeFillShade="D9"/>
            <w:vAlign w:val="center"/>
          </w:tcPr>
          <w:p w14:paraId="6DF3BCC7" w14:textId="77777777" w:rsidR="004F5A6D" w:rsidRPr="00E45107" w:rsidRDefault="004F5A6D" w:rsidP="004F5A6D">
            <w:pPr>
              <w:jc w:val="center"/>
              <w:rPr>
                <w:rFonts w:asciiTheme="minorHAnsi" w:eastAsiaTheme="minorHAnsi" w:hAnsiTheme="minorHAnsi"/>
                <w:b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b/>
                <w:color w:val="000000" w:themeColor="text1"/>
              </w:rPr>
              <w:t>승인자</w:t>
            </w:r>
          </w:p>
        </w:tc>
      </w:tr>
      <w:tr w:rsidR="004F5A6D" w:rsidRPr="00E45107" w14:paraId="4D9839BF" w14:textId="77777777" w:rsidTr="00D91E11">
        <w:tc>
          <w:tcPr>
            <w:tcW w:w="567" w:type="dxa"/>
            <w:vAlign w:val="center"/>
          </w:tcPr>
          <w:p w14:paraId="5FAE5854" w14:textId="77777777" w:rsidR="004F5A6D" w:rsidRPr="00E45107" w:rsidRDefault="004F5A6D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>1</w:t>
            </w:r>
          </w:p>
        </w:tc>
        <w:tc>
          <w:tcPr>
            <w:tcW w:w="962" w:type="dxa"/>
            <w:vAlign w:val="center"/>
          </w:tcPr>
          <w:p w14:paraId="3E7F68E1" w14:textId="77777777" w:rsidR="004F5A6D" w:rsidRPr="00E45107" w:rsidRDefault="00015D19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 xml:space="preserve">V </w:t>
            </w:r>
            <w:r w:rsidR="004F5A6D" w:rsidRPr="00E45107">
              <w:rPr>
                <w:rFonts w:asciiTheme="minorHAnsi" w:eastAsiaTheme="minorHAnsi" w:hAnsiTheme="minorHAnsi" w:hint="eastAsia"/>
                <w:color w:val="000000" w:themeColor="text1"/>
              </w:rPr>
              <w:t>0.10</w:t>
            </w:r>
          </w:p>
        </w:tc>
        <w:tc>
          <w:tcPr>
            <w:tcW w:w="1417" w:type="dxa"/>
            <w:vAlign w:val="center"/>
          </w:tcPr>
          <w:p w14:paraId="38E75BD3" w14:textId="1519EF60" w:rsidR="004F5A6D" w:rsidRPr="00E45107" w:rsidRDefault="00BB09FD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>2018.10.0</w:t>
            </w:r>
            <w:r w:rsidR="00885081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</w:p>
        </w:tc>
        <w:tc>
          <w:tcPr>
            <w:tcW w:w="3853" w:type="dxa"/>
          </w:tcPr>
          <w:p w14:paraId="1EBA908F" w14:textId="77777777" w:rsidR="004F5A6D" w:rsidRPr="00E45107" w:rsidRDefault="00F50BC6" w:rsidP="004F5A6D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>신규</w:t>
            </w:r>
            <w:r w:rsidR="00BB09FD" w:rsidRPr="00E45107">
              <w:rPr>
                <w:rFonts w:asciiTheme="minorHAnsi" w:eastAsiaTheme="minorHAnsi" w:hAnsiTheme="minorHAnsi" w:hint="eastAsia"/>
                <w:color w:val="000000" w:themeColor="text1"/>
              </w:rPr>
              <w:t>작성</w:t>
            </w:r>
          </w:p>
        </w:tc>
        <w:tc>
          <w:tcPr>
            <w:tcW w:w="1385" w:type="dxa"/>
            <w:vAlign w:val="center"/>
          </w:tcPr>
          <w:p w14:paraId="76488ECB" w14:textId="119C45CC" w:rsidR="004F5A6D" w:rsidRPr="00E45107" w:rsidRDefault="00CE1DFE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</w:rPr>
              <w:t>김제헌</w:t>
            </w:r>
          </w:p>
        </w:tc>
        <w:tc>
          <w:tcPr>
            <w:tcW w:w="1309" w:type="dxa"/>
          </w:tcPr>
          <w:p w14:paraId="589B0193" w14:textId="77777777" w:rsidR="004F5A6D" w:rsidRPr="00E45107" w:rsidRDefault="004F5A6D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</w:tr>
      <w:tr w:rsidR="00CE1DFE" w:rsidRPr="00E45107" w14:paraId="27F5E31B" w14:textId="77777777" w:rsidTr="00D91E11">
        <w:tc>
          <w:tcPr>
            <w:tcW w:w="567" w:type="dxa"/>
            <w:vAlign w:val="center"/>
          </w:tcPr>
          <w:p w14:paraId="63EC29F4" w14:textId="77777777" w:rsidR="00CE1DFE" w:rsidRPr="00E45107" w:rsidRDefault="00CE1DFE" w:rsidP="00CE1DFE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>2</w:t>
            </w:r>
          </w:p>
        </w:tc>
        <w:tc>
          <w:tcPr>
            <w:tcW w:w="962" w:type="dxa"/>
            <w:vAlign w:val="center"/>
          </w:tcPr>
          <w:p w14:paraId="7612601C" w14:textId="55AF97BF" w:rsidR="00CE1DFE" w:rsidRPr="00E45107" w:rsidRDefault="00CE1DFE" w:rsidP="00CE1DFE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 xml:space="preserve">V </w:t>
            </w:r>
            <w:r>
              <w:rPr>
                <w:rFonts w:asciiTheme="minorHAnsi" w:eastAsiaTheme="minorHAnsi" w:hAnsiTheme="minorHAnsi" w:hint="eastAsia"/>
                <w:color w:val="000000" w:themeColor="text1"/>
              </w:rPr>
              <w:t>0.2</w:t>
            </w: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>0</w:t>
            </w:r>
          </w:p>
        </w:tc>
        <w:tc>
          <w:tcPr>
            <w:tcW w:w="1417" w:type="dxa"/>
            <w:vAlign w:val="center"/>
          </w:tcPr>
          <w:p w14:paraId="39FE16A5" w14:textId="37ABC90E" w:rsidR="00CE1DFE" w:rsidRPr="00E45107" w:rsidRDefault="00CE1DFE" w:rsidP="00CE1DFE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</w:rPr>
              <w:t>2018.10.17</w:t>
            </w:r>
          </w:p>
        </w:tc>
        <w:tc>
          <w:tcPr>
            <w:tcW w:w="3853" w:type="dxa"/>
          </w:tcPr>
          <w:p w14:paraId="63B7972C" w14:textId="070900C3" w:rsidR="00CE1DFE" w:rsidRPr="00E45107" w:rsidRDefault="00CE1DFE" w:rsidP="00CE1DFE">
            <w:pPr>
              <w:rPr>
                <w:rFonts w:asciiTheme="minorHAnsi" w:eastAsiaTheme="minorHAnsi" w:hAnsiTheme="minorHAnsi"/>
                <w:color w:val="000000" w:themeColor="text1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</w:rPr>
              <w:t>수정 및 보완</w:t>
            </w:r>
          </w:p>
        </w:tc>
        <w:tc>
          <w:tcPr>
            <w:tcW w:w="1385" w:type="dxa"/>
            <w:vAlign w:val="center"/>
          </w:tcPr>
          <w:p w14:paraId="152F6E05" w14:textId="273EF6C5" w:rsidR="00CE1DFE" w:rsidRPr="00E45107" w:rsidRDefault="00CE1DFE" w:rsidP="00CE1DFE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</w:rPr>
              <w:t>김제헌</w:t>
            </w:r>
          </w:p>
        </w:tc>
        <w:tc>
          <w:tcPr>
            <w:tcW w:w="1309" w:type="dxa"/>
          </w:tcPr>
          <w:p w14:paraId="579C7308" w14:textId="77777777" w:rsidR="00CE1DFE" w:rsidRPr="00E45107" w:rsidRDefault="00CE1DFE" w:rsidP="00CE1DFE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</w:tr>
      <w:tr w:rsidR="004F5A6D" w:rsidRPr="00E45107" w14:paraId="0F7FF650" w14:textId="77777777" w:rsidTr="00D91E11">
        <w:tc>
          <w:tcPr>
            <w:tcW w:w="567" w:type="dxa"/>
            <w:vAlign w:val="center"/>
          </w:tcPr>
          <w:p w14:paraId="1F165D8D" w14:textId="77777777" w:rsidR="004F5A6D" w:rsidRPr="00E45107" w:rsidRDefault="004F5A6D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>3</w:t>
            </w:r>
          </w:p>
        </w:tc>
        <w:tc>
          <w:tcPr>
            <w:tcW w:w="962" w:type="dxa"/>
            <w:vAlign w:val="center"/>
          </w:tcPr>
          <w:p w14:paraId="380F9C6D" w14:textId="221C105C" w:rsidR="004F5A6D" w:rsidRPr="00E45107" w:rsidRDefault="002E6FC2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</w:rPr>
              <w:t>V 0.30</w:t>
            </w:r>
          </w:p>
        </w:tc>
        <w:tc>
          <w:tcPr>
            <w:tcW w:w="1417" w:type="dxa"/>
            <w:vAlign w:val="center"/>
          </w:tcPr>
          <w:p w14:paraId="49F0CFE6" w14:textId="4C79E3C0" w:rsidR="004F5A6D" w:rsidRPr="00E45107" w:rsidRDefault="002E6FC2" w:rsidP="002E6FC2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</w:rPr>
              <w:t>2018.10.2</w:t>
            </w:r>
            <w:r>
              <w:rPr>
                <w:rFonts w:asciiTheme="minorHAnsi" w:eastAsiaTheme="minorHAnsi" w:hAnsiTheme="minorHAnsi"/>
                <w:color w:val="000000" w:themeColor="text1"/>
              </w:rPr>
              <w:t>4</w:t>
            </w:r>
          </w:p>
        </w:tc>
        <w:tc>
          <w:tcPr>
            <w:tcW w:w="3853" w:type="dxa"/>
          </w:tcPr>
          <w:p w14:paraId="36647D47" w14:textId="58921934" w:rsidR="004F5A6D" w:rsidRPr="00E45107" w:rsidRDefault="00557BBB" w:rsidP="004F5A6D">
            <w:pPr>
              <w:rPr>
                <w:rFonts w:asciiTheme="minorHAnsi" w:eastAsiaTheme="minorHAnsi" w:hAnsiTheme="minorHAnsi"/>
                <w:color w:val="000000" w:themeColor="text1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</w:rPr>
              <w:t>수정 및 보완</w:t>
            </w:r>
          </w:p>
        </w:tc>
        <w:tc>
          <w:tcPr>
            <w:tcW w:w="1385" w:type="dxa"/>
            <w:vAlign w:val="center"/>
          </w:tcPr>
          <w:p w14:paraId="4826D4A6" w14:textId="0E697C0F" w:rsidR="004F5A6D" w:rsidRPr="00E45107" w:rsidRDefault="002E6FC2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</w:rPr>
              <w:t>윤예지</w:t>
            </w:r>
          </w:p>
        </w:tc>
        <w:tc>
          <w:tcPr>
            <w:tcW w:w="1309" w:type="dxa"/>
          </w:tcPr>
          <w:p w14:paraId="14B8C591" w14:textId="77777777" w:rsidR="004F5A6D" w:rsidRPr="00E45107" w:rsidRDefault="004F5A6D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</w:tr>
      <w:tr w:rsidR="00737ED5" w:rsidRPr="00E45107" w14:paraId="58736FAD" w14:textId="77777777" w:rsidTr="00D91E11">
        <w:tc>
          <w:tcPr>
            <w:tcW w:w="567" w:type="dxa"/>
            <w:vAlign w:val="center"/>
          </w:tcPr>
          <w:p w14:paraId="3B191C1A" w14:textId="77777777" w:rsidR="00737ED5" w:rsidRPr="00E45107" w:rsidRDefault="00737ED5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</w:p>
        </w:tc>
        <w:tc>
          <w:tcPr>
            <w:tcW w:w="962" w:type="dxa"/>
            <w:vAlign w:val="center"/>
          </w:tcPr>
          <w:p w14:paraId="4D57DE65" w14:textId="3973F677" w:rsidR="00737ED5" w:rsidRPr="00E45107" w:rsidRDefault="00737ED5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</w:rPr>
              <w:t>V 0.40</w:t>
            </w:r>
          </w:p>
        </w:tc>
        <w:tc>
          <w:tcPr>
            <w:tcW w:w="1417" w:type="dxa"/>
            <w:vAlign w:val="center"/>
          </w:tcPr>
          <w:p w14:paraId="3EFBB770" w14:textId="36E1C3F9" w:rsidR="00737ED5" w:rsidRPr="00E45107" w:rsidRDefault="00737ED5" w:rsidP="004F5A6D">
            <w:pPr>
              <w:jc w:val="center"/>
              <w:rPr>
                <w:rFonts w:asciiTheme="minorHAnsi" w:eastAsiaTheme="minorHAnsi" w:hAnsiTheme="minorHAnsi"/>
                <w:b/>
                <w:color w:val="000000" w:themeColor="text1"/>
              </w:rPr>
            </w:pPr>
            <w:r>
              <w:rPr>
                <w:rFonts w:asciiTheme="minorHAnsi" w:eastAsiaTheme="minorHAnsi" w:hAnsiTheme="minorHAnsi" w:hint="eastAsia"/>
              </w:rPr>
              <w:t>2019.03.22</w:t>
            </w:r>
          </w:p>
        </w:tc>
        <w:tc>
          <w:tcPr>
            <w:tcW w:w="3853" w:type="dxa"/>
          </w:tcPr>
          <w:p w14:paraId="59B908FF" w14:textId="3F168DDE" w:rsidR="00737ED5" w:rsidRPr="00E45107" w:rsidRDefault="00737ED5" w:rsidP="004F5A6D">
            <w:pPr>
              <w:rPr>
                <w:rFonts w:asciiTheme="minorHAnsi" w:eastAsiaTheme="minorHAnsi" w:hAnsiTheme="minorHAnsi"/>
                <w:b/>
                <w:color w:val="000000" w:themeColor="text1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</w:rPr>
              <w:t>수정 및 보완</w:t>
            </w:r>
          </w:p>
        </w:tc>
        <w:tc>
          <w:tcPr>
            <w:tcW w:w="1385" w:type="dxa"/>
            <w:vAlign w:val="center"/>
          </w:tcPr>
          <w:p w14:paraId="2A9AF927" w14:textId="134143F5" w:rsidR="00737ED5" w:rsidRPr="00737ED5" w:rsidRDefault="00737ED5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737ED5">
              <w:rPr>
                <w:rFonts w:asciiTheme="minorHAnsi" w:eastAsiaTheme="minorHAnsi" w:hAnsiTheme="minorHAnsi" w:hint="eastAsia"/>
                <w:color w:val="000000" w:themeColor="text1"/>
              </w:rPr>
              <w:t>서명주</w:t>
            </w:r>
          </w:p>
        </w:tc>
        <w:tc>
          <w:tcPr>
            <w:tcW w:w="1309" w:type="dxa"/>
          </w:tcPr>
          <w:p w14:paraId="165510D5" w14:textId="77777777" w:rsidR="00737ED5" w:rsidRPr="00E45107" w:rsidRDefault="00737ED5" w:rsidP="004F5A6D">
            <w:pPr>
              <w:jc w:val="center"/>
              <w:rPr>
                <w:rFonts w:asciiTheme="minorHAnsi" w:eastAsiaTheme="minorHAnsi" w:hAnsiTheme="minorHAnsi"/>
                <w:b/>
                <w:color w:val="000000" w:themeColor="text1"/>
              </w:rPr>
            </w:pPr>
          </w:p>
        </w:tc>
      </w:tr>
      <w:tr w:rsidR="00A04598" w:rsidRPr="00E45107" w14:paraId="74CA4886" w14:textId="77777777" w:rsidTr="00D91E11">
        <w:tc>
          <w:tcPr>
            <w:tcW w:w="567" w:type="dxa"/>
            <w:vAlign w:val="center"/>
          </w:tcPr>
          <w:p w14:paraId="5F9037CE" w14:textId="77777777" w:rsidR="00A04598" w:rsidRPr="00E45107" w:rsidRDefault="00A04598" w:rsidP="00A04598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>5</w:t>
            </w:r>
          </w:p>
        </w:tc>
        <w:tc>
          <w:tcPr>
            <w:tcW w:w="962" w:type="dxa"/>
            <w:vAlign w:val="center"/>
          </w:tcPr>
          <w:p w14:paraId="3AB9D29F" w14:textId="3AB09545" w:rsidR="00A04598" w:rsidRPr="00E45107" w:rsidRDefault="00A04598" w:rsidP="00A04598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</w:rPr>
              <w:t>V 0.</w:t>
            </w:r>
            <w:r>
              <w:rPr>
                <w:rFonts w:asciiTheme="minorHAnsi" w:eastAsiaTheme="minorHAnsi" w:hAnsiTheme="minorHAnsi"/>
                <w:color w:val="000000" w:themeColor="text1"/>
              </w:rPr>
              <w:t>5</w:t>
            </w:r>
            <w:r>
              <w:rPr>
                <w:rFonts w:asciiTheme="minorHAnsi" w:eastAsiaTheme="minorHAnsi" w:hAnsiTheme="minorHAnsi" w:hint="eastAsia"/>
                <w:color w:val="000000" w:themeColor="text1"/>
              </w:rPr>
              <w:t>0</w:t>
            </w:r>
          </w:p>
        </w:tc>
        <w:tc>
          <w:tcPr>
            <w:tcW w:w="1417" w:type="dxa"/>
            <w:vAlign w:val="center"/>
          </w:tcPr>
          <w:p w14:paraId="05D1F01D" w14:textId="7FFAB31E" w:rsidR="00A04598" w:rsidRPr="00E45107" w:rsidRDefault="00A04598" w:rsidP="00A04598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>
              <w:rPr>
                <w:rFonts w:asciiTheme="minorHAnsi" w:eastAsiaTheme="minorHAnsi" w:hAnsiTheme="minorHAnsi" w:hint="eastAsia"/>
              </w:rPr>
              <w:t>2019.03.2</w:t>
            </w:r>
            <w:r>
              <w:rPr>
                <w:rFonts w:asciiTheme="minorHAnsi" w:eastAsiaTheme="minorHAnsi" w:hAnsiTheme="minorHAnsi"/>
              </w:rPr>
              <w:t>9</w:t>
            </w:r>
          </w:p>
        </w:tc>
        <w:tc>
          <w:tcPr>
            <w:tcW w:w="3853" w:type="dxa"/>
          </w:tcPr>
          <w:p w14:paraId="61F52D8C" w14:textId="1313B6BA" w:rsidR="00A04598" w:rsidRPr="00E45107" w:rsidRDefault="00A04598" w:rsidP="00A04598">
            <w:pPr>
              <w:rPr>
                <w:rFonts w:asciiTheme="minorHAnsi" w:eastAsiaTheme="minorHAnsi" w:hAnsiTheme="minorHAnsi"/>
                <w:color w:val="000000" w:themeColor="text1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</w:rPr>
              <w:t>수정 및 보완</w:t>
            </w:r>
          </w:p>
        </w:tc>
        <w:tc>
          <w:tcPr>
            <w:tcW w:w="1385" w:type="dxa"/>
            <w:vAlign w:val="center"/>
          </w:tcPr>
          <w:p w14:paraId="15E149B9" w14:textId="2E777DBD" w:rsidR="00A04598" w:rsidRPr="00E45107" w:rsidRDefault="00A04598" w:rsidP="00A04598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</w:rPr>
              <w:t>곽효주</w:t>
            </w:r>
          </w:p>
        </w:tc>
        <w:tc>
          <w:tcPr>
            <w:tcW w:w="1309" w:type="dxa"/>
          </w:tcPr>
          <w:p w14:paraId="7ED60D54" w14:textId="77777777" w:rsidR="00A04598" w:rsidRPr="00E45107" w:rsidRDefault="00A04598" w:rsidP="00A04598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</w:tr>
      <w:tr w:rsidR="00594AD5" w:rsidRPr="00E45107" w14:paraId="4EBCA9F1" w14:textId="77777777" w:rsidTr="00D91E11">
        <w:tc>
          <w:tcPr>
            <w:tcW w:w="567" w:type="dxa"/>
            <w:vAlign w:val="center"/>
          </w:tcPr>
          <w:p w14:paraId="0F4D2402" w14:textId="77777777" w:rsidR="00594AD5" w:rsidRPr="00E45107" w:rsidRDefault="00594AD5" w:rsidP="00594AD5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>6</w:t>
            </w:r>
          </w:p>
        </w:tc>
        <w:tc>
          <w:tcPr>
            <w:tcW w:w="962" w:type="dxa"/>
            <w:vAlign w:val="center"/>
          </w:tcPr>
          <w:p w14:paraId="1D6B26C9" w14:textId="3E3DBE1D" w:rsidR="00594AD5" w:rsidRPr="00E45107" w:rsidRDefault="00594AD5" w:rsidP="00594AD5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</w:rPr>
              <w:t>V 0.</w:t>
            </w:r>
            <w:r>
              <w:rPr>
                <w:rFonts w:asciiTheme="minorHAnsi" w:eastAsiaTheme="minorHAnsi" w:hAnsiTheme="minorHAnsi"/>
                <w:color w:val="000000" w:themeColor="text1"/>
              </w:rPr>
              <w:t>51</w:t>
            </w:r>
          </w:p>
        </w:tc>
        <w:tc>
          <w:tcPr>
            <w:tcW w:w="1417" w:type="dxa"/>
            <w:vAlign w:val="center"/>
          </w:tcPr>
          <w:p w14:paraId="32BBC07E" w14:textId="0DEC7D1D" w:rsidR="00594AD5" w:rsidRPr="00E45107" w:rsidRDefault="00594AD5" w:rsidP="00594AD5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>
              <w:rPr>
                <w:rFonts w:asciiTheme="minorHAnsi" w:eastAsiaTheme="minorHAnsi" w:hAnsiTheme="minorHAnsi" w:hint="eastAsia"/>
              </w:rPr>
              <w:t>2019.0</w:t>
            </w:r>
            <w:r>
              <w:rPr>
                <w:rFonts w:asciiTheme="minorHAnsi" w:eastAsiaTheme="minorHAnsi" w:hAnsiTheme="minorHAnsi"/>
              </w:rPr>
              <w:t>4</w:t>
            </w:r>
            <w:r>
              <w:rPr>
                <w:rFonts w:asciiTheme="minorHAnsi" w:eastAsiaTheme="minorHAnsi" w:hAnsiTheme="minorHAnsi" w:hint="eastAsia"/>
              </w:rPr>
              <w:t>.</w:t>
            </w:r>
            <w:r>
              <w:rPr>
                <w:rFonts w:asciiTheme="minorHAnsi" w:eastAsiaTheme="minorHAnsi" w:hAnsiTheme="minorHAnsi"/>
              </w:rPr>
              <w:t>0</w:t>
            </w:r>
            <w:r w:rsidR="000A1FA6">
              <w:rPr>
                <w:rFonts w:asciiTheme="minorHAnsi" w:eastAsiaTheme="minorHAnsi" w:hAnsiTheme="minorHAnsi"/>
              </w:rPr>
              <w:t>5</w:t>
            </w:r>
          </w:p>
        </w:tc>
        <w:tc>
          <w:tcPr>
            <w:tcW w:w="3853" w:type="dxa"/>
          </w:tcPr>
          <w:p w14:paraId="67D46296" w14:textId="5D022E8A" w:rsidR="00594AD5" w:rsidRPr="00E45107" w:rsidRDefault="00594AD5" w:rsidP="00594AD5">
            <w:pPr>
              <w:rPr>
                <w:rFonts w:asciiTheme="minorHAnsi" w:eastAsiaTheme="minorHAnsi" w:hAnsiTheme="minorHAnsi"/>
                <w:color w:val="000000" w:themeColor="text1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</w:rPr>
              <w:t>내부 리뷰 후 업데이트</w:t>
            </w:r>
          </w:p>
        </w:tc>
        <w:tc>
          <w:tcPr>
            <w:tcW w:w="1385" w:type="dxa"/>
            <w:vAlign w:val="center"/>
          </w:tcPr>
          <w:p w14:paraId="59D6F2E7" w14:textId="6512A5FC" w:rsidR="00594AD5" w:rsidRPr="00E45107" w:rsidRDefault="00594AD5" w:rsidP="00594AD5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</w:rPr>
              <w:t>곽효주</w:t>
            </w:r>
          </w:p>
        </w:tc>
        <w:tc>
          <w:tcPr>
            <w:tcW w:w="1309" w:type="dxa"/>
          </w:tcPr>
          <w:p w14:paraId="26315CAA" w14:textId="77777777" w:rsidR="00594AD5" w:rsidRPr="00E45107" w:rsidRDefault="00594AD5" w:rsidP="00594AD5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</w:tr>
      <w:tr w:rsidR="008429D4" w:rsidRPr="00E45107" w14:paraId="22ABF520" w14:textId="77777777" w:rsidTr="00D91E11">
        <w:tc>
          <w:tcPr>
            <w:tcW w:w="567" w:type="dxa"/>
            <w:vAlign w:val="center"/>
          </w:tcPr>
          <w:p w14:paraId="36D067A1" w14:textId="77777777" w:rsidR="008429D4" w:rsidRPr="00E45107" w:rsidRDefault="008429D4" w:rsidP="008429D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>7</w:t>
            </w:r>
          </w:p>
        </w:tc>
        <w:tc>
          <w:tcPr>
            <w:tcW w:w="962" w:type="dxa"/>
            <w:vAlign w:val="center"/>
          </w:tcPr>
          <w:p w14:paraId="74246699" w14:textId="16DAB06E" w:rsidR="008429D4" w:rsidRPr="00E45107" w:rsidRDefault="008429D4" w:rsidP="008429D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</w:rPr>
              <w:t>V 0.</w:t>
            </w:r>
            <w:r>
              <w:rPr>
                <w:rFonts w:asciiTheme="minorHAnsi" w:eastAsiaTheme="minorHAnsi" w:hAnsiTheme="minorHAnsi"/>
                <w:color w:val="000000" w:themeColor="text1"/>
              </w:rPr>
              <w:t>52</w:t>
            </w:r>
          </w:p>
        </w:tc>
        <w:tc>
          <w:tcPr>
            <w:tcW w:w="1417" w:type="dxa"/>
            <w:vAlign w:val="center"/>
          </w:tcPr>
          <w:p w14:paraId="3380F6FD" w14:textId="37FEA743" w:rsidR="008429D4" w:rsidRPr="00E45107" w:rsidRDefault="008429D4" w:rsidP="008429D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>
              <w:rPr>
                <w:rFonts w:asciiTheme="minorHAnsi" w:eastAsiaTheme="minorHAnsi" w:hAnsiTheme="minorHAnsi" w:hint="eastAsia"/>
              </w:rPr>
              <w:t>2019.0</w:t>
            </w:r>
            <w:r>
              <w:rPr>
                <w:rFonts w:asciiTheme="minorHAnsi" w:eastAsiaTheme="minorHAnsi" w:hAnsiTheme="minorHAnsi"/>
              </w:rPr>
              <w:t>5</w:t>
            </w:r>
            <w:r>
              <w:rPr>
                <w:rFonts w:asciiTheme="minorHAnsi" w:eastAsiaTheme="minorHAnsi" w:hAnsiTheme="minorHAnsi" w:hint="eastAsia"/>
              </w:rPr>
              <w:t>.</w:t>
            </w:r>
            <w:r>
              <w:rPr>
                <w:rFonts w:asciiTheme="minorHAnsi" w:eastAsiaTheme="minorHAnsi" w:hAnsiTheme="minorHAnsi"/>
              </w:rPr>
              <w:t>31</w:t>
            </w:r>
          </w:p>
        </w:tc>
        <w:tc>
          <w:tcPr>
            <w:tcW w:w="3853" w:type="dxa"/>
          </w:tcPr>
          <w:p w14:paraId="7590280A" w14:textId="1FA96B47" w:rsidR="008429D4" w:rsidRPr="00E45107" w:rsidRDefault="008429D4" w:rsidP="008429D4">
            <w:pPr>
              <w:rPr>
                <w:rFonts w:asciiTheme="minorHAnsi" w:eastAsiaTheme="minorHAnsi" w:hAnsiTheme="minorHAnsi"/>
                <w:color w:val="000000" w:themeColor="text1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</w:rPr>
              <w:t>현행화</w:t>
            </w:r>
          </w:p>
        </w:tc>
        <w:tc>
          <w:tcPr>
            <w:tcW w:w="1385" w:type="dxa"/>
            <w:vAlign w:val="center"/>
          </w:tcPr>
          <w:p w14:paraId="365D098F" w14:textId="700C754F" w:rsidR="008429D4" w:rsidRPr="00E45107" w:rsidRDefault="008429D4" w:rsidP="008429D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</w:rPr>
              <w:t>곽효주</w:t>
            </w:r>
          </w:p>
        </w:tc>
        <w:tc>
          <w:tcPr>
            <w:tcW w:w="1309" w:type="dxa"/>
          </w:tcPr>
          <w:p w14:paraId="2A448B97" w14:textId="77777777" w:rsidR="008429D4" w:rsidRPr="00E45107" w:rsidRDefault="008429D4" w:rsidP="008429D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</w:tr>
      <w:tr w:rsidR="008429D4" w:rsidRPr="00E45107" w14:paraId="3C5D62B3" w14:textId="77777777" w:rsidTr="00D91E11">
        <w:tc>
          <w:tcPr>
            <w:tcW w:w="567" w:type="dxa"/>
            <w:vAlign w:val="center"/>
          </w:tcPr>
          <w:p w14:paraId="39E79B3A" w14:textId="77777777" w:rsidR="008429D4" w:rsidRPr="00E45107" w:rsidRDefault="008429D4" w:rsidP="008429D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>8</w:t>
            </w:r>
          </w:p>
        </w:tc>
        <w:tc>
          <w:tcPr>
            <w:tcW w:w="962" w:type="dxa"/>
            <w:vAlign w:val="center"/>
          </w:tcPr>
          <w:p w14:paraId="053AC84E" w14:textId="77777777" w:rsidR="008429D4" w:rsidRPr="00E45107" w:rsidRDefault="008429D4" w:rsidP="008429D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3B230FB5" w14:textId="77777777" w:rsidR="008429D4" w:rsidRPr="00E45107" w:rsidRDefault="008429D4" w:rsidP="008429D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3853" w:type="dxa"/>
          </w:tcPr>
          <w:p w14:paraId="4B1E7582" w14:textId="77777777" w:rsidR="008429D4" w:rsidRPr="00E45107" w:rsidRDefault="008429D4" w:rsidP="008429D4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14:paraId="6A8EE580" w14:textId="77777777" w:rsidR="008429D4" w:rsidRPr="00E45107" w:rsidRDefault="008429D4" w:rsidP="008429D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09" w:type="dxa"/>
          </w:tcPr>
          <w:p w14:paraId="07074136" w14:textId="77777777" w:rsidR="008429D4" w:rsidRPr="00E45107" w:rsidRDefault="008429D4" w:rsidP="008429D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</w:tr>
      <w:tr w:rsidR="008429D4" w:rsidRPr="00E45107" w14:paraId="5699C6AC" w14:textId="77777777" w:rsidTr="00D91E11">
        <w:tc>
          <w:tcPr>
            <w:tcW w:w="567" w:type="dxa"/>
            <w:vAlign w:val="center"/>
          </w:tcPr>
          <w:p w14:paraId="65A03BB3" w14:textId="77777777" w:rsidR="008429D4" w:rsidRPr="00E45107" w:rsidRDefault="008429D4" w:rsidP="008429D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>9</w:t>
            </w:r>
          </w:p>
        </w:tc>
        <w:tc>
          <w:tcPr>
            <w:tcW w:w="962" w:type="dxa"/>
            <w:vAlign w:val="center"/>
          </w:tcPr>
          <w:p w14:paraId="4F1F3797" w14:textId="77777777" w:rsidR="008429D4" w:rsidRPr="00E45107" w:rsidRDefault="008429D4" w:rsidP="008429D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7BA47577" w14:textId="77777777" w:rsidR="008429D4" w:rsidRPr="00E45107" w:rsidRDefault="008429D4" w:rsidP="008429D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3853" w:type="dxa"/>
          </w:tcPr>
          <w:p w14:paraId="6F3B5FB9" w14:textId="77777777" w:rsidR="008429D4" w:rsidRPr="00E45107" w:rsidRDefault="008429D4" w:rsidP="008429D4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14:paraId="53D42209" w14:textId="77777777" w:rsidR="008429D4" w:rsidRPr="00E45107" w:rsidRDefault="008429D4" w:rsidP="008429D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09" w:type="dxa"/>
          </w:tcPr>
          <w:p w14:paraId="0C2A876B" w14:textId="77777777" w:rsidR="008429D4" w:rsidRPr="00E45107" w:rsidRDefault="008429D4" w:rsidP="008429D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</w:tr>
      <w:tr w:rsidR="008429D4" w:rsidRPr="00E45107" w14:paraId="36513A9A" w14:textId="77777777" w:rsidTr="00D91E11">
        <w:tc>
          <w:tcPr>
            <w:tcW w:w="567" w:type="dxa"/>
            <w:vAlign w:val="center"/>
          </w:tcPr>
          <w:p w14:paraId="6467942A" w14:textId="77777777" w:rsidR="008429D4" w:rsidRPr="00E45107" w:rsidRDefault="008429D4" w:rsidP="008429D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>10</w:t>
            </w:r>
          </w:p>
        </w:tc>
        <w:tc>
          <w:tcPr>
            <w:tcW w:w="962" w:type="dxa"/>
            <w:vAlign w:val="center"/>
          </w:tcPr>
          <w:p w14:paraId="74AC0DBC" w14:textId="77777777" w:rsidR="008429D4" w:rsidRPr="00E45107" w:rsidRDefault="008429D4" w:rsidP="008429D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0797D684" w14:textId="77777777" w:rsidR="008429D4" w:rsidRPr="00E45107" w:rsidRDefault="008429D4" w:rsidP="008429D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3853" w:type="dxa"/>
          </w:tcPr>
          <w:p w14:paraId="670D4B1C" w14:textId="77777777" w:rsidR="008429D4" w:rsidRPr="00E45107" w:rsidRDefault="008429D4" w:rsidP="008429D4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14:paraId="0407641E" w14:textId="77777777" w:rsidR="008429D4" w:rsidRPr="00E45107" w:rsidRDefault="008429D4" w:rsidP="008429D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09" w:type="dxa"/>
          </w:tcPr>
          <w:p w14:paraId="2A987870" w14:textId="77777777" w:rsidR="008429D4" w:rsidRPr="00E45107" w:rsidRDefault="008429D4" w:rsidP="008429D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</w:tr>
      <w:tr w:rsidR="008429D4" w:rsidRPr="00E45107" w14:paraId="0D395068" w14:textId="77777777" w:rsidTr="00D91E11">
        <w:tc>
          <w:tcPr>
            <w:tcW w:w="567" w:type="dxa"/>
            <w:vAlign w:val="center"/>
          </w:tcPr>
          <w:p w14:paraId="6541FE95" w14:textId="77777777" w:rsidR="008429D4" w:rsidRPr="00E45107" w:rsidRDefault="008429D4" w:rsidP="008429D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>11</w:t>
            </w:r>
          </w:p>
        </w:tc>
        <w:tc>
          <w:tcPr>
            <w:tcW w:w="962" w:type="dxa"/>
            <w:vAlign w:val="center"/>
          </w:tcPr>
          <w:p w14:paraId="2FD095C3" w14:textId="77777777" w:rsidR="008429D4" w:rsidRPr="00E45107" w:rsidRDefault="008429D4" w:rsidP="008429D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700E2870" w14:textId="77777777" w:rsidR="008429D4" w:rsidRPr="00E45107" w:rsidRDefault="008429D4" w:rsidP="008429D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3853" w:type="dxa"/>
          </w:tcPr>
          <w:p w14:paraId="6A323F48" w14:textId="77777777" w:rsidR="008429D4" w:rsidRPr="00E45107" w:rsidRDefault="008429D4" w:rsidP="008429D4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14:paraId="24B28AE5" w14:textId="77777777" w:rsidR="008429D4" w:rsidRPr="00E45107" w:rsidRDefault="008429D4" w:rsidP="008429D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09" w:type="dxa"/>
          </w:tcPr>
          <w:p w14:paraId="70872F95" w14:textId="77777777" w:rsidR="008429D4" w:rsidRPr="00E45107" w:rsidRDefault="008429D4" w:rsidP="008429D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</w:tr>
      <w:tr w:rsidR="008429D4" w:rsidRPr="00E45107" w14:paraId="3060F011" w14:textId="77777777" w:rsidTr="00D91E11">
        <w:tc>
          <w:tcPr>
            <w:tcW w:w="567" w:type="dxa"/>
            <w:vAlign w:val="center"/>
          </w:tcPr>
          <w:p w14:paraId="6ACE6132" w14:textId="77777777" w:rsidR="008429D4" w:rsidRPr="00E45107" w:rsidRDefault="008429D4" w:rsidP="008429D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>12</w:t>
            </w:r>
          </w:p>
        </w:tc>
        <w:tc>
          <w:tcPr>
            <w:tcW w:w="962" w:type="dxa"/>
            <w:vAlign w:val="center"/>
          </w:tcPr>
          <w:p w14:paraId="0A73BCF2" w14:textId="77777777" w:rsidR="008429D4" w:rsidRPr="00E45107" w:rsidRDefault="008429D4" w:rsidP="008429D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1524341B" w14:textId="77777777" w:rsidR="008429D4" w:rsidRPr="00E45107" w:rsidRDefault="008429D4" w:rsidP="008429D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3853" w:type="dxa"/>
          </w:tcPr>
          <w:p w14:paraId="28EFBF62" w14:textId="77777777" w:rsidR="008429D4" w:rsidRPr="00E45107" w:rsidRDefault="008429D4" w:rsidP="008429D4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14:paraId="108DE8B3" w14:textId="77777777" w:rsidR="008429D4" w:rsidRPr="00E45107" w:rsidRDefault="008429D4" w:rsidP="008429D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09" w:type="dxa"/>
          </w:tcPr>
          <w:p w14:paraId="2F24C331" w14:textId="77777777" w:rsidR="008429D4" w:rsidRPr="00E45107" w:rsidRDefault="008429D4" w:rsidP="008429D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</w:tr>
      <w:tr w:rsidR="008429D4" w:rsidRPr="00E45107" w14:paraId="2D80AFD3" w14:textId="77777777" w:rsidTr="00D91E11">
        <w:tc>
          <w:tcPr>
            <w:tcW w:w="567" w:type="dxa"/>
            <w:vAlign w:val="center"/>
          </w:tcPr>
          <w:p w14:paraId="11E677AC" w14:textId="77777777" w:rsidR="008429D4" w:rsidRPr="00E45107" w:rsidRDefault="008429D4" w:rsidP="008429D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>13</w:t>
            </w:r>
          </w:p>
        </w:tc>
        <w:tc>
          <w:tcPr>
            <w:tcW w:w="962" w:type="dxa"/>
            <w:vAlign w:val="center"/>
          </w:tcPr>
          <w:p w14:paraId="5189BD80" w14:textId="77777777" w:rsidR="008429D4" w:rsidRPr="00E45107" w:rsidRDefault="008429D4" w:rsidP="008429D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2C37C44C" w14:textId="77777777" w:rsidR="008429D4" w:rsidRPr="00E45107" w:rsidRDefault="008429D4" w:rsidP="008429D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3853" w:type="dxa"/>
          </w:tcPr>
          <w:p w14:paraId="7272678E" w14:textId="77777777" w:rsidR="008429D4" w:rsidRPr="00E45107" w:rsidRDefault="008429D4" w:rsidP="008429D4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14:paraId="29FBAB86" w14:textId="77777777" w:rsidR="008429D4" w:rsidRPr="00E45107" w:rsidRDefault="008429D4" w:rsidP="008429D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09" w:type="dxa"/>
          </w:tcPr>
          <w:p w14:paraId="36EFEDC0" w14:textId="77777777" w:rsidR="008429D4" w:rsidRPr="00E45107" w:rsidRDefault="008429D4" w:rsidP="008429D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</w:tr>
      <w:tr w:rsidR="008429D4" w:rsidRPr="00E45107" w14:paraId="7C851EE6" w14:textId="77777777" w:rsidTr="00D91E11">
        <w:tc>
          <w:tcPr>
            <w:tcW w:w="567" w:type="dxa"/>
            <w:vAlign w:val="center"/>
          </w:tcPr>
          <w:p w14:paraId="3CE5F9A9" w14:textId="77777777" w:rsidR="008429D4" w:rsidRPr="00E45107" w:rsidRDefault="008429D4" w:rsidP="008429D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>14</w:t>
            </w:r>
          </w:p>
        </w:tc>
        <w:tc>
          <w:tcPr>
            <w:tcW w:w="962" w:type="dxa"/>
            <w:vAlign w:val="center"/>
          </w:tcPr>
          <w:p w14:paraId="5DA79139" w14:textId="77777777" w:rsidR="008429D4" w:rsidRPr="00E45107" w:rsidRDefault="008429D4" w:rsidP="008429D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007B26D4" w14:textId="77777777" w:rsidR="008429D4" w:rsidRPr="00E45107" w:rsidRDefault="008429D4" w:rsidP="008429D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3853" w:type="dxa"/>
          </w:tcPr>
          <w:p w14:paraId="0F8D54CE" w14:textId="77777777" w:rsidR="008429D4" w:rsidRPr="00E45107" w:rsidRDefault="008429D4" w:rsidP="008429D4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14:paraId="3BFB28BF" w14:textId="77777777" w:rsidR="008429D4" w:rsidRPr="00E45107" w:rsidRDefault="008429D4" w:rsidP="008429D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09" w:type="dxa"/>
          </w:tcPr>
          <w:p w14:paraId="2D56F86C" w14:textId="77777777" w:rsidR="008429D4" w:rsidRPr="00E45107" w:rsidRDefault="008429D4" w:rsidP="008429D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</w:tr>
      <w:tr w:rsidR="008429D4" w:rsidRPr="00E45107" w14:paraId="02362CD9" w14:textId="77777777" w:rsidTr="00D91E11">
        <w:tc>
          <w:tcPr>
            <w:tcW w:w="567" w:type="dxa"/>
            <w:vAlign w:val="center"/>
          </w:tcPr>
          <w:p w14:paraId="19FF4B54" w14:textId="77777777" w:rsidR="008429D4" w:rsidRPr="00E45107" w:rsidRDefault="008429D4" w:rsidP="008429D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>15</w:t>
            </w:r>
          </w:p>
        </w:tc>
        <w:tc>
          <w:tcPr>
            <w:tcW w:w="962" w:type="dxa"/>
            <w:vAlign w:val="center"/>
          </w:tcPr>
          <w:p w14:paraId="71F98D09" w14:textId="77777777" w:rsidR="008429D4" w:rsidRPr="00E45107" w:rsidRDefault="008429D4" w:rsidP="008429D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0DA482F7" w14:textId="77777777" w:rsidR="008429D4" w:rsidRPr="00E45107" w:rsidRDefault="008429D4" w:rsidP="008429D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3853" w:type="dxa"/>
          </w:tcPr>
          <w:p w14:paraId="7B40F865" w14:textId="77777777" w:rsidR="008429D4" w:rsidRPr="00E45107" w:rsidRDefault="008429D4" w:rsidP="008429D4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14:paraId="06864384" w14:textId="77777777" w:rsidR="008429D4" w:rsidRPr="00E45107" w:rsidRDefault="008429D4" w:rsidP="008429D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09" w:type="dxa"/>
          </w:tcPr>
          <w:p w14:paraId="67D8C623" w14:textId="77777777" w:rsidR="008429D4" w:rsidRPr="00E45107" w:rsidRDefault="008429D4" w:rsidP="008429D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</w:tr>
      <w:tr w:rsidR="008429D4" w:rsidRPr="00E45107" w14:paraId="0731D26A" w14:textId="77777777" w:rsidTr="00D91E11">
        <w:tc>
          <w:tcPr>
            <w:tcW w:w="567" w:type="dxa"/>
            <w:vAlign w:val="center"/>
          </w:tcPr>
          <w:p w14:paraId="7363252B" w14:textId="77777777" w:rsidR="008429D4" w:rsidRPr="00E45107" w:rsidRDefault="008429D4" w:rsidP="008429D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>16</w:t>
            </w:r>
          </w:p>
        </w:tc>
        <w:tc>
          <w:tcPr>
            <w:tcW w:w="962" w:type="dxa"/>
            <w:vAlign w:val="center"/>
          </w:tcPr>
          <w:p w14:paraId="3D95E67F" w14:textId="77777777" w:rsidR="008429D4" w:rsidRPr="00E45107" w:rsidRDefault="008429D4" w:rsidP="008429D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3AB87B11" w14:textId="77777777" w:rsidR="008429D4" w:rsidRPr="00E45107" w:rsidRDefault="008429D4" w:rsidP="008429D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3853" w:type="dxa"/>
          </w:tcPr>
          <w:p w14:paraId="5256085A" w14:textId="77777777" w:rsidR="008429D4" w:rsidRPr="00E45107" w:rsidRDefault="008429D4" w:rsidP="008429D4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14:paraId="498B41FB" w14:textId="77777777" w:rsidR="008429D4" w:rsidRPr="00E45107" w:rsidRDefault="008429D4" w:rsidP="008429D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09" w:type="dxa"/>
          </w:tcPr>
          <w:p w14:paraId="7E6F197D" w14:textId="77777777" w:rsidR="008429D4" w:rsidRPr="00E45107" w:rsidRDefault="008429D4" w:rsidP="008429D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</w:tr>
      <w:tr w:rsidR="008429D4" w:rsidRPr="00E45107" w14:paraId="4873B398" w14:textId="77777777" w:rsidTr="00D91E11">
        <w:tc>
          <w:tcPr>
            <w:tcW w:w="567" w:type="dxa"/>
            <w:vAlign w:val="center"/>
          </w:tcPr>
          <w:p w14:paraId="1D61E5AE" w14:textId="77777777" w:rsidR="008429D4" w:rsidRPr="00E45107" w:rsidRDefault="008429D4" w:rsidP="008429D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>17</w:t>
            </w:r>
          </w:p>
        </w:tc>
        <w:tc>
          <w:tcPr>
            <w:tcW w:w="962" w:type="dxa"/>
            <w:vAlign w:val="center"/>
          </w:tcPr>
          <w:p w14:paraId="4FB50E64" w14:textId="77777777" w:rsidR="008429D4" w:rsidRPr="00E45107" w:rsidRDefault="008429D4" w:rsidP="008429D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6FF5E56C" w14:textId="77777777" w:rsidR="008429D4" w:rsidRPr="00E45107" w:rsidRDefault="008429D4" w:rsidP="008429D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3853" w:type="dxa"/>
          </w:tcPr>
          <w:p w14:paraId="476F4AEF" w14:textId="77777777" w:rsidR="008429D4" w:rsidRPr="00E45107" w:rsidRDefault="008429D4" w:rsidP="008429D4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14:paraId="139A7F7B" w14:textId="77777777" w:rsidR="008429D4" w:rsidRPr="00E45107" w:rsidRDefault="008429D4" w:rsidP="008429D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09" w:type="dxa"/>
          </w:tcPr>
          <w:p w14:paraId="29193E31" w14:textId="77777777" w:rsidR="008429D4" w:rsidRPr="00E45107" w:rsidRDefault="008429D4" w:rsidP="008429D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</w:tr>
      <w:tr w:rsidR="008429D4" w:rsidRPr="00E45107" w14:paraId="453DD84F" w14:textId="77777777" w:rsidTr="00D91E11">
        <w:tc>
          <w:tcPr>
            <w:tcW w:w="567" w:type="dxa"/>
            <w:vAlign w:val="center"/>
          </w:tcPr>
          <w:p w14:paraId="19BDA73C" w14:textId="77777777" w:rsidR="008429D4" w:rsidRPr="00E45107" w:rsidRDefault="008429D4" w:rsidP="008429D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>18</w:t>
            </w:r>
          </w:p>
        </w:tc>
        <w:tc>
          <w:tcPr>
            <w:tcW w:w="962" w:type="dxa"/>
            <w:vAlign w:val="center"/>
          </w:tcPr>
          <w:p w14:paraId="1BC57A8C" w14:textId="77777777" w:rsidR="008429D4" w:rsidRPr="00E45107" w:rsidRDefault="008429D4" w:rsidP="008429D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01FB06DC" w14:textId="77777777" w:rsidR="008429D4" w:rsidRPr="00E45107" w:rsidRDefault="008429D4" w:rsidP="008429D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3853" w:type="dxa"/>
          </w:tcPr>
          <w:p w14:paraId="1642C9AA" w14:textId="77777777" w:rsidR="008429D4" w:rsidRPr="00E45107" w:rsidRDefault="008429D4" w:rsidP="008429D4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14:paraId="1B3F4AE4" w14:textId="77777777" w:rsidR="008429D4" w:rsidRPr="00E45107" w:rsidRDefault="008429D4" w:rsidP="008429D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09" w:type="dxa"/>
          </w:tcPr>
          <w:p w14:paraId="6628C5EC" w14:textId="77777777" w:rsidR="008429D4" w:rsidRPr="00E45107" w:rsidRDefault="008429D4" w:rsidP="008429D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</w:tr>
      <w:tr w:rsidR="008429D4" w:rsidRPr="00E45107" w14:paraId="06E3AFB0" w14:textId="77777777" w:rsidTr="00D91E11">
        <w:tc>
          <w:tcPr>
            <w:tcW w:w="567" w:type="dxa"/>
            <w:vAlign w:val="center"/>
          </w:tcPr>
          <w:p w14:paraId="70A025EA" w14:textId="77777777" w:rsidR="008429D4" w:rsidRPr="00E45107" w:rsidRDefault="008429D4" w:rsidP="008429D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>19</w:t>
            </w:r>
          </w:p>
        </w:tc>
        <w:tc>
          <w:tcPr>
            <w:tcW w:w="962" w:type="dxa"/>
            <w:vAlign w:val="center"/>
          </w:tcPr>
          <w:p w14:paraId="4ADB6C55" w14:textId="77777777" w:rsidR="008429D4" w:rsidRPr="00E45107" w:rsidRDefault="008429D4" w:rsidP="008429D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5ED7C920" w14:textId="77777777" w:rsidR="008429D4" w:rsidRPr="00E45107" w:rsidRDefault="008429D4" w:rsidP="008429D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3853" w:type="dxa"/>
          </w:tcPr>
          <w:p w14:paraId="174BBF12" w14:textId="77777777" w:rsidR="008429D4" w:rsidRPr="00E45107" w:rsidRDefault="008429D4" w:rsidP="008429D4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14:paraId="4FEDE556" w14:textId="77777777" w:rsidR="008429D4" w:rsidRPr="00E45107" w:rsidRDefault="008429D4" w:rsidP="008429D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09" w:type="dxa"/>
          </w:tcPr>
          <w:p w14:paraId="7483FF3D" w14:textId="77777777" w:rsidR="008429D4" w:rsidRPr="00E45107" w:rsidRDefault="008429D4" w:rsidP="008429D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</w:tr>
      <w:tr w:rsidR="008429D4" w:rsidRPr="00E45107" w14:paraId="1C60877E" w14:textId="77777777" w:rsidTr="00D91E11">
        <w:tc>
          <w:tcPr>
            <w:tcW w:w="567" w:type="dxa"/>
            <w:vAlign w:val="center"/>
          </w:tcPr>
          <w:p w14:paraId="67D7B566" w14:textId="77777777" w:rsidR="008429D4" w:rsidRPr="00E45107" w:rsidRDefault="008429D4" w:rsidP="008429D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>20</w:t>
            </w:r>
          </w:p>
        </w:tc>
        <w:tc>
          <w:tcPr>
            <w:tcW w:w="962" w:type="dxa"/>
            <w:vAlign w:val="center"/>
          </w:tcPr>
          <w:p w14:paraId="5956E850" w14:textId="77777777" w:rsidR="008429D4" w:rsidRPr="00E45107" w:rsidRDefault="008429D4" w:rsidP="008429D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761B323B" w14:textId="77777777" w:rsidR="008429D4" w:rsidRPr="00E45107" w:rsidRDefault="008429D4" w:rsidP="008429D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3853" w:type="dxa"/>
          </w:tcPr>
          <w:p w14:paraId="0C62F43A" w14:textId="77777777" w:rsidR="008429D4" w:rsidRPr="00E45107" w:rsidRDefault="008429D4" w:rsidP="008429D4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14:paraId="4B401309" w14:textId="77777777" w:rsidR="008429D4" w:rsidRPr="00E45107" w:rsidRDefault="008429D4" w:rsidP="008429D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09" w:type="dxa"/>
          </w:tcPr>
          <w:p w14:paraId="7427226C" w14:textId="77777777" w:rsidR="008429D4" w:rsidRPr="00E45107" w:rsidRDefault="008429D4" w:rsidP="008429D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</w:tr>
    </w:tbl>
    <w:p w14:paraId="3E3AA2CC" w14:textId="77777777" w:rsidR="004F5A6D" w:rsidRPr="00E45107" w:rsidRDefault="004F5A6D" w:rsidP="004F5A6D">
      <w:pPr>
        <w:spacing w:line="440" w:lineRule="exact"/>
        <w:rPr>
          <w:rFonts w:asciiTheme="minorHAnsi" w:eastAsiaTheme="minorHAnsi" w:hAnsiTheme="minorHAnsi"/>
          <w:b/>
          <w:color w:val="000000" w:themeColor="text1"/>
          <w:sz w:val="22"/>
          <w:szCs w:val="22"/>
        </w:rPr>
      </w:pPr>
    </w:p>
    <w:p w14:paraId="6A844486" w14:textId="77777777" w:rsidR="004F5A6D" w:rsidRPr="00E45107" w:rsidRDefault="004F5A6D" w:rsidP="004F5A6D">
      <w:pPr>
        <w:widowControl/>
        <w:jc w:val="left"/>
        <w:rPr>
          <w:rFonts w:asciiTheme="minorHAnsi" w:eastAsiaTheme="minorHAnsi" w:hAnsiTheme="minorHAnsi"/>
          <w:b/>
          <w:color w:val="000000" w:themeColor="text1"/>
          <w:sz w:val="22"/>
          <w:szCs w:val="22"/>
        </w:rPr>
      </w:pPr>
      <w:r w:rsidRPr="00E45107">
        <w:rPr>
          <w:rFonts w:asciiTheme="minorHAnsi" w:eastAsiaTheme="minorHAnsi" w:hAnsiTheme="minorHAnsi" w:hint="eastAsia"/>
          <w:b/>
          <w:color w:val="000000" w:themeColor="text1"/>
          <w:sz w:val="22"/>
          <w:szCs w:val="22"/>
        </w:rPr>
        <w:br w:type="page"/>
      </w:r>
    </w:p>
    <w:sdt>
      <w:sdtPr>
        <w:rPr>
          <w:rFonts w:asciiTheme="minorHAnsi" w:eastAsiaTheme="minorHAnsi" w:hAnsiTheme="minorHAnsi" w:cs="Times New Roman" w:hint="eastAsia"/>
          <w:b w:val="0"/>
          <w:bCs/>
          <w:kern w:val="2"/>
          <w:sz w:val="20"/>
          <w:szCs w:val="24"/>
          <w:lang w:val="ko-KR"/>
        </w:rPr>
        <w:id w:val="94911355"/>
        <w:docPartObj>
          <w:docPartGallery w:val="Table of Contents"/>
          <w:docPartUnique/>
        </w:docPartObj>
      </w:sdtPr>
      <w:sdtEndPr>
        <w:rPr>
          <w:rFonts w:cs="Arial Unicode MS"/>
          <w:bCs w:val="0"/>
          <w:kern w:val="0"/>
          <w:szCs w:val="20"/>
          <w:lang w:val="en-US"/>
        </w:rPr>
      </w:sdtEndPr>
      <w:sdtContent>
        <w:p w14:paraId="32434788" w14:textId="02313FAA" w:rsidR="0097170C" w:rsidRPr="00E45107" w:rsidRDefault="0097170C" w:rsidP="0097170C">
          <w:pPr>
            <w:pStyle w:val="aa"/>
            <w:rPr>
              <w:rFonts w:asciiTheme="minorHAnsi" w:eastAsiaTheme="minorHAnsi" w:hAnsiTheme="minorHAnsi" w:cs="Arial"/>
              <w:sz w:val="32"/>
            </w:rPr>
          </w:pPr>
          <w:r w:rsidRPr="00E45107">
            <w:rPr>
              <w:rFonts w:asciiTheme="minorHAnsi" w:eastAsiaTheme="minorHAnsi" w:hAnsiTheme="minorHAnsi" w:cs="Arial" w:hint="eastAsia"/>
              <w:sz w:val="32"/>
            </w:rPr>
            <w:t>Table of Contents</w:t>
          </w:r>
        </w:p>
        <w:p w14:paraId="219DA36E" w14:textId="36E4190B" w:rsidR="00A04598" w:rsidRDefault="0097170C">
          <w:pPr>
            <w:pStyle w:val="1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2"/>
            </w:rPr>
          </w:pPr>
          <w:r w:rsidRPr="00E45107">
            <w:rPr>
              <w:rFonts w:asciiTheme="minorHAnsi" w:eastAsiaTheme="minorHAnsi" w:hAnsiTheme="minorHAnsi" w:cs="Times New Roman" w:hint="eastAsia"/>
            </w:rPr>
            <w:fldChar w:fldCharType="begin"/>
          </w:r>
          <w:r w:rsidRPr="00E45107">
            <w:rPr>
              <w:rFonts w:asciiTheme="minorHAnsi" w:eastAsiaTheme="minorHAnsi" w:hAnsiTheme="minorHAnsi" w:cs="Times New Roman" w:hint="eastAsia"/>
            </w:rPr>
            <w:instrText xml:space="preserve"> TOC \o "1-3" \h \z \u </w:instrText>
          </w:r>
          <w:r w:rsidRPr="00E45107">
            <w:rPr>
              <w:rFonts w:asciiTheme="minorHAnsi" w:eastAsiaTheme="minorHAnsi" w:hAnsiTheme="minorHAnsi" w:cs="Times New Roman" w:hint="eastAsia"/>
            </w:rPr>
            <w:fldChar w:fldCharType="separate"/>
          </w:r>
          <w:hyperlink w:anchor="_Toc4754133" w:history="1">
            <w:r w:rsidR="00A04598" w:rsidRPr="0091324E">
              <w:rPr>
                <w:rStyle w:val="af6"/>
                <w:rFonts w:eastAsia="바탕"/>
                <w:noProof/>
              </w:rPr>
              <w:t>1.</w:t>
            </w:r>
            <w:r w:rsidR="00A04598" w:rsidRPr="0091324E">
              <w:rPr>
                <w:rStyle w:val="af6"/>
                <w:noProof/>
              </w:rPr>
              <w:t xml:space="preserve"> 전시 개요</w:t>
            </w:r>
            <w:r w:rsidR="00A04598">
              <w:rPr>
                <w:noProof/>
                <w:webHidden/>
              </w:rPr>
              <w:tab/>
            </w:r>
            <w:r w:rsidR="00A04598">
              <w:rPr>
                <w:noProof/>
                <w:webHidden/>
              </w:rPr>
              <w:fldChar w:fldCharType="begin"/>
            </w:r>
            <w:r w:rsidR="00A04598">
              <w:rPr>
                <w:noProof/>
                <w:webHidden/>
              </w:rPr>
              <w:instrText xml:space="preserve"> PAGEREF _Toc4754133 \h </w:instrText>
            </w:r>
            <w:r w:rsidR="00A04598">
              <w:rPr>
                <w:noProof/>
                <w:webHidden/>
              </w:rPr>
            </w:r>
            <w:r w:rsidR="00A04598">
              <w:rPr>
                <w:noProof/>
                <w:webHidden/>
              </w:rPr>
              <w:fldChar w:fldCharType="separate"/>
            </w:r>
            <w:r w:rsidR="00A04598">
              <w:rPr>
                <w:noProof/>
                <w:webHidden/>
              </w:rPr>
              <w:t>5</w:t>
            </w:r>
            <w:r w:rsidR="00A04598">
              <w:rPr>
                <w:noProof/>
                <w:webHidden/>
              </w:rPr>
              <w:fldChar w:fldCharType="end"/>
            </w:r>
          </w:hyperlink>
        </w:p>
        <w:p w14:paraId="37938190" w14:textId="316A545C" w:rsidR="00A04598" w:rsidRDefault="00911383">
          <w:pPr>
            <w:pStyle w:val="2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4754134" w:history="1">
            <w:r w:rsidR="00A04598" w:rsidRPr="0091324E">
              <w:rPr>
                <w:rStyle w:val="af6"/>
                <w:rFonts w:ascii="Calibri" w:hAnsi="Calibri" w:cs="Calibri"/>
                <w:noProof/>
              </w:rPr>
              <w:t xml:space="preserve">1.1 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>전시의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 xml:space="preserve"> 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>정의</w:t>
            </w:r>
            <w:r w:rsidR="00A04598">
              <w:rPr>
                <w:noProof/>
                <w:webHidden/>
              </w:rPr>
              <w:tab/>
            </w:r>
            <w:r w:rsidR="00A04598">
              <w:rPr>
                <w:noProof/>
                <w:webHidden/>
              </w:rPr>
              <w:fldChar w:fldCharType="begin"/>
            </w:r>
            <w:r w:rsidR="00A04598">
              <w:rPr>
                <w:noProof/>
                <w:webHidden/>
              </w:rPr>
              <w:instrText xml:space="preserve"> PAGEREF _Toc4754134 \h </w:instrText>
            </w:r>
            <w:r w:rsidR="00A04598">
              <w:rPr>
                <w:noProof/>
                <w:webHidden/>
              </w:rPr>
            </w:r>
            <w:r w:rsidR="00A04598">
              <w:rPr>
                <w:noProof/>
                <w:webHidden/>
              </w:rPr>
              <w:fldChar w:fldCharType="separate"/>
            </w:r>
            <w:r w:rsidR="00A04598">
              <w:rPr>
                <w:noProof/>
                <w:webHidden/>
              </w:rPr>
              <w:t>5</w:t>
            </w:r>
            <w:r w:rsidR="00A04598">
              <w:rPr>
                <w:noProof/>
                <w:webHidden/>
              </w:rPr>
              <w:fldChar w:fldCharType="end"/>
            </w:r>
          </w:hyperlink>
        </w:p>
        <w:p w14:paraId="30DE398B" w14:textId="51651812" w:rsidR="00A04598" w:rsidRDefault="00911383">
          <w:pPr>
            <w:pStyle w:val="2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4754135" w:history="1">
            <w:r w:rsidR="00A04598" w:rsidRPr="0091324E">
              <w:rPr>
                <w:rStyle w:val="af6"/>
                <w:rFonts w:ascii="Calibri" w:hAnsi="Calibri" w:cs="Calibri"/>
                <w:noProof/>
              </w:rPr>
              <w:t xml:space="preserve">1.2 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>전시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 xml:space="preserve"> 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>관리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 xml:space="preserve"> 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>영역</w:t>
            </w:r>
            <w:r w:rsidR="00A04598">
              <w:rPr>
                <w:noProof/>
                <w:webHidden/>
              </w:rPr>
              <w:tab/>
            </w:r>
            <w:r w:rsidR="00A04598">
              <w:rPr>
                <w:noProof/>
                <w:webHidden/>
              </w:rPr>
              <w:fldChar w:fldCharType="begin"/>
            </w:r>
            <w:r w:rsidR="00A04598">
              <w:rPr>
                <w:noProof/>
                <w:webHidden/>
              </w:rPr>
              <w:instrText xml:space="preserve"> PAGEREF _Toc4754135 \h </w:instrText>
            </w:r>
            <w:r w:rsidR="00A04598">
              <w:rPr>
                <w:noProof/>
                <w:webHidden/>
              </w:rPr>
            </w:r>
            <w:r w:rsidR="00A04598">
              <w:rPr>
                <w:noProof/>
                <w:webHidden/>
              </w:rPr>
              <w:fldChar w:fldCharType="separate"/>
            </w:r>
            <w:r w:rsidR="00A04598">
              <w:rPr>
                <w:noProof/>
                <w:webHidden/>
              </w:rPr>
              <w:t>5</w:t>
            </w:r>
            <w:r w:rsidR="00A04598">
              <w:rPr>
                <w:noProof/>
                <w:webHidden/>
              </w:rPr>
              <w:fldChar w:fldCharType="end"/>
            </w:r>
          </w:hyperlink>
        </w:p>
        <w:p w14:paraId="5852673B" w14:textId="7E5FD324" w:rsidR="00A04598" w:rsidRDefault="00911383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4754136" w:history="1">
            <w:r w:rsidR="00A04598" w:rsidRPr="0091324E">
              <w:rPr>
                <w:rStyle w:val="af6"/>
                <w:rFonts w:ascii="Calibri" w:hAnsi="Calibri" w:cs="Calibri"/>
                <w:noProof/>
              </w:rPr>
              <w:t xml:space="preserve">1.2.1 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>전시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 xml:space="preserve"> 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>업무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 xml:space="preserve"> 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>프로세스</w:t>
            </w:r>
            <w:r w:rsidR="00A04598">
              <w:rPr>
                <w:noProof/>
                <w:webHidden/>
              </w:rPr>
              <w:tab/>
            </w:r>
            <w:r w:rsidR="00A04598">
              <w:rPr>
                <w:noProof/>
                <w:webHidden/>
              </w:rPr>
              <w:fldChar w:fldCharType="begin"/>
            </w:r>
            <w:r w:rsidR="00A04598">
              <w:rPr>
                <w:noProof/>
                <w:webHidden/>
              </w:rPr>
              <w:instrText xml:space="preserve"> PAGEREF _Toc4754136 \h </w:instrText>
            </w:r>
            <w:r w:rsidR="00A04598">
              <w:rPr>
                <w:noProof/>
                <w:webHidden/>
              </w:rPr>
            </w:r>
            <w:r w:rsidR="00A04598">
              <w:rPr>
                <w:noProof/>
                <w:webHidden/>
              </w:rPr>
              <w:fldChar w:fldCharType="separate"/>
            </w:r>
            <w:r w:rsidR="00A04598">
              <w:rPr>
                <w:noProof/>
                <w:webHidden/>
              </w:rPr>
              <w:t>5</w:t>
            </w:r>
            <w:r w:rsidR="00A04598">
              <w:rPr>
                <w:noProof/>
                <w:webHidden/>
              </w:rPr>
              <w:fldChar w:fldCharType="end"/>
            </w:r>
          </w:hyperlink>
        </w:p>
        <w:p w14:paraId="6C4F2530" w14:textId="705EC252" w:rsidR="00A04598" w:rsidRDefault="00911383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4754137" w:history="1">
            <w:r w:rsidR="00A04598" w:rsidRPr="0091324E">
              <w:rPr>
                <w:rStyle w:val="af6"/>
                <w:rFonts w:ascii="Calibri" w:hAnsi="Calibri" w:cs="Calibri"/>
                <w:noProof/>
              </w:rPr>
              <w:t xml:space="preserve">1.2.2 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>전시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 xml:space="preserve"> 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>템플릿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 xml:space="preserve"> 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>관리</w:t>
            </w:r>
            <w:r w:rsidR="00A04598">
              <w:rPr>
                <w:noProof/>
                <w:webHidden/>
              </w:rPr>
              <w:tab/>
            </w:r>
            <w:r w:rsidR="00A04598">
              <w:rPr>
                <w:noProof/>
                <w:webHidden/>
              </w:rPr>
              <w:fldChar w:fldCharType="begin"/>
            </w:r>
            <w:r w:rsidR="00A04598">
              <w:rPr>
                <w:noProof/>
                <w:webHidden/>
              </w:rPr>
              <w:instrText xml:space="preserve"> PAGEREF _Toc4754137 \h </w:instrText>
            </w:r>
            <w:r w:rsidR="00A04598">
              <w:rPr>
                <w:noProof/>
                <w:webHidden/>
              </w:rPr>
            </w:r>
            <w:r w:rsidR="00A04598">
              <w:rPr>
                <w:noProof/>
                <w:webHidden/>
              </w:rPr>
              <w:fldChar w:fldCharType="separate"/>
            </w:r>
            <w:r w:rsidR="00A04598">
              <w:rPr>
                <w:noProof/>
                <w:webHidden/>
              </w:rPr>
              <w:t>6</w:t>
            </w:r>
            <w:r w:rsidR="00A04598">
              <w:rPr>
                <w:noProof/>
                <w:webHidden/>
              </w:rPr>
              <w:fldChar w:fldCharType="end"/>
            </w:r>
          </w:hyperlink>
        </w:p>
        <w:p w14:paraId="33528BB6" w14:textId="4C4F1448" w:rsidR="00A04598" w:rsidRDefault="00911383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4754138" w:history="1">
            <w:r w:rsidR="00A04598" w:rsidRPr="0091324E">
              <w:rPr>
                <w:rStyle w:val="af6"/>
                <w:rFonts w:ascii="Calibri" w:hAnsi="Calibri" w:cs="Calibri"/>
                <w:noProof/>
              </w:rPr>
              <w:t xml:space="preserve">1.2.3 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>전시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 xml:space="preserve"> 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>페이지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 xml:space="preserve"> 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>관리</w:t>
            </w:r>
            <w:r w:rsidR="00A04598">
              <w:rPr>
                <w:noProof/>
                <w:webHidden/>
              </w:rPr>
              <w:tab/>
            </w:r>
            <w:r w:rsidR="00A04598">
              <w:rPr>
                <w:noProof/>
                <w:webHidden/>
              </w:rPr>
              <w:fldChar w:fldCharType="begin"/>
            </w:r>
            <w:r w:rsidR="00A04598">
              <w:rPr>
                <w:noProof/>
                <w:webHidden/>
              </w:rPr>
              <w:instrText xml:space="preserve"> PAGEREF _Toc4754138 \h </w:instrText>
            </w:r>
            <w:r w:rsidR="00A04598">
              <w:rPr>
                <w:noProof/>
                <w:webHidden/>
              </w:rPr>
            </w:r>
            <w:r w:rsidR="00A04598">
              <w:rPr>
                <w:noProof/>
                <w:webHidden/>
              </w:rPr>
              <w:fldChar w:fldCharType="separate"/>
            </w:r>
            <w:r w:rsidR="00A04598">
              <w:rPr>
                <w:noProof/>
                <w:webHidden/>
              </w:rPr>
              <w:t>7</w:t>
            </w:r>
            <w:r w:rsidR="00A04598">
              <w:rPr>
                <w:noProof/>
                <w:webHidden/>
              </w:rPr>
              <w:fldChar w:fldCharType="end"/>
            </w:r>
          </w:hyperlink>
        </w:p>
        <w:p w14:paraId="00C6A6E7" w14:textId="1504E4F3" w:rsidR="00A04598" w:rsidRDefault="00911383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4754139" w:history="1">
            <w:r w:rsidR="00A04598" w:rsidRPr="0091324E">
              <w:rPr>
                <w:rStyle w:val="af6"/>
                <w:rFonts w:ascii="Calibri" w:hAnsi="Calibri" w:cs="Calibri"/>
                <w:noProof/>
              </w:rPr>
              <w:t xml:space="preserve">1.2.4 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>전시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 xml:space="preserve"> 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>카테고리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 xml:space="preserve"> 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>관리</w:t>
            </w:r>
            <w:r w:rsidR="00A04598">
              <w:rPr>
                <w:noProof/>
                <w:webHidden/>
              </w:rPr>
              <w:tab/>
            </w:r>
            <w:r w:rsidR="00A04598">
              <w:rPr>
                <w:noProof/>
                <w:webHidden/>
              </w:rPr>
              <w:fldChar w:fldCharType="begin"/>
            </w:r>
            <w:r w:rsidR="00A04598">
              <w:rPr>
                <w:noProof/>
                <w:webHidden/>
              </w:rPr>
              <w:instrText xml:space="preserve"> PAGEREF _Toc4754139 \h </w:instrText>
            </w:r>
            <w:r w:rsidR="00A04598">
              <w:rPr>
                <w:noProof/>
                <w:webHidden/>
              </w:rPr>
            </w:r>
            <w:r w:rsidR="00A04598">
              <w:rPr>
                <w:noProof/>
                <w:webHidden/>
              </w:rPr>
              <w:fldChar w:fldCharType="separate"/>
            </w:r>
            <w:r w:rsidR="00A04598">
              <w:rPr>
                <w:noProof/>
                <w:webHidden/>
              </w:rPr>
              <w:t>8</w:t>
            </w:r>
            <w:r w:rsidR="00A04598">
              <w:rPr>
                <w:noProof/>
                <w:webHidden/>
              </w:rPr>
              <w:fldChar w:fldCharType="end"/>
            </w:r>
          </w:hyperlink>
        </w:p>
        <w:p w14:paraId="5FFDA0F7" w14:textId="46FE956E" w:rsidR="00A04598" w:rsidRDefault="00911383">
          <w:pPr>
            <w:pStyle w:val="2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4754140" w:history="1">
            <w:r w:rsidR="00A04598" w:rsidRPr="0091324E">
              <w:rPr>
                <w:rStyle w:val="af6"/>
                <w:rFonts w:ascii="Calibri" w:hAnsi="Calibri" w:cs="Calibri"/>
                <w:noProof/>
              </w:rPr>
              <w:t xml:space="preserve">1.3 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>전시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 xml:space="preserve"> 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>코너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 xml:space="preserve"> 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>정의</w:t>
            </w:r>
            <w:r w:rsidR="00A04598">
              <w:rPr>
                <w:noProof/>
                <w:webHidden/>
              </w:rPr>
              <w:tab/>
            </w:r>
            <w:r w:rsidR="00A04598">
              <w:rPr>
                <w:noProof/>
                <w:webHidden/>
              </w:rPr>
              <w:fldChar w:fldCharType="begin"/>
            </w:r>
            <w:r w:rsidR="00A04598">
              <w:rPr>
                <w:noProof/>
                <w:webHidden/>
              </w:rPr>
              <w:instrText xml:space="preserve"> PAGEREF _Toc4754140 \h </w:instrText>
            </w:r>
            <w:r w:rsidR="00A04598">
              <w:rPr>
                <w:noProof/>
                <w:webHidden/>
              </w:rPr>
            </w:r>
            <w:r w:rsidR="00A04598">
              <w:rPr>
                <w:noProof/>
                <w:webHidden/>
              </w:rPr>
              <w:fldChar w:fldCharType="separate"/>
            </w:r>
            <w:r w:rsidR="00A04598">
              <w:rPr>
                <w:noProof/>
                <w:webHidden/>
              </w:rPr>
              <w:t>9</w:t>
            </w:r>
            <w:r w:rsidR="00A04598">
              <w:rPr>
                <w:noProof/>
                <w:webHidden/>
              </w:rPr>
              <w:fldChar w:fldCharType="end"/>
            </w:r>
          </w:hyperlink>
        </w:p>
        <w:p w14:paraId="201514A7" w14:textId="30608543" w:rsidR="00A04598" w:rsidRDefault="00911383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4754141" w:history="1">
            <w:r w:rsidR="00A04598" w:rsidRPr="0091324E">
              <w:rPr>
                <w:rStyle w:val="af6"/>
                <w:rFonts w:ascii="Calibri" w:hAnsi="Calibri" w:cs="Calibri"/>
                <w:noProof/>
              </w:rPr>
              <w:t xml:space="preserve">1.3.1 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>전시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 xml:space="preserve"> 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>코너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 xml:space="preserve"> 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>개요</w:t>
            </w:r>
            <w:r w:rsidR="00A04598">
              <w:rPr>
                <w:noProof/>
                <w:webHidden/>
              </w:rPr>
              <w:tab/>
            </w:r>
            <w:r w:rsidR="00A04598">
              <w:rPr>
                <w:noProof/>
                <w:webHidden/>
              </w:rPr>
              <w:fldChar w:fldCharType="begin"/>
            </w:r>
            <w:r w:rsidR="00A04598">
              <w:rPr>
                <w:noProof/>
                <w:webHidden/>
              </w:rPr>
              <w:instrText xml:space="preserve"> PAGEREF _Toc4754141 \h </w:instrText>
            </w:r>
            <w:r w:rsidR="00A04598">
              <w:rPr>
                <w:noProof/>
                <w:webHidden/>
              </w:rPr>
            </w:r>
            <w:r w:rsidR="00A04598">
              <w:rPr>
                <w:noProof/>
                <w:webHidden/>
              </w:rPr>
              <w:fldChar w:fldCharType="separate"/>
            </w:r>
            <w:r w:rsidR="00A04598">
              <w:rPr>
                <w:noProof/>
                <w:webHidden/>
              </w:rPr>
              <w:t>9</w:t>
            </w:r>
            <w:r w:rsidR="00A04598">
              <w:rPr>
                <w:noProof/>
                <w:webHidden/>
              </w:rPr>
              <w:fldChar w:fldCharType="end"/>
            </w:r>
          </w:hyperlink>
        </w:p>
        <w:p w14:paraId="63C5FF57" w14:textId="4286C823" w:rsidR="00A04598" w:rsidRDefault="00911383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4754142" w:history="1">
            <w:r w:rsidR="00A04598" w:rsidRPr="0091324E">
              <w:rPr>
                <w:rStyle w:val="af6"/>
                <w:rFonts w:ascii="Calibri" w:hAnsi="Calibri" w:cs="Calibri"/>
                <w:noProof/>
              </w:rPr>
              <w:t xml:space="preserve">1.3.2 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>전시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 xml:space="preserve"> 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>대상</w:t>
            </w:r>
            <w:r w:rsidR="00A04598">
              <w:rPr>
                <w:noProof/>
                <w:webHidden/>
              </w:rPr>
              <w:tab/>
            </w:r>
            <w:r w:rsidR="00A04598">
              <w:rPr>
                <w:noProof/>
                <w:webHidden/>
              </w:rPr>
              <w:fldChar w:fldCharType="begin"/>
            </w:r>
            <w:r w:rsidR="00A04598">
              <w:rPr>
                <w:noProof/>
                <w:webHidden/>
              </w:rPr>
              <w:instrText xml:space="preserve"> PAGEREF _Toc4754142 \h </w:instrText>
            </w:r>
            <w:r w:rsidR="00A04598">
              <w:rPr>
                <w:noProof/>
                <w:webHidden/>
              </w:rPr>
            </w:r>
            <w:r w:rsidR="00A04598">
              <w:rPr>
                <w:noProof/>
                <w:webHidden/>
              </w:rPr>
              <w:fldChar w:fldCharType="separate"/>
            </w:r>
            <w:r w:rsidR="00A04598">
              <w:rPr>
                <w:noProof/>
                <w:webHidden/>
              </w:rPr>
              <w:t>9</w:t>
            </w:r>
            <w:r w:rsidR="00A04598">
              <w:rPr>
                <w:noProof/>
                <w:webHidden/>
              </w:rPr>
              <w:fldChar w:fldCharType="end"/>
            </w:r>
          </w:hyperlink>
        </w:p>
        <w:p w14:paraId="3DE1A10B" w14:textId="1E63541C" w:rsidR="00A04598" w:rsidRDefault="00911383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4754143" w:history="1">
            <w:r w:rsidR="00A04598" w:rsidRPr="0091324E">
              <w:rPr>
                <w:rStyle w:val="af6"/>
                <w:rFonts w:ascii="Calibri" w:hAnsi="Calibri" w:cs="Calibri"/>
                <w:noProof/>
              </w:rPr>
              <w:t xml:space="preserve">1.3.3 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>전시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 xml:space="preserve"> 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>세트명</w:t>
            </w:r>
            <w:r w:rsidR="00A04598">
              <w:rPr>
                <w:noProof/>
                <w:webHidden/>
              </w:rPr>
              <w:tab/>
            </w:r>
            <w:r w:rsidR="00A04598">
              <w:rPr>
                <w:noProof/>
                <w:webHidden/>
              </w:rPr>
              <w:fldChar w:fldCharType="begin"/>
            </w:r>
            <w:r w:rsidR="00A04598">
              <w:rPr>
                <w:noProof/>
                <w:webHidden/>
              </w:rPr>
              <w:instrText xml:space="preserve"> PAGEREF _Toc4754143 \h </w:instrText>
            </w:r>
            <w:r w:rsidR="00A04598">
              <w:rPr>
                <w:noProof/>
                <w:webHidden/>
              </w:rPr>
            </w:r>
            <w:r w:rsidR="00A04598">
              <w:rPr>
                <w:noProof/>
                <w:webHidden/>
              </w:rPr>
              <w:fldChar w:fldCharType="separate"/>
            </w:r>
            <w:r w:rsidR="00A04598">
              <w:rPr>
                <w:noProof/>
                <w:webHidden/>
              </w:rPr>
              <w:t>10</w:t>
            </w:r>
            <w:r w:rsidR="00A04598">
              <w:rPr>
                <w:noProof/>
                <w:webHidden/>
              </w:rPr>
              <w:fldChar w:fldCharType="end"/>
            </w:r>
          </w:hyperlink>
        </w:p>
        <w:p w14:paraId="13EC072E" w14:textId="754038D0" w:rsidR="00A04598" w:rsidRDefault="00911383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4754144" w:history="1">
            <w:r w:rsidR="00A04598" w:rsidRPr="0091324E">
              <w:rPr>
                <w:rStyle w:val="af6"/>
                <w:rFonts w:ascii="Calibri" w:hAnsi="Calibri" w:cs="Calibri"/>
                <w:noProof/>
              </w:rPr>
              <w:t xml:space="preserve">1.3.4 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>상품</w:t>
            </w:r>
            <w:r w:rsidR="00A04598">
              <w:rPr>
                <w:noProof/>
                <w:webHidden/>
              </w:rPr>
              <w:tab/>
            </w:r>
            <w:r w:rsidR="00A04598">
              <w:rPr>
                <w:noProof/>
                <w:webHidden/>
              </w:rPr>
              <w:fldChar w:fldCharType="begin"/>
            </w:r>
            <w:r w:rsidR="00A04598">
              <w:rPr>
                <w:noProof/>
                <w:webHidden/>
              </w:rPr>
              <w:instrText xml:space="preserve"> PAGEREF _Toc4754144 \h </w:instrText>
            </w:r>
            <w:r w:rsidR="00A04598">
              <w:rPr>
                <w:noProof/>
                <w:webHidden/>
              </w:rPr>
            </w:r>
            <w:r w:rsidR="00A04598">
              <w:rPr>
                <w:noProof/>
                <w:webHidden/>
              </w:rPr>
              <w:fldChar w:fldCharType="separate"/>
            </w:r>
            <w:r w:rsidR="00A04598">
              <w:rPr>
                <w:noProof/>
                <w:webHidden/>
              </w:rPr>
              <w:t>10</w:t>
            </w:r>
            <w:r w:rsidR="00A04598">
              <w:rPr>
                <w:noProof/>
                <w:webHidden/>
              </w:rPr>
              <w:fldChar w:fldCharType="end"/>
            </w:r>
          </w:hyperlink>
        </w:p>
        <w:p w14:paraId="60DC1D91" w14:textId="42273F2B" w:rsidR="00A04598" w:rsidRDefault="00911383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4754145" w:history="1">
            <w:r w:rsidR="00A04598" w:rsidRPr="0091324E">
              <w:rPr>
                <w:rStyle w:val="af6"/>
                <w:rFonts w:ascii="Calibri" w:hAnsi="Calibri" w:cs="Calibri"/>
                <w:noProof/>
              </w:rPr>
              <w:t xml:space="preserve">1.3.5 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>이미지</w:t>
            </w:r>
            <w:r w:rsidR="00A04598">
              <w:rPr>
                <w:noProof/>
                <w:webHidden/>
              </w:rPr>
              <w:tab/>
            </w:r>
            <w:r w:rsidR="00A04598">
              <w:rPr>
                <w:noProof/>
                <w:webHidden/>
              </w:rPr>
              <w:fldChar w:fldCharType="begin"/>
            </w:r>
            <w:r w:rsidR="00A04598">
              <w:rPr>
                <w:noProof/>
                <w:webHidden/>
              </w:rPr>
              <w:instrText xml:space="preserve"> PAGEREF _Toc4754145 \h </w:instrText>
            </w:r>
            <w:r w:rsidR="00A04598">
              <w:rPr>
                <w:noProof/>
                <w:webHidden/>
              </w:rPr>
            </w:r>
            <w:r w:rsidR="00A04598">
              <w:rPr>
                <w:noProof/>
                <w:webHidden/>
              </w:rPr>
              <w:fldChar w:fldCharType="separate"/>
            </w:r>
            <w:r w:rsidR="00A04598">
              <w:rPr>
                <w:noProof/>
                <w:webHidden/>
              </w:rPr>
              <w:t>10</w:t>
            </w:r>
            <w:r w:rsidR="00A04598">
              <w:rPr>
                <w:noProof/>
                <w:webHidden/>
              </w:rPr>
              <w:fldChar w:fldCharType="end"/>
            </w:r>
          </w:hyperlink>
        </w:p>
        <w:p w14:paraId="776723CE" w14:textId="23E154EF" w:rsidR="00A04598" w:rsidRDefault="00911383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4754146" w:history="1">
            <w:r w:rsidR="00A04598" w:rsidRPr="0091324E">
              <w:rPr>
                <w:rStyle w:val="af6"/>
                <w:rFonts w:ascii="Calibri" w:hAnsi="Calibri" w:cs="Calibri"/>
                <w:noProof/>
              </w:rPr>
              <w:t xml:space="preserve">1.3.6 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>동영상</w:t>
            </w:r>
            <w:r w:rsidR="00A04598">
              <w:rPr>
                <w:noProof/>
                <w:webHidden/>
              </w:rPr>
              <w:tab/>
            </w:r>
            <w:r w:rsidR="00A04598">
              <w:rPr>
                <w:noProof/>
                <w:webHidden/>
              </w:rPr>
              <w:fldChar w:fldCharType="begin"/>
            </w:r>
            <w:r w:rsidR="00A04598">
              <w:rPr>
                <w:noProof/>
                <w:webHidden/>
              </w:rPr>
              <w:instrText xml:space="preserve"> PAGEREF _Toc4754146 \h </w:instrText>
            </w:r>
            <w:r w:rsidR="00A04598">
              <w:rPr>
                <w:noProof/>
                <w:webHidden/>
              </w:rPr>
            </w:r>
            <w:r w:rsidR="00A04598">
              <w:rPr>
                <w:noProof/>
                <w:webHidden/>
              </w:rPr>
              <w:fldChar w:fldCharType="separate"/>
            </w:r>
            <w:r w:rsidR="00A04598">
              <w:rPr>
                <w:noProof/>
                <w:webHidden/>
              </w:rPr>
              <w:t>10</w:t>
            </w:r>
            <w:r w:rsidR="00A04598">
              <w:rPr>
                <w:noProof/>
                <w:webHidden/>
              </w:rPr>
              <w:fldChar w:fldCharType="end"/>
            </w:r>
          </w:hyperlink>
        </w:p>
        <w:p w14:paraId="4AD597C3" w14:textId="0599FD9B" w:rsidR="00A04598" w:rsidRDefault="00911383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4754147" w:history="1">
            <w:r w:rsidR="00A04598" w:rsidRPr="0091324E">
              <w:rPr>
                <w:rStyle w:val="af6"/>
                <w:rFonts w:ascii="Calibri" w:hAnsi="Calibri" w:cs="Calibri"/>
                <w:noProof/>
              </w:rPr>
              <w:t xml:space="preserve">1.3.7 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>텍스트</w:t>
            </w:r>
            <w:r w:rsidR="00A04598">
              <w:rPr>
                <w:noProof/>
                <w:webHidden/>
              </w:rPr>
              <w:tab/>
            </w:r>
            <w:r w:rsidR="00A04598">
              <w:rPr>
                <w:noProof/>
                <w:webHidden/>
              </w:rPr>
              <w:fldChar w:fldCharType="begin"/>
            </w:r>
            <w:r w:rsidR="00A04598">
              <w:rPr>
                <w:noProof/>
                <w:webHidden/>
              </w:rPr>
              <w:instrText xml:space="preserve"> PAGEREF _Toc4754147 \h </w:instrText>
            </w:r>
            <w:r w:rsidR="00A04598">
              <w:rPr>
                <w:noProof/>
                <w:webHidden/>
              </w:rPr>
            </w:r>
            <w:r w:rsidR="00A04598">
              <w:rPr>
                <w:noProof/>
                <w:webHidden/>
              </w:rPr>
              <w:fldChar w:fldCharType="separate"/>
            </w:r>
            <w:r w:rsidR="00A04598">
              <w:rPr>
                <w:noProof/>
                <w:webHidden/>
              </w:rPr>
              <w:t>11</w:t>
            </w:r>
            <w:r w:rsidR="00A04598">
              <w:rPr>
                <w:noProof/>
                <w:webHidden/>
              </w:rPr>
              <w:fldChar w:fldCharType="end"/>
            </w:r>
          </w:hyperlink>
        </w:p>
        <w:p w14:paraId="7F2BEC7A" w14:textId="6681433D" w:rsidR="00A04598" w:rsidRDefault="00911383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4754148" w:history="1">
            <w:r w:rsidR="00A04598" w:rsidRPr="0091324E">
              <w:rPr>
                <w:rStyle w:val="af6"/>
                <w:rFonts w:ascii="Calibri" w:hAnsi="Calibri" w:cs="Calibri"/>
                <w:noProof/>
              </w:rPr>
              <w:t>1.3.8 Html</w:t>
            </w:r>
            <w:r w:rsidR="00A04598">
              <w:rPr>
                <w:noProof/>
                <w:webHidden/>
              </w:rPr>
              <w:tab/>
            </w:r>
            <w:r w:rsidR="00A04598">
              <w:rPr>
                <w:noProof/>
                <w:webHidden/>
              </w:rPr>
              <w:fldChar w:fldCharType="begin"/>
            </w:r>
            <w:r w:rsidR="00A04598">
              <w:rPr>
                <w:noProof/>
                <w:webHidden/>
              </w:rPr>
              <w:instrText xml:space="preserve"> PAGEREF _Toc4754148 \h </w:instrText>
            </w:r>
            <w:r w:rsidR="00A04598">
              <w:rPr>
                <w:noProof/>
                <w:webHidden/>
              </w:rPr>
            </w:r>
            <w:r w:rsidR="00A04598">
              <w:rPr>
                <w:noProof/>
                <w:webHidden/>
              </w:rPr>
              <w:fldChar w:fldCharType="separate"/>
            </w:r>
            <w:r w:rsidR="00A04598">
              <w:rPr>
                <w:noProof/>
                <w:webHidden/>
              </w:rPr>
              <w:t>11</w:t>
            </w:r>
            <w:r w:rsidR="00A04598">
              <w:rPr>
                <w:noProof/>
                <w:webHidden/>
              </w:rPr>
              <w:fldChar w:fldCharType="end"/>
            </w:r>
          </w:hyperlink>
        </w:p>
        <w:p w14:paraId="531BFFF3" w14:textId="0798949B" w:rsidR="00A04598" w:rsidRDefault="00911383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4754149" w:history="1">
            <w:r w:rsidR="00A04598" w:rsidRPr="0091324E">
              <w:rPr>
                <w:rStyle w:val="af6"/>
                <w:rFonts w:ascii="Calibri" w:hAnsi="Calibri" w:cs="Calibri"/>
                <w:noProof/>
              </w:rPr>
              <w:t xml:space="preserve">1.3.9 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>개발콘텐츠</w:t>
            </w:r>
            <w:r w:rsidR="00A04598">
              <w:rPr>
                <w:noProof/>
                <w:webHidden/>
              </w:rPr>
              <w:tab/>
            </w:r>
            <w:r w:rsidR="00A04598">
              <w:rPr>
                <w:noProof/>
                <w:webHidden/>
              </w:rPr>
              <w:fldChar w:fldCharType="begin"/>
            </w:r>
            <w:r w:rsidR="00A04598">
              <w:rPr>
                <w:noProof/>
                <w:webHidden/>
              </w:rPr>
              <w:instrText xml:space="preserve"> PAGEREF _Toc4754149 \h </w:instrText>
            </w:r>
            <w:r w:rsidR="00A04598">
              <w:rPr>
                <w:noProof/>
                <w:webHidden/>
              </w:rPr>
            </w:r>
            <w:r w:rsidR="00A04598">
              <w:rPr>
                <w:noProof/>
                <w:webHidden/>
              </w:rPr>
              <w:fldChar w:fldCharType="separate"/>
            </w:r>
            <w:r w:rsidR="00A04598">
              <w:rPr>
                <w:noProof/>
                <w:webHidden/>
              </w:rPr>
              <w:t>11</w:t>
            </w:r>
            <w:r w:rsidR="00A04598">
              <w:rPr>
                <w:noProof/>
                <w:webHidden/>
              </w:rPr>
              <w:fldChar w:fldCharType="end"/>
            </w:r>
          </w:hyperlink>
        </w:p>
        <w:p w14:paraId="74370263" w14:textId="727676B2" w:rsidR="00A04598" w:rsidRDefault="00911383">
          <w:pPr>
            <w:pStyle w:val="2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4754150" w:history="1">
            <w:r w:rsidR="00A04598" w:rsidRPr="0091324E">
              <w:rPr>
                <w:rStyle w:val="af6"/>
                <w:rFonts w:ascii="Calibri" w:hAnsi="Calibri" w:cs="Calibri"/>
                <w:noProof/>
              </w:rPr>
              <w:t xml:space="preserve">1.4 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>전시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 xml:space="preserve"> 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>코너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 xml:space="preserve"> 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>운영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 xml:space="preserve"> 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>형태</w:t>
            </w:r>
            <w:r w:rsidR="00A04598">
              <w:rPr>
                <w:noProof/>
                <w:webHidden/>
              </w:rPr>
              <w:tab/>
            </w:r>
            <w:r w:rsidR="00A04598">
              <w:rPr>
                <w:noProof/>
                <w:webHidden/>
              </w:rPr>
              <w:fldChar w:fldCharType="begin"/>
            </w:r>
            <w:r w:rsidR="00A04598">
              <w:rPr>
                <w:noProof/>
                <w:webHidden/>
              </w:rPr>
              <w:instrText xml:space="preserve"> PAGEREF _Toc4754150 \h </w:instrText>
            </w:r>
            <w:r w:rsidR="00A04598">
              <w:rPr>
                <w:noProof/>
                <w:webHidden/>
              </w:rPr>
            </w:r>
            <w:r w:rsidR="00A04598">
              <w:rPr>
                <w:noProof/>
                <w:webHidden/>
              </w:rPr>
              <w:fldChar w:fldCharType="separate"/>
            </w:r>
            <w:r w:rsidR="00A04598">
              <w:rPr>
                <w:noProof/>
                <w:webHidden/>
              </w:rPr>
              <w:t>11</w:t>
            </w:r>
            <w:r w:rsidR="00A04598">
              <w:rPr>
                <w:noProof/>
                <w:webHidden/>
              </w:rPr>
              <w:fldChar w:fldCharType="end"/>
            </w:r>
          </w:hyperlink>
        </w:p>
        <w:p w14:paraId="7D638C7E" w14:textId="74C736BA" w:rsidR="00A04598" w:rsidRDefault="00911383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4754151" w:history="1">
            <w:r w:rsidR="00A04598" w:rsidRPr="0091324E">
              <w:rPr>
                <w:rStyle w:val="af6"/>
                <w:rFonts w:ascii="Calibri" w:hAnsi="Calibri" w:cs="Calibri"/>
                <w:noProof/>
              </w:rPr>
              <w:t xml:space="preserve">1.4.1 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>자동</w:t>
            </w:r>
            <w:r w:rsidR="00A04598">
              <w:rPr>
                <w:noProof/>
                <w:webHidden/>
              </w:rPr>
              <w:tab/>
            </w:r>
            <w:r w:rsidR="00A04598">
              <w:rPr>
                <w:noProof/>
                <w:webHidden/>
              </w:rPr>
              <w:fldChar w:fldCharType="begin"/>
            </w:r>
            <w:r w:rsidR="00A04598">
              <w:rPr>
                <w:noProof/>
                <w:webHidden/>
              </w:rPr>
              <w:instrText xml:space="preserve"> PAGEREF _Toc4754151 \h </w:instrText>
            </w:r>
            <w:r w:rsidR="00A04598">
              <w:rPr>
                <w:noProof/>
                <w:webHidden/>
              </w:rPr>
            </w:r>
            <w:r w:rsidR="00A04598">
              <w:rPr>
                <w:noProof/>
                <w:webHidden/>
              </w:rPr>
              <w:fldChar w:fldCharType="separate"/>
            </w:r>
            <w:r w:rsidR="00A04598">
              <w:rPr>
                <w:noProof/>
                <w:webHidden/>
              </w:rPr>
              <w:t>11</w:t>
            </w:r>
            <w:r w:rsidR="00A04598">
              <w:rPr>
                <w:noProof/>
                <w:webHidden/>
              </w:rPr>
              <w:fldChar w:fldCharType="end"/>
            </w:r>
          </w:hyperlink>
        </w:p>
        <w:p w14:paraId="6F11B9C7" w14:textId="16C24B92" w:rsidR="00A04598" w:rsidRDefault="00911383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4754152" w:history="1">
            <w:r w:rsidR="00A04598" w:rsidRPr="0091324E">
              <w:rPr>
                <w:rStyle w:val="af6"/>
                <w:rFonts w:ascii="Calibri" w:hAnsi="Calibri" w:cs="Calibri"/>
                <w:noProof/>
              </w:rPr>
              <w:t xml:space="preserve">1.4.2 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>자동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 xml:space="preserve"> + 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>수동</w:t>
            </w:r>
            <w:r w:rsidR="00A04598">
              <w:rPr>
                <w:noProof/>
                <w:webHidden/>
              </w:rPr>
              <w:tab/>
            </w:r>
            <w:r w:rsidR="00A04598">
              <w:rPr>
                <w:noProof/>
                <w:webHidden/>
              </w:rPr>
              <w:fldChar w:fldCharType="begin"/>
            </w:r>
            <w:r w:rsidR="00A04598">
              <w:rPr>
                <w:noProof/>
                <w:webHidden/>
              </w:rPr>
              <w:instrText xml:space="preserve"> PAGEREF _Toc4754152 \h </w:instrText>
            </w:r>
            <w:r w:rsidR="00A04598">
              <w:rPr>
                <w:noProof/>
                <w:webHidden/>
              </w:rPr>
            </w:r>
            <w:r w:rsidR="00A04598">
              <w:rPr>
                <w:noProof/>
                <w:webHidden/>
              </w:rPr>
              <w:fldChar w:fldCharType="separate"/>
            </w:r>
            <w:r w:rsidR="00A04598">
              <w:rPr>
                <w:noProof/>
                <w:webHidden/>
              </w:rPr>
              <w:t>11</w:t>
            </w:r>
            <w:r w:rsidR="00A04598">
              <w:rPr>
                <w:noProof/>
                <w:webHidden/>
              </w:rPr>
              <w:fldChar w:fldCharType="end"/>
            </w:r>
          </w:hyperlink>
        </w:p>
        <w:p w14:paraId="1610F8D0" w14:textId="53CAD46A" w:rsidR="00A04598" w:rsidRDefault="00911383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4754153" w:history="1">
            <w:r w:rsidR="00A04598" w:rsidRPr="0091324E">
              <w:rPr>
                <w:rStyle w:val="af6"/>
                <w:rFonts w:ascii="Calibri" w:hAnsi="Calibri" w:cs="Calibri"/>
                <w:noProof/>
              </w:rPr>
              <w:t xml:space="preserve">1.4.3 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>수동</w:t>
            </w:r>
            <w:r w:rsidR="00A04598">
              <w:rPr>
                <w:noProof/>
                <w:webHidden/>
              </w:rPr>
              <w:tab/>
            </w:r>
            <w:r w:rsidR="00A04598">
              <w:rPr>
                <w:noProof/>
                <w:webHidden/>
              </w:rPr>
              <w:fldChar w:fldCharType="begin"/>
            </w:r>
            <w:r w:rsidR="00A04598">
              <w:rPr>
                <w:noProof/>
                <w:webHidden/>
              </w:rPr>
              <w:instrText xml:space="preserve"> PAGEREF _Toc4754153 \h </w:instrText>
            </w:r>
            <w:r w:rsidR="00A04598">
              <w:rPr>
                <w:noProof/>
                <w:webHidden/>
              </w:rPr>
            </w:r>
            <w:r w:rsidR="00A04598">
              <w:rPr>
                <w:noProof/>
                <w:webHidden/>
              </w:rPr>
              <w:fldChar w:fldCharType="separate"/>
            </w:r>
            <w:r w:rsidR="00A04598">
              <w:rPr>
                <w:noProof/>
                <w:webHidden/>
              </w:rPr>
              <w:t>12</w:t>
            </w:r>
            <w:r w:rsidR="00A04598">
              <w:rPr>
                <w:noProof/>
                <w:webHidden/>
              </w:rPr>
              <w:fldChar w:fldCharType="end"/>
            </w:r>
          </w:hyperlink>
        </w:p>
        <w:p w14:paraId="2425FE3C" w14:textId="089B5FF0" w:rsidR="00A04598" w:rsidRDefault="00911383">
          <w:pPr>
            <w:pStyle w:val="1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2"/>
            </w:rPr>
          </w:pPr>
          <w:hyperlink w:anchor="_Toc4754154" w:history="1">
            <w:r w:rsidR="00A04598" w:rsidRPr="0091324E">
              <w:rPr>
                <w:rStyle w:val="af6"/>
                <w:rFonts w:eastAsia="바탕"/>
                <w:noProof/>
              </w:rPr>
              <w:t>2.</w:t>
            </w:r>
            <w:r w:rsidR="00A04598" w:rsidRPr="0091324E">
              <w:rPr>
                <w:rStyle w:val="af6"/>
                <w:noProof/>
              </w:rPr>
              <w:t xml:space="preserve"> 채널 메인 전시</w:t>
            </w:r>
            <w:r w:rsidR="00A04598">
              <w:rPr>
                <w:noProof/>
                <w:webHidden/>
              </w:rPr>
              <w:tab/>
            </w:r>
            <w:r w:rsidR="00A04598">
              <w:rPr>
                <w:noProof/>
                <w:webHidden/>
              </w:rPr>
              <w:fldChar w:fldCharType="begin"/>
            </w:r>
            <w:r w:rsidR="00A04598">
              <w:rPr>
                <w:noProof/>
                <w:webHidden/>
              </w:rPr>
              <w:instrText xml:space="preserve"> PAGEREF _Toc4754154 \h </w:instrText>
            </w:r>
            <w:r w:rsidR="00A04598">
              <w:rPr>
                <w:noProof/>
                <w:webHidden/>
              </w:rPr>
            </w:r>
            <w:r w:rsidR="00A04598">
              <w:rPr>
                <w:noProof/>
                <w:webHidden/>
              </w:rPr>
              <w:fldChar w:fldCharType="separate"/>
            </w:r>
            <w:r w:rsidR="00A04598">
              <w:rPr>
                <w:noProof/>
                <w:webHidden/>
              </w:rPr>
              <w:t>12</w:t>
            </w:r>
            <w:r w:rsidR="00A04598">
              <w:rPr>
                <w:noProof/>
                <w:webHidden/>
              </w:rPr>
              <w:fldChar w:fldCharType="end"/>
            </w:r>
          </w:hyperlink>
        </w:p>
        <w:p w14:paraId="6096FFE3" w14:textId="7C7D8E10" w:rsidR="00A04598" w:rsidRDefault="00911383">
          <w:pPr>
            <w:pStyle w:val="2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4754156" w:history="1">
            <w:r w:rsidR="00A04598" w:rsidRPr="0091324E">
              <w:rPr>
                <w:rStyle w:val="af6"/>
                <w:rFonts w:ascii="Calibri" w:hAnsi="Calibri" w:cs="Calibri"/>
                <w:noProof/>
              </w:rPr>
              <w:t xml:space="preserve">2.1 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>채널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 xml:space="preserve"> 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>메인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 xml:space="preserve"> 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>전시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 xml:space="preserve"> 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>정의</w:t>
            </w:r>
            <w:r w:rsidR="00A04598">
              <w:rPr>
                <w:noProof/>
                <w:webHidden/>
              </w:rPr>
              <w:tab/>
            </w:r>
            <w:r w:rsidR="00A04598">
              <w:rPr>
                <w:noProof/>
                <w:webHidden/>
              </w:rPr>
              <w:fldChar w:fldCharType="begin"/>
            </w:r>
            <w:r w:rsidR="00A04598">
              <w:rPr>
                <w:noProof/>
                <w:webHidden/>
              </w:rPr>
              <w:instrText xml:space="preserve"> PAGEREF _Toc4754156 \h </w:instrText>
            </w:r>
            <w:r w:rsidR="00A04598">
              <w:rPr>
                <w:noProof/>
                <w:webHidden/>
              </w:rPr>
            </w:r>
            <w:r w:rsidR="00A04598">
              <w:rPr>
                <w:noProof/>
                <w:webHidden/>
              </w:rPr>
              <w:fldChar w:fldCharType="separate"/>
            </w:r>
            <w:r w:rsidR="00A04598">
              <w:rPr>
                <w:noProof/>
                <w:webHidden/>
              </w:rPr>
              <w:t>12</w:t>
            </w:r>
            <w:r w:rsidR="00A04598">
              <w:rPr>
                <w:noProof/>
                <w:webHidden/>
              </w:rPr>
              <w:fldChar w:fldCharType="end"/>
            </w:r>
          </w:hyperlink>
        </w:p>
        <w:p w14:paraId="1BE39B3B" w14:textId="323ED568" w:rsidR="00A04598" w:rsidRDefault="00911383">
          <w:pPr>
            <w:pStyle w:val="2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4754157" w:history="1">
            <w:r w:rsidR="00A04598" w:rsidRPr="0091324E">
              <w:rPr>
                <w:rStyle w:val="af6"/>
                <w:rFonts w:ascii="Calibri" w:hAnsi="Calibri" w:cs="Calibri"/>
                <w:noProof/>
              </w:rPr>
              <w:t xml:space="preserve">2.2 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>채널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 xml:space="preserve"> 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>메인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 xml:space="preserve"> 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>전시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 xml:space="preserve"> 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>구성</w:t>
            </w:r>
            <w:r w:rsidR="00A04598">
              <w:rPr>
                <w:noProof/>
                <w:webHidden/>
              </w:rPr>
              <w:tab/>
            </w:r>
            <w:r w:rsidR="00A04598">
              <w:rPr>
                <w:noProof/>
                <w:webHidden/>
              </w:rPr>
              <w:fldChar w:fldCharType="begin"/>
            </w:r>
            <w:r w:rsidR="00A04598">
              <w:rPr>
                <w:noProof/>
                <w:webHidden/>
              </w:rPr>
              <w:instrText xml:space="preserve"> PAGEREF _Toc4754157 \h </w:instrText>
            </w:r>
            <w:r w:rsidR="00A04598">
              <w:rPr>
                <w:noProof/>
                <w:webHidden/>
              </w:rPr>
            </w:r>
            <w:r w:rsidR="00A04598">
              <w:rPr>
                <w:noProof/>
                <w:webHidden/>
              </w:rPr>
              <w:fldChar w:fldCharType="separate"/>
            </w:r>
            <w:r w:rsidR="00A04598">
              <w:rPr>
                <w:noProof/>
                <w:webHidden/>
              </w:rPr>
              <w:t>12</w:t>
            </w:r>
            <w:r w:rsidR="00A04598">
              <w:rPr>
                <w:noProof/>
                <w:webHidden/>
              </w:rPr>
              <w:fldChar w:fldCharType="end"/>
            </w:r>
          </w:hyperlink>
        </w:p>
        <w:p w14:paraId="05C6F244" w14:textId="306D2C62" w:rsidR="00A04598" w:rsidRDefault="00911383">
          <w:pPr>
            <w:pStyle w:val="2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4754158" w:history="1">
            <w:r w:rsidR="00A04598" w:rsidRPr="0091324E">
              <w:rPr>
                <w:rStyle w:val="af6"/>
                <w:rFonts w:ascii="Calibri" w:hAnsi="Calibri" w:cs="Calibri"/>
                <w:noProof/>
              </w:rPr>
              <w:t xml:space="preserve">2.3 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>채널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 xml:space="preserve"> 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>별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 xml:space="preserve"> 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>메인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 xml:space="preserve"> 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>전시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 xml:space="preserve"> 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>구조</w:t>
            </w:r>
            <w:r w:rsidR="00A04598">
              <w:rPr>
                <w:noProof/>
                <w:webHidden/>
              </w:rPr>
              <w:tab/>
            </w:r>
            <w:r w:rsidR="00A04598">
              <w:rPr>
                <w:noProof/>
                <w:webHidden/>
              </w:rPr>
              <w:fldChar w:fldCharType="begin"/>
            </w:r>
            <w:r w:rsidR="00A04598">
              <w:rPr>
                <w:noProof/>
                <w:webHidden/>
              </w:rPr>
              <w:instrText xml:space="preserve"> PAGEREF _Toc4754158 \h </w:instrText>
            </w:r>
            <w:r w:rsidR="00A04598">
              <w:rPr>
                <w:noProof/>
                <w:webHidden/>
              </w:rPr>
            </w:r>
            <w:r w:rsidR="00A04598">
              <w:rPr>
                <w:noProof/>
                <w:webHidden/>
              </w:rPr>
              <w:fldChar w:fldCharType="separate"/>
            </w:r>
            <w:r w:rsidR="00A04598">
              <w:rPr>
                <w:noProof/>
                <w:webHidden/>
              </w:rPr>
              <w:t>13</w:t>
            </w:r>
            <w:r w:rsidR="00A04598">
              <w:rPr>
                <w:noProof/>
                <w:webHidden/>
              </w:rPr>
              <w:fldChar w:fldCharType="end"/>
            </w:r>
          </w:hyperlink>
        </w:p>
        <w:p w14:paraId="3C48C749" w14:textId="5F91A20C" w:rsidR="00A04598" w:rsidRDefault="00911383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4754159" w:history="1">
            <w:r w:rsidR="00A04598" w:rsidRPr="0091324E">
              <w:rPr>
                <w:rStyle w:val="af6"/>
                <w:rFonts w:ascii="Calibri" w:hAnsi="Calibri" w:cs="Calibri"/>
                <w:noProof/>
              </w:rPr>
              <w:t>2.3.1 A-RT</w:t>
            </w:r>
            <w:r w:rsidR="00A04598">
              <w:rPr>
                <w:noProof/>
                <w:webHidden/>
              </w:rPr>
              <w:tab/>
            </w:r>
            <w:r w:rsidR="00A04598">
              <w:rPr>
                <w:noProof/>
                <w:webHidden/>
              </w:rPr>
              <w:fldChar w:fldCharType="begin"/>
            </w:r>
            <w:r w:rsidR="00A04598">
              <w:rPr>
                <w:noProof/>
                <w:webHidden/>
              </w:rPr>
              <w:instrText xml:space="preserve"> PAGEREF _Toc4754159 \h </w:instrText>
            </w:r>
            <w:r w:rsidR="00A04598">
              <w:rPr>
                <w:noProof/>
                <w:webHidden/>
              </w:rPr>
            </w:r>
            <w:r w:rsidR="00A04598">
              <w:rPr>
                <w:noProof/>
                <w:webHidden/>
              </w:rPr>
              <w:fldChar w:fldCharType="separate"/>
            </w:r>
            <w:r w:rsidR="00A04598">
              <w:rPr>
                <w:noProof/>
                <w:webHidden/>
              </w:rPr>
              <w:t>13</w:t>
            </w:r>
            <w:r w:rsidR="00A04598">
              <w:rPr>
                <w:noProof/>
                <w:webHidden/>
              </w:rPr>
              <w:fldChar w:fldCharType="end"/>
            </w:r>
          </w:hyperlink>
        </w:p>
        <w:p w14:paraId="4F121848" w14:textId="0D2FD80F" w:rsidR="00A04598" w:rsidRDefault="00911383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4754160" w:history="1">
            <w:r w:rsidR="00A04598" w:rsidRPr="0091324E">
              <w:rPr>
                <w:rStyle w:val="af6"/>
                <w:rFonts w:asciiTheme="minorEastAsia" w:hAnsiTheme="minorEastAsia" w:cs="Calibri"/>
                <w:noProof/>
              </w:rPr>
              <w:t>2.3.2 ABC-MART</w:t>
            </w:r>
            <w:r w:rsidR="00A04598">
              <w:rPr>
                <w:noProof/>
                <w:webHidden/>
              </w:rPr>
              <w:tab/>
            </w:r>
            <w:r w:rsidR="00A04598">
              <w:rPr>
                <w:noProof/>
                <w:webHidden/>
              </w:rPr>
              <w:fldChar w:fldCharType="begin"/>
            </w:r>
            <w:r w:rsidR="00A04598">
              <w:rPr>
                <w:noProof/>
                <w:webHidden/>
              </w:rPr>
              <w:instrText xml:space="preserve"> PAGEREF _Toc4754160 \h </w:instrText>
            </w:r>
            <w:r w:rsidR="00A04598">
              <w:rPr>
                <w:noProof/>
                <w:webHidden/>
              </w:rPr>
            </w:r>
            <w:r w:rsidR="00A04598">
              <w:rPr>
                <w:noProof/>
                <w:webHidden/>
              </w:rPr>
              <w:fldChar w:fldCharType="separate"/>
            </w:r>
            <w:r w:rsidR="00A04598">
              <w:rPr>
                <w:noProof/>
                <w:webHidden/>
              </w:rPr>
              <w:t>14</w:t>
            </w:r>
            <w:r w:rsidR="00A04598">
              <w:rPr>
                <w:noProof/>
                <w:webHidden/>
              </w:rPr>
              <w:fldChar w:fldCharType="end"/>
            </w:r>
          </w:hyperlink>
        </w:p>
        <w:p w14:paraId="043A570E" w14:textId="22637808" w:rsidR="00A04598" w:rsidRDefault="00911383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4754161" w:history="1">
            <w:r w:rsidR="00A04598" w:rsidRPr="0091324E">
              <w:rPr>
                <w:rStyle w:val="af6"/>
                <w:rFonts w:asciiTheme="minorEastAsia" w:hAnsiTheme="minorEastAsia" w:cs="Calibri"/>
                <w:noProof/>
              </w:rPr>
              <w:t>2.3.3 GRAND STAGE</w:t>
            </w:r>
            <w:r w:rsidR="00A04598">
              <w:rPr>
                <w:noProof/>
                <w:webHidden/>
              </w:rPr>
              <w:tab/>
            </w:r>
            <w:r w:rsidR="00A04598">
              <w:rPr>
                <w:noProof/>
                <w:webHidden/>
              </w:rPr>
              <w:fldChar w:fldCharType="begin"/>
            </w:r>
            <w:r w:rsidR="00A04598">
              <w:rPr>
                <w:noProof/>
                <w:webHidden/>
              </w:rPr>
              <w:instrText xml:space="preserve"> PAGEREF _Toc4754161 \h </w:instrText>
            </w:r>
            <w:r w:rsidR="00A04598">
              <w:rPr>
                <w:noProof/>
                <w:webHidden/>
              </w:rPr>
            </w:r>
            <w:r w:rsidR="00A04598">
              <w:rPr>
                <w:noProof/>
                <w:webHidden/>
              </w:rPr>
              <w:fldChar w:fldCharType="separate"/>
            </w:r>
            <w:r w:rsidR="00A04598">
              <w:rPr>
                <w:noProof/>
                <w:webHidden/>
              </w:rPr>
              <w:t>15</w:t>
            </w:r>
            <w:r w:rsidR="00A04598">
              <w:rPr>
                <w:noProof/>
                <w:webHidden/>
              </w:rPr>
              <w:fldChar w:fldCharType="end"/>
            </w:r>
          </w:hyperlink>
        </w:p>
        <w:p w14:paraId="4D2A5FD8" w14:textId="6177B2A4" w:rsidR="00A04598" w:rsidRDefault="00911383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4754162" w:history="1">
            <w:r w:rsidR="00A04598" w:rsidRPr="0091324E">
              <w:rPr>
                <w:rStyle w:val="af6"/>
                <w:rFonts w:asciiTheme="minorEastAsia" w:hAnsiTheme="minorEastAsia" w:cs="Calibri"/>
                <w:noProof/>
              </w:rPr>
              <w:t>2.3.4 ON THE SPOT</w:t>
            </w:r>
            <w:r w:rsidR="00A04598">
              <w:rPr>
                <w:noProof/>
                <w:webHidden/>
              </w:rPr>
              <w:tab/>
            </w:r>
            <w:r w:rsidR="00A04598">
              <w:rPr>
                <w:noProof/>
                <w:webHidden/>
              </w:rPr>
              <w:fldChar w:fldCharType="begin"/>
            </w:r>
            <w:r w:rsidR="00A04598">
              <w:rPr>
                <w:noProof/>
                <w:webHidden/>
              </w:rPr>
              <w:instrText xml:space="preserve"> PAGEREF _Toc4754162 \h </w:instrText>
            </w:r>
            <w:r w:rsidR="00A04598">
              <w:rPr>
                <w:noProof/>
                <w:webHidden/>
              </w:rPr>
            </w:r>
            <w:r w:rsidR="00A04598">
              <w:rPr>
                <w:noProof/>
                <w:webHidden/>
              </w:rPr>
              <w:fldChar w:fldCharType="separate"/>
            </w:r>
            <w:r w:rsidR="00A04598">
              <w:rPr>
                <w:noProof/>
                <w:webHidden/>
              </w:rPr>
              <w:t>17</w:t>
            </w:r>
            <w:r w:rsidR="00A04598">
              <w:rPr>
                <w:noProof/>
                <w:webHidden/>
              </w:rPr>
              <w:fldChar w:fldCharType="end"/>
            </w:r>
          </w:hyperlink>
        </w:p>
        <w:p w14:paraId="6DABBE4D" w14:textId="5F120907" w:rsidR="00A04598" w:rsidRDefault="00911383">
          <w:pPr>
            <w:pStyle w:val="1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2"/>
            </w:rPr>
          </w:pPr>
          <w:hyperlink w:anchor="_Toc4754163" w:history="1">
            <w:r w:rsidR="00A04598" w:rsidRPr="0091324E">
              <w:rPr>
                <w:rStyle w:val="af6"/>
                <w:rFonts w:eastAsia="바탕"/>
                <w:noProof/>
              </w:rPr>
              <w:t>3.</w:t>
            </w:r>
            <w:r w:rsidR="00A04598" w:rsidRPr="0091324E">
              <w:rPr>
                <w:rStyle w:val="af6"/>
                <w:noProof/>
              </w:rPr>
              <w:t xml:space="preserve"> 특화코너 전시</w:t>
            </w:r>
            <w:r w:rsidR="00A04598">
              <w:rPr>
                <w:noProof/>
                <w:webHidden/>
              </w:rPr>
              <w:tab/>
            </w:r>
            <w:r w:rsidR="00A04598">
              <w:rPr>
                <w:noProof/>
                <w:webHidden/>
              </w:rPr>
              <w:fldChar w:fldCharType="begin"/>
            </w:r>
            <w:r w:rsidR="00A04598">
              <w:rPr>
                <w:noProof/>
                <w:webHidden/>
              </w:rPr>
              <w:instrText xml:space="preserve"> PAGEREF _Toc4754163 \h </w:instrText>
            </w:r>
            <w:r w:rsidR="00A04598">
              <w:rPr>
                <w:noProof/>
                <w:webHidden/>
              </w:rPr>
            </w:r>
            <w:r w:rsidR="00A04598">
              <w:rPr>
                <w:noProof/>
                <w:webHidden/>
              </w:rPr>
              <w:fldChar w:fldCharType="separate"/>
            </w:r>
            <w:r w:rsidR="00A04598">
              <w:rPr>
                <w:noProof/>
                <w:webHidden/>
              </w:rPr>
              <w:t>17</w:t>
            </w:r>
            <w:r w:rsidR="00A04598">
              <w:rPr>
                <w:noProof/>
                <w:webHidden/>
              </w:rPr>
              <w:fldChar w:fldCharType="end"/>
            </w:r>
          </w:hyperlink>
        </w:p>
        <w:p w14:paraId="70B09232" w14:textId="2A48D2F3" w:rsidR="00A04598" w:rsidRDefault="00911383">
          <w:pPr>
            <w:pStyle w:val="2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4754165" w:history="1">
            <w:r w:rsidR="00A04598" w:rsidRPr="0091324E">
              <w:rPr>
                <w:rStyle w:val="af6"/>
                <w:rFonts w:ascii="Calibri" w:hAnsi="Calibri" w:cs="Calibri"/>
                <w:noProof/>
              </w:rPr>
              <w:t>3.1</w:t>
            </w:r>
            <w:r w:rsidR="00A04598" w:rsidRPr="0091324E">
              <w:rPr>
                <w:rStyle w:val="af6"/>
                <w:rFonts w:asciiTheme="minorEastAsia" w:hAnsiTheme="minorEastAsia"/>
                <w:noProof/>
              </w:rPr>
              <w:t xml:space="preserve"> A-RT, ABC-MART, GRAND STAGE 공통</w:t>
            </w:r>
            <w:r w:rsidR="00A04598">
              <w:rPr>
                <w:noProof/>
                <w:webHidden/>
              </w:rPr>
              <w:tab/>
            </w:r>
            <w:r w:rsidR="00A04598">
              <w:rPr>
                <w:noProof/>
                <w:webHidden/>
              </w:rPr>
              <w:fldChar w:fldCharType="begin"/>
            </w:r>
            <w:r w:rsidR="00A04598">
              <w:rPr>
                <w:noProof/>
                <w:webHidden/>
              </w:rPr>
              <w:instrText xml:space="preserve"> PAGEREF _Toc4754165 \h </w:instrText>
            </w:r>
            <w:r w:rsidR="00A04598">
              <w:rPr>
                <w:noProof/>
                <w:webHidden/>
              </w:rPr>
            </w:r>
            <w:r w:rsidR="00A04598">
              <w:rPr>
                <w:noProof/>
                <w:webHidden/>
              </w:rPr>
              <w:fldChar w:fldCharType="separate"/>
            </w:r>
            <w:r w:rsidR="00A04598">
              <w:rPr>
                <w:noProof/>
                <w:webHidden/>
              </w:rPr>
              <w:t>17</w:t>
            </w:r>
            <w:r w:rsidR="00A04598">
              <w:rPr>
                <w:noProof/>
                <w:webHidden/>
              </w:rPr>
              <w:fldChar w:fldCharType="end"/>
            </w:r>
          </w:hyperlink>
        </w:p>
        <w:p w14:paraId="40E57CAE" w14:textId="3291FD5C" w:rsidR="00A04598" w:rsidRDefault="00911383">
          <w:pPr>
            <w:pStyle w:val="2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4754166" w:history="1">
            <w:r w:rsidR="00A04598" w:rsidRPr="0091324E">
              <w:rPr>
                <w:rStyle w:val="af6"/>
                <w:rFonts w:ascii="Calibri" w:hAnsi="Calibri" w:cs="Calibri"/>
                <w:noProof/>
              </w:rPr>
              <w:t>3.2</w:t>
            </w:r>
            <w:r w:rsidR="00A04598" w:rsidRPr="0091324E">
              <w:rPr>
                <w:rStyle w:val="af6"/>
                <w:rFonts w:asciiTheme="minorEastAsia" w:hAnsiTheme="minorEastAsia"/>
                <w:noProof/>
              </w:rPr>
              <w:t xml:space="preserve"> ON THE SPOT</w:t>
            </w:r>
            <w:r w:rsidR="00A04598">
              <w:rPr>
                <w:noProof/>
                <w:webHidden/>
              </w:rPr>
              <w:tab/>
            </w:r>
            <w:r w:rsidR="00A04598">
              <w:rPr>
                <w:noProof/>
                <w:webHidden/>
              </w:rPr>
              <w:fldChar w:fldCharType="begin"/>
            </w:r>
            <w:r w:rsidR="00A04598">
              <w:rPr>
                <w:noProof/>
                <w:webHidden/>
              </w:rPr>
              <w:instrText xml:space="preserve"> PAGEREF _Toc4754166 \h </w:instrText>
            </w:r>
            <w:r w:rsidR="00A04598">
              <w:rPr>
                <w:noProof/>
                <w:webHidden/>
              </w:rPr>
            </w:r>
            <w:r w:rsidR="00A04598">
              <w:rPr>
                <w:noProof/>
                <w:webHidden/>
              </w:rPr>
              <w:fldChar w:fldCharType="separate"/>
            </w:r>
            <w:r w:rsidR="00A04598">
              <w:rPr>
                <w:noProof/>
                <w:webHidden/>
              </w:rPr>
              <w:t>18</w:t>
            </w:r>
            <w:r w:rsidR="00A04598">
              <w:rPr>
                <w:noProof/>
                <w:webHidden/>
              </w:rPr>
              <w:fldChar w:fldCharType="end"/>
            </w:r>
          </w:hyperlink>
        </w:p>
        <w:p w14:paraId="3EECE412" w14:textId="2100275F" w:rsidR="00A04598" w:rsidRDefault="00911383">
          <w:pPr>
            <w:pStyle w:val="1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2"/>
            </w:rPr>
          </w:pPr>
          <w:hyperlink w:anchor="_Toc4754167" w:history="1">
            <w:r w:rsidR="00A04598" w:rsidRPr="0091324E">
              <w:rPr>
                <w:rStyle w:val="af6"/>
                <w:rFonts w:eastAsia="바탕"/>
                <w:noProof/>
              </w:rPr>
              <w:t>4.</w:t>
            </w:r>
            <w:r w:rsidR="00A04598" w:rsidRPr="0091324E">
              <w:rPr>
                <w:rStyle w:val="af6"/>
                <w:noProof/>
              </w:rPr>
              <w:t xml:space="preserve"> 기타 전시</w:t>
            </w:r>
            <w:r w:rsidR="00A04598">
              <w:rPr>
                <w:noProof/>
                <w:webHidden/>
              </w:rPr>
              <w:tab/>
            </w:r>
            <w:r w:rsidR="00A04598">
              <w:rPr>
                <w:noProof/>
                <w:webHidden/>
              </w:rPr>
              <w:fldChar w:fldCharType="begin"/>
            </w:r>
            <w:r w:rsidR="00A04598">
              <w:rPr>
                <w:noProof/>
                <w:webHidden/>
              </w:rPr>
              <w:instrText xml:space="preserve"> PAGEREF _Toc4754167 \h </w:instrText>
            </w:r>
            <w:r w:rsidR="00A04598">
              <w:rPr>
                <w:noProof/>
                <w:webHidden/>
              </w:rPr>
            </w:r>
            <w:r w:rsidR="00A04598">
              <w:rPr>
                <w:noProof/>
                <w:webHidden/>
              </w:rPr>
              <w:fldChar w:fldCharType="separate"/>
            </w:r>
            <w:r w:rsidR="00A04598">
              <w:rPr>
                <w:noProof/>
                <w:webHidden/>
              </w:rPr>
              <w:t>18</w:t>
            </w:r>
            <w:r w:rsidR="00A04598">
              <w:rPr>
                <w:noProof/>
                <w:webHidden/>
              </w:rPr>
              <w:fldChar w:fldCharType="end"/>
            </w:r>
          </w:hyperlink>
        </w:p>
        <w:p w14:paraId="20F65D9C" w14:textId="6528FA5B" w:rsidR="00A04598" w:rsidRDefault="00911383">
          <w:pPr>
            <w:pStyle w:val="2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4754172" w:history="1">
            <w:r w:rsidR="00A04598" w:rsidRPr="0091324E">
              <w:rPr>
                <w:rStyle w:val="af6"/>
                <w:rFonts w:ascii="Calibri" w:hAnsi="Calibri" w:cs="Calibri"/>
                <w:noProof/>
              </w:rPr>
              <w:t xml:space="preserve">4.1 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>팝업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 xml:space="preserve"> 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>관리</w:t>
            </w:r>
            <w:r w:rsidR="00A04598">
              <w:rPr>
                <w:noProof/>
                <w:webHidden/>
              </w:rPr>
              <w:tab/>
            </w:r>
            <w:r w:rsidR="00A04598">
              <w:rPr>
                <w:noProof/>
                <w:webHidden/>
              </w:rPr>
              <w:fldChar w:fldCharType="begin"/>
            </w:r>
            <w:r w:rsidR="00A04598">
              <w:rPr>
                <w:noProof/>
                <w:webHidden/>
              </w:rPr>
              <w:instrText xml:space="preserve"> PAGEREF _Toc4754172 \h </w:instrText>
            </w:r>
            <w:r w:rsidR="00A04598">
              <w:rPr>
                <w:noProof/>
                <w:webHidden/>
              </w:rPr>
            </w:r>
            <w:r w:rsidR="00A04598">
              <w:rPr>
                <w:noProof/>
                <w:webHidden/>
              </w:rPr>
              <w:fldChar w:fldCharType="separate"/>
            </w:r>
            <w:r w:rsidR="00A04598">
              <w:rPr>
                <w:noProof/>
                <w:webHidden/>
              </w:rPr>
              <w:t>18</w:t>
            </w:r>
            <w:r w:rsidR="00A04598">
              <w:rPr>
                <w:noProof/>
                <w:webHidden/>
              </w:rPr>
              <w:fldChar w:fldCharType="end"/>
            </w:r>
          </w:hyperlink>
        </w:p>
        <w:p w14:paraId="2671DFB2" w14:textId="6CDFE66D" w:rsidR="00A04598" w:rsidRDefault="00911383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4754173" w:history="1">
            <w:r w:rsidR="00A04598" w:rsidRPr="0091324E">
              <w:rPr>
                <w:rStyle w:val="af6"/>
                <w:rFonts w:asciiTheme="minorEastAsia" w:hAnsiTheme="minorEastAsia" w:cs="Calibri"/>
                <w:noProof/>
              </w:rPr>
              <w:t>4.1.1 일반 팝업</w:t>
            </w:r>
            <w:r w:rsidR="00A04598">
              <w:rPr>
                <w:noProof/>
                <w:webHidden/>
              </w:rPr>
              <w:tab/>
            </w:r>
            <w:r w:rsidR="00A04598">
              <w:rPr>
                <w:noProof/>
                <w:webHidden/>
              </w:rPr>
              <w:fldChar w:fldCharType="begin"/>
            </w:r>
            <w:r w:rsidR="00A04598">
              <w:rPr>
                <w:noProof/>
                <w:webHidden/>
              </w:rPr>
              <w:instrText xml:space="preserve"> PAGEREF _Toc4754173 \h </w:instrText>
            </w:r>
            <w:r w:rsidR="00A04598">
              <w:rPr>
                <w:noProof/>
                <w:webHidden/>
              </w:rPr>
            </w:r>
            <w:r w:rsidR="00A04598">
              <w:rPr>
                <w:noProof/>
                <w:webHidden/>
              </w:rPr>
              <w:fldChar w:fldCharType="separate"/>
            </w:r>
            <w:r w:rsidR="00A04598">
              <w:rPr>
                <w:noProof/>
                <w:webHidden/>
              </w:rPr>
              <w:t>18</w:t>
            </w:r>
            <w:r w:rsidR="00A04598">
              <w:rPr>
                <w:noProof/>
                <w:webHidden/>
              </w:rPr>
              <w:fldChar w:fldCharType="end"/>
            </w:r>
          </w:hyperlink>
        </w:p>
        <w:p w14:paraId="799F8814" w14:textId="3620AA93" w:rsidR="00A04598" w:rsidRDefault="00911383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4754180" w:history="1">
            <w:r w:rsidR="00A04598" w:rsidRPr="0091324E">
              <w:rPr>
                <w:rStyle w:val="af6"/>
                <w:rFonts w:asciiTheme="minorEastAsia" w:hAnsiTheme="minorEastAsia" w:cs="Calibri"/>
                <w:noProof/>
              </w:rPr>
              <w:t>4.1.2</w:t>
            </w:r>
            <w:r w:rsidR="00A04598" w:rsidRPr="0091324E">
              <w:rPr>
                <w:rStyle w:val="af6"/>
                <w:rFonts w:asciiTheme="minorEastAsia" w:hAnsiTheme="minorEastAsia"/>
                <w:noProof/>
              </w:rPr>
              <w:t xml:space="preserve"> 이벤트 팝업</w:t>
            </w:r>
            <w:r w:rsidR="00A04598">
              <w:rPr>
                <w:noProof/>
                <w:webHidden/>
              </w:rPr>
              <w:tab/>
            </w:r>
            <w:r w:rsidR="00A04598">
              <w:rPr>
                <w:noProof/>
                <w:webHidden/>
              </w:rPr>
              <w:fldChar w:fldCharType="begin"/>
            </w:r>
            <w:r w:rsidR="00A04598">
              <w:rPr>
                <w:noProof/>
                <w:webHidden/>
              </w:rPr>
              <w:instrText xml:space="preserve"> PAGEREF _Toc4754180 \h </w:instrText>
            </w:r>
            <w:r w:rsidR="00A04598">
              <w:rPr>
                <w:noProof/>
                <w:webHidden/>
              </w:rPr>
            </w:r>
            <w:r w:rsidR="00A04598">
              <w:rPr>
                <w:noProof/>
                <w:webHidden/>
              </w:rPr>
              <w:fldChar w:fldCharType="separate"/>
            </w:r>
            <w:r w:rsidR="00A04598">
              <w:rPr>
                <w:noProof/>
                <w:webHidden/>
              </w:rPr>
              <w:t>18</w:t>
            </w:r>
            <w:r w:rsidR="00A04598">
              <w:rPr>
                <w:noProof/>
                <w:webHidden/>
              </w:rPr>
              <w:fldChar w:fldCharType="end"/>
            </w:r>
          </w:hyperlink>
        </w:p>
        <w:p w14:paraId="78344DFD" w14:textId="75E030D0" w:rsidR="00A04598" w:rsidRDefault="00911383">
          <w:pPr>
            <w:pStyle w:val="2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4754181" w:history="1">
            <w:r w:rsidR="00A04598" w:rsidRPr="0091324E">
              <w:rPr>
                <w:rStyle w:val="af6"/>
                <w:rFonts w:ascii="Calibri" w:hAnsi="Calibri" w:cs="Calibri"/>
                <w:noProof/>
              </w:rPr>
              <w:t xml:space="preserve">4.2 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>웹진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 xml:space="preserve"> 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>관리</w:t>
            </w:r>
            <w:r w:rsidR="00A04598">
              <w:rPr>
                <w:noProof/>
                <w:webHidden/>
              </w:rPr>
              <w:tab/>
            </w:r>
            <w:r w:rsidR="00A04598">
              <w:rPr>
                <w:noProof/>
                <w:webHidden/>
              </w:rPr>
              <w:fldChar w:fldCharType="begin"/>
            </w:r>
            <w:r w:rsidR="00A04598">
              <w:rPr>
                <w:noProof/>
                <w:webHidden/>
              </w:rPr>
              <w:instrText xml:space="preserve"> PAGEREF _Toc4754181 \h </w:instrText>
            </w:r>
            <w:r w:rsidR="00A04598">
              <w:rPr>
                <w:noProof/>
                <w:webHidden/>
              </w:rPr>
            </w:r>
            <w:r w:rsidR="00A04598">
              <w:rPr>
                <w:noProof/>
                <w:webHidden/>
              </w:rPr>
              <w:fldChar w:fldCharType="separate"/>
            </w:r>
            <w:r w:rsidR="00A04598">
              <w:rPr>
                <w:noProof/>
                <w:webHidden/>
              </w:rPr>
              <w:t>19</w:t>
            </w:r>
            <w:r w:rsidR="00A04598">
              <w:rPr>
                <w:noProof/>
                <w:webHidden/>
              </w:rPr>
              <w:fldChar w:fldCharType="end"/>
            </w:r>
          </w:hyperlink>
        </w:p>
        <w:p w14:paraId="09A0E451" w14:textId="50C14DFB" w:rsidR="00A04598" w:rsidRDefault="00911383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4754183" w:history="1">
            <w:r w:rsidR="00A04598" w:rsidRPr="0091324E">
              <w:rPr>
                <w:rStyle w:val="af6"/>
                <w:rFonts w:asciiTheme="minorEastAsia" w:hAnsiTheme="minorEastAsia" w:cs="Calibri"/>
                <w:noProof/>
              </w:rPr>
              <w:t>4.2.1</w:t>
            </w:r>
            <w:r w:rsidR="00A04598" w:rsidRPr="0091324E">
              <w:rPr>
                <w:rStyle w:val="af6"/>
                <w:rFonts w:asciiTheme="minorEastAsia" w:hAnsiTheme="minorEastAsia"/>
                <w:noProof/>
              </w:rPr>
              <w:t xml:space="preserve"> 카탈로그</w:t>
            </w:r>
            <w:r w:rsidR="00A04598">
              <w:rPr>
                <w:noProof/>
                <w:webHidden/>
              </w:rPr>
              <w:tab/>
            </w:r>
            <w:r w:rsidR="00A04598">
              <w:rPr>
                <w:noProof/>
                <w:webHidden/>
              </w:rPr>
              <w:fldChar w:fldCharType="begin"/>
            </w:r>
            <w:r w:rsidR="00A04598">
              <w:rPr>
                <w:noProof/>
                <w:webHidden/>
              </w:rPr>
              <w:instrText xml:space="preserve"> PAGEREF _Toc4754183 \h </w:instrText>
            </w:r>
            <w:r w:rsidR="00A04598">
              <w:rPr>
                <w:noProof/>
                <w:webHidden/>
              </w:rPr>
            </w:r>
            <w:r w:rsidR="00A04598">
              <w:rPr>
                <w:noProof/>
                <w:webHidden/>
              </w:rPr>
              <w:fldChar w:fldCharType="separate"/>
            </w:r>
            <w:r w:rsidR="00A04598">
              <w:rPr>
                <w:noProof/>
                <w:webHidden/>
              </w:rPr>
              <w:t>19</w:t>
            </w:r>
            <w:r w:rsidR="00A04598">
              <w:rPr>
                <w:noProof/>
                <w:webHidden/>
              </w:rPr>
              <w:fldChar w:fldCharType="end"/>
            </w:r>
          </w:hyperlink>
        </w:p>
        <w:p w14:paraId="7C639F36" w14:textId="51536F65" w:rsidR="00A04598" w:rsidRDefault="00911383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4754184" w:history="1">
            <w:r w:rsidR="00A04598" w:rsidRPr="0091324E">
              <w:rPr>
                <w:rStyle w:val="af6"/>
                <w:rFonts w:asciiTheme="minorEastAsia" w:hAnsiTheme="minorEastAsia" w:cs="Calibri"/>
                <w:noProof/>
              </w:rPr>
              <w:t>4.2.2</w:t>
            </w:r>
            <w:r w:rsidR="00A04598" w:rsidRPr="0091324E">
              <w:rPr>
                <w:rStyle w:val="af6"/>
                <w:rFonts w:asciiTheme="minorEastAsia" w:hAnsiTheme="minorEastAsia"/>
                <w:noProof/>
              </w:rPr>
              <w:t xml:space="preserve"> 동영상</w:t>
            </w:r>
            <w:r w:rsidR="00A04598">
              <w:rPr>
                <w:noProof/>
                <w:webHidden/>
              </w:rPr>
              <w:tab/>
            </w:r>
            <w:r w:rsidR="00A04598">
              <w:rPr>
                <w:noProof/>
                <w:webHidden/>
              </w:rPr>
              <w:fldChar w:fldCharType="begin"/>
            </w:r>
            <w:r w:rsidR="00A04598">
              <w:rPr>
                <w:noProof/>
                <w:webHidden/>
              </w:rPr>
              <w:instrText xml:space="preserve"> PAGEREF _Toc4754184 \h </w:instrText>
            </w:r>
            <w:r w:rsidR="00A04598">
              <w:rPr>
                <w:noProof/>
                <w:webHidden/>
              </w:rPr>
            </w:r>
            <w:r w:rsidR="00A04598">
              <w:rPr>
                <w:noProof/>
                <w:webHidden/>
              </w:rPr>
              <w:fldChar w:fldCharType="separate"/>
            </w:r>
            <w:r w:rsidR="00A04598">
              <w:rPr>
                <w:noProof/>
                <w:webHidden/>
              </w:rPr>
              <w:t>19</w:t>
            </w:r>
            <w:r w:rsidR="00A04598">
              <w:rPr>
                <w:noProof/>
                <w:webHidden/>
              </w:rPr>
              <w:fldChar w:fldCharType="end"/>
            </w:r>
          </w:hyperlink>
        </w:p>
        <w:p w14:paraId="14DFC5C5" w14:textId="7B4756C2" w:rsidR="00A04598" w:rsidRDefault="00911383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4754185" w:history="1">
            <w:r w:rsidR="00A04598" w:rsidRPr="0091324E">
              <w:rPr>
                <w:rStyle w:val="af6"/>
                <w:rFonts w:asciiTheme="minorEastAsia" w:hAnsiTheme="minorEastAsia" w:cs="Calibri"/>
                <w:noProof/>
              </w:rPr>
              <w:t>4.2.3</w:t>
            </w:r>
            <w:r w:rsidR="00A04598" w:rsidRPr="0091324E">
              <w:rPr>
                <w:rStyle w:val="af6"/>
                <w:rFonts w:asciiTheme="minorEastAsia" w:hAnsiTheme="minorEastAsia"/>
                <w:noProof/>
              </w:rPr>
              <w:t xml:space="preserve"> 협찬 및 기사</w:t>
            </w:r>
            <w:r w:rsidR="00A04598">
              <w:rPr>
                <w:noProof/>
                <w:webHidden/>
              </w:rPr>
              <w:tab/>
            </w:r>
            <w:r w:rsidR="00A04598">
              <w:rPr>
                <w:noProof/>
                <w:webHidden/>
              </w:rPr>
              <w:fldChar w:fldCharType="begin"/>
            </w:r>
            <w:r w:rsidR="00A04598">
              <w:rPr>
                <w:noProof/>
                <w:webHidden/>
              </w:rPr>
              <w:instrText xml:space="preserve"> PAGEREF _Toc4754185 \h </w:instrText>
            </w:r>
            <w:r w:rsidR="00A04598">
              <w:rPr>
                <w:noProof/>
                <w:webHidden/>
              </w:rPr>
            </w:r>
            <w:r w:rsidR="00A04598">
              <w:rPr>
                <w:noProof/>
                <w:webHidden/>
              </w:rPr>
              <w:fldChar w:fldCharType="separate"/>
            </w:r>
            <w:r w:rsidR="00A04598">
              <w:rPr>
                <w:noProof/>
                <w:webHidden/>
              </w:rPr>
              <w:t>19</w:t>
            </w:r>
            <w:r w:rsidR="00A04598">
              <w:rPr>
                <w:noProof/>
                <w:webHidden/>
              </w:rPr>
              <w:fldChar w:fldCharType="end"/>
            </w:r>
          </w:hyperlink>
        </w:p>
        <w:p w14:paraId="67B2C073" w14:textId="4FB9E034" w:rsidR="00A04598" w:rsidRDefault="00911383">
          <w:pPr>
            <w:pStyle w:val="21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4754186" w:history="1">
            <w:r w:rsidR="00A04598" w:rsidRPr="0091324E">
              <w:rPr>
                <w:rStyle w:val="af6"/>
                <w:rFonts w:ascii="Calibri" w:hAnsi="Calibri" w:cs="Calibri"/>
                <w:noProof/>
              </w:rPr>
              <w:t>4.3</w:t>
            </w:r>
            <w:r w:rsidR="00A04598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 xml:space="preserve">OTS 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>콘텐츠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 xml:space="preserve"> 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>관리</w:t>
            </w:r>
            <w:r w:rsidR="00A04598">
              <w:rPr>
                <w:noProof/>
                <w:webHidden/>
              </w:rPr>
              <w:tab/>
            </w:r>
            <w:r w:rsidR="00A04598">
              <w:rPr>
                <w:noProof/>
                <w:webHidden/>
              </w:rPr>
              <w:fldChar w:fldCharType="begin"/>
            </w:r>
            <w:r w:rsidR="00A04598">
              <w:rPr>
                <w:noProof/>
                <w:webHidden/>
              </w:rPr>
              <w:instrText xml:space="preserve"> PAGEREF _Toc4754186 \h </w:instrText>
            </w:r>
            <w:r w:rsidR="00A04598">
              <w:rPr>
                <w:noProof/>
                <w:webHidden/>
              </w:rPr>
            </w:r>
            <w:r w:rsidR="00A04598">
              <w:rPr>
                <w:noProof/>
                <w:webHidden/>
              </w:rPr>
              <w:fldChar w:fldCharType="separate"/>
            </w:r>
            <w:r w:rsidR="00A04598">
              <w:rPr>
                <w:noProof/>
                <w:webHidden/>
              </w:rPr>
              <w:t>20</w:t>
            </w:r>
            <w:r w:rsidR="00A04598">
              <w:rPr>
                <w:noProof/>
                <w:webHidden/>
              </w:rPr>
              <w:fldChar w:fldCharType="end"/>
            </w:r>
          </w:hyperlink>
        </w:p>
        <w:p w14:paraId="4F8DEA39" w14:textId="4BA44CEF" w:rsidR="00A04598" w:rsidRDefault="00911383">
          <w:pPr>
            <w:pStyle w:val="21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4754188" w:history="1">
            <w:r w:rsidR="00A04598" w:rsidRPr="0091324E">
              <w:rPr>
                <w:rStyle w:val="af6"/>
                <w:rFonts w:ascii="Calibri" w:hAnsi="Calibri" w:cs="Calibri"/>
                <w:noProof/>
              </w:rPr>
              <w:t>4.4</w:t>
            </w:r>
            <w:r w:rsidR="00A04598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>오프라인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 xml:space="preserve"> 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>매장관리</w:t>
            </w:r>
            <w:r w:rsidR="00A04598">
              <w:rPr>
                <w:noProof/>
                <w:webHidden/>
              </w:rPr>
              <w:tab/>
            </w:r>
            <w:r w:rsidR="00A04598">
              <w:rPr>
                <w:noProof/>
                <w:webHidden/>
              </w:rPr>
              <w:fldChar w:fldCharType="begin"/>
            </w:r>
            <w:r w:rsidR="00A04598">
              <w:rPr>
                <w:noProof/>
                <w:webHidden/>
              </w:rPr>
              <w:instrText xml:space="preserve"> PAGEREF _Toc4754188 \h </w:instrText>
            </w:r>
            <w:r w:rsidR="00A04598">
              <w:rPr>
                <w:noProof/>
                <w:webHidden/>
              </w:rPr>
            </w:r>
            <w:r w:rsidR="00A04598">
              <w:rPr>
                <w:noProof/>
                <w:webHidden/>
              </w:rPr>
              <w:fldChar w:fldCharType="separate"/>
            </w:r>
            <w:r w:rsidR="00A04598">
              <w:rPr>
                <w:noProof/>
                <w:webHidden/>
              </w:rPr>
              <w:t>20</w:t>
            </w:r>
            <w:r w:rsidR="00A04598">
              <w:rPr>
                <w:noProof/>
                <w:webHidden/>
              </w:rPr>
              <w:fldChar w:fldCharType="end"/>
            </w:r>
          </w:hyperlink>
        </w:p>
        <w:p w14:paraId="125F5C82" w14:textId="56878B1D" w:rsidR="00A04598" w:rsidRDefault="00911383">
          <w:pPr>
            <w:pStyle w:val="21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4754189" w:history="1">
            <w:r w:rsidR="00A04598" w:rsidRPr="0091324E">
              <w:rPr>
                <w:rStyle w:val="af6"/>
                <w:rFonts w:ascii="Calibri" w:hAnsi="Calibri" w:cs="Calibri"/>
                <w:noProof/>
              </w:rPr>
              <w:t>4.5</w:t>
            </w:r>
            <w:r w:rsidR="00A04598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>검색어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 xml:space="preserve"> </w:t>
            </w:r>
            <w:r w:rsidR="00A04598" w:rsidRPr="0091324E">
              <w:rPr>
                <w:rStyle w:val="af6"/>
                <w:rFonts w:ascii="Calibri" w:hAnsi="Calibri" w:cs="Calibri"/>
                <w:noProof/>
              </w:rPr>
              <w:t>관리</w:t>
            </w:r>
            <w:r w:rsidR="00A04598">
              <w:rPr>
                <w:noProof/>
                <w:webHidden/>
              </w:rPr>
              <w:tab/>
            </w:r>
            <w:r w:rsidR="00A04598">
              <w:rPr>
                <w:noProof/>
                <w:webHidden/>
              </w:rPr>
              <w:fldChar w:fldCharType="begin"/>
            </w:r>
            <w:r w:rsidR="00A04598">
              <w:rPr>
                <w:noProof/>
                <w:webHidden/>
              </w:rPr>
              <w:instrText xml:space="preserve"> PAGEREF _Toc4754189 \h </w:instrText>
            </w:r>
            <w:r w:rsidR="00A04598">
              <w:rPr>
                <w:noProof/>
                <w:webHidden/>
              </w:rPr>
            </w:r>
            <w:r w:rsidR="00A04598">
              <w:rPr>
                <w:noProof/>
                <w:webHidden/>
              </w:rPr>
              <w:fldChar w:fldCharType="separate"/>
            </w:r>
            <w:r w:rsidR="00A04598">
              <w:rPr>
                <w:noProof/>
                <w:webHidden/>
              </w:rPr>
              <w:t>20</w:t>
            </w:r>
            <w:r w:rsidR="00A04598">
              <w:rPr>
                <w:noProof/>
                <w:webHidden/>
              </w:rPr>
              <w:fldChar w:fldCharType="end"/>
            </w:r>
          </w:hyperlink>
        </w:p>
        <w:p w14:paraId="4949EB43" w14:textId="5934546D" w:rsidR="0097170C" w:rsidRPr="00E45107" w:rsidRDefault="0097170C" w:rsidP="0097170C">
          <w:pPr>
            <w:rPr>
              <w:rFonts w:asciiTheme="minorHAnsi" w:eastAsiaTheme="minorHAnsi" w:hAnsiTheme="minorHAnsi"/>
            </w:rPr>
          </w:pPr>
          <w:r w:rsidRPr="00E45107">
            <w:rPr>
              <w:rFonts w:asciiTheme="minorHAnsi" w:eastAsiaTheme="minorHAnsi" w:hAnsiTheme="minorHAnsi" w:hint="eastAsia"/>
            </w:rPr>
            <w:fldChar w:fldCharType="end"/>
          </w:r>
        </w:p>
      </w:sdtContent>
    </w:sdt>
    <w:p w14:paraId="33D3462D" w14:textId="29790812" w:rsidR="0097170C" w:rsidRPr="00E45107" w:rsidRDefault="0097170C" w:rsidP="0097170C">
      <w:pPr>
        <w:widowControl/>
        <w:jc w:val="left"/>
        <w:rPr>
          <w:rFonts w:asciiTheme="minorHAnsi" w:eastAsiaTheme="minorHAnsi" w:hAnsiTheme="minorHAnsi" w:cs="Arial"/>
          <w:sz w:val="21"/>
          <w:szCs w:val="21"/>
        </w:rPr>
      </w:pPr>
      <w:r w:rsidRPr="00E45107">
        <w:rPr>
          <w:rFonts w:asciiTheme="minorHAnsi" w:eastAsiaTheme="minorHAnsi" w:hAnsiTheme="minorHAnsi" w:cs="Arial" w:hint="eastAsia"/>
          <w:sz w:val="21"/>
          <w:szCs w:val="21"/>
        </w:rPr>
        <w:br w:type="page"/>
      </w:r>
    </w:p>
    <w:p w14:paraId="6296D040" w14:textId="67D9B2B8" w:rsidR="00697C8A" w:rsidRPr="000572AC" w:rsidRDefault="00697C8A" w:rsidP="005903FC">
      <w:pPr>
        <w:pStyle w:val="1depth"/>
        <w:ind w:firstLine="0"/>
        <w:rPr>
          <w:sz w:val="28"/>
        </w:rPr>
      </w:pPr>
      <w:bookmarkStart w:id="3" w:name="_Toc4754133"/>
      <w:r w:rsidRPr="000572AC">
        <w:rPr>
          <w:rFonts w:hint="eastAsia"/>
          <w:sz w:val="28"/>
        </w:rPr>
        <w:lastRenderedPageBreak/>
        <w:t>전시 개요</w:t>
      </w:r>
      <w:bookmarkEnd w:id="3"/>
    </w:p>
    <w:p w14:paraId="38834F2E" w14:textId="02476A29" w:rsidR="00697C8A" w:rsidRDefault="00697C8A" w:rsidP="00697C8A">
      <w:pPr>
        <w:pStyle w:val="-2"/>
        <w:numPr>
          <w:ilvl w:val="1"/>
          <w:numId w:val="3"/>
        </w:numPr>
        <w:ind w:leftChars="142" w:left="1106"/>
        <w:rPr>
          <w:rFonts w:ascii="Calibri" w:hAnsi="Calibri" w:cs="Calibri"/>
        </w:rPr>
      </w:pPr>
      <w:bookmarkStart w:id="4" w:name="_Toc4754134"/>
      <w:r>
        <w:rPr>
          <w:rFonts w:ascii="Calibri" w:hAnsi="Calibri" w:cs="Calibri" w:hint="eastAsia"/>
        </w:rPr>
        <w:t>전시의</w:t>
      </w:r>
      <w:r>
        <w:rPr>
          <w:rFonts w:ascii="Calibri" w:hAnsi="Calibri" w:cs="Calibri" w:hint="eastAsia"/>
        </w:rPr>
        <w:t xml:space="preserve"> </w:t>
      </w:r>
      <w:r>
        <w:rPr>
          <w:rFonts w:ascii="Calibri" w:hAnsi="Calibri" w:cs="Calibri" w:hint="eastAsia"/>
        </w:rPr>
        <w:t>정의</w:t>
      </w:r>
      <w:bookmarkEnd w:id="4"/>
    </w:p>
    <w:p w14:paraId="3E44EC26" w14:textId="2DE776A6" w:rsidR="00697C8A" w:rsidRPr="00C864E9" w:rsidRDefault="00697C8A" w:rsidP="00C864E9">
      <w:pPr>
        <w:pStyle w:val="a3"/>
      </w:pPr>
      <w:bookmarkStart w:id="5" w:name="_Toc526159003"/>
      <w:r w:rsidRPr="00C864E9">
        <w:rPr>
          <w:rFonts w:hint="eastAsia"/>
        </w:rPr>
        <w:t>전시란</w:t>
      </w:r>
      <w:r w:rsidRPr="00C864E9">
        <w:t xml:space="preserve"> </w:t>
      </w:r>
      <w:r w:rsidR="00957B26" w:rsidRPr="00C864E9">
        <w:rPr>
          <w:rFonts w:hint="eastAsia"/>
        </w:rPr>
        <w:t>채널</w:t>
      </w:r>
      <w:r w:rsidR="000E2C8F" w:rsidRPr="00C864E9">
        <w:rPr>
          <w:rFonts w:hint="eastAsia"/>
        </w:rPr>
        <w:t xml:space="preserve"> </w:t>
      </w:r>
      <w:r w:rsidR="00957B26" w:rsidRPr="00C864E9">
        <w:rPr>
          <w:rFonts w:hint="eastAsia"/>
        </w:rPr>
        <w:t>별 (</w:t>
      </w:r>
      <w:r w:rsidR="00737ED5" w:rsidRPr="00C864E9">
        <w:rPr>
          <w:rFonts w:hint="eastAsia"/>
        </w:rPr>
        <w:t>A-RT</w:t>
      </w:r>
      <w:r w:rsidR="00957B26" w:rsidRPr="00C864E9">
        <w:rPr>
          <w:rFonts w:hint="eastAsia"/>
        </w:rPr>
        <w:t>,</w:t>
      </w:r>
      <w:r w:rsidR="00CD1FE5" w:rsidRPr="00C864E9">
        <w:rPr>
          <w:rFonts w:hint="eastAsia"/>
        </w:rPr>
        <w:t xml:space="preserve"> </w:t>
      </w:r>
      <w:r w:rsidR="00957B26" w:rsidRPr="00C864E9">
        <w:rPr>
          <w:rFonts w:hint="eastAsia"/>
        </w:rPr>
        <w:t>ABC-MART,</w:t>
      </w:r>
      <w:r w:rsidR="00CD1FE5" w:rsidRPr="00C864E9">
        <w:rPr>
          <w:rFonts w:hint="eastAsia"/>
        </w:rPr>
        <w:t xml:space="preserve"> </w:t>
      </w:r>
      <w:r w:rsidR="00957B26" w:rsidRPr="00C864E9">
        <w:rPr>
          <w:rFonts w:hint="eastAsia"/>
        </w:rPr>
        <w:t>G</w:t>
      </w:r>
      <w:r w:rsidR="008C097D" w:rsidRPr="00C864E9">
        <w:rPr>
          <w:rFonts w:hint="eastAsia"/>
        </w:rPr>
        <w:t>RAND STAGE</w:t>
      </w:r>
      <w:r w:rsidR="00957B26" w:rsidRPr="00C864E9">
        <w:rPr>
          <w:rFonts w:hint="eastAsia"/>
        </w:rPr>
        <w:t>,</w:t>
      </w:r>
      <w:r w:rsidR="00CD1FE5" w:rsidRPr="00C864E9">
        <w:rPr>
          <w:rFonts w:hint="eastAsia"/>
        </w:rPr>
        <w:t xml:space="preserve"> </w:t>
      </w:r>
      <w:r w:rsidR="00957B26" w:rsidRPr="00C864E9">
        <w:rPr>
          <w:rFonts w:hint="eastAsia"/>
        </w:rPr>
        <w:t>O</w:t>
      </w:r>
      <w:r w:rsidR="008C097D" w:rsidRPr="00C864E9">
        <w:rPr>
          <w:rFonts w:hint="eastAsia"/>
        </w:rPr>
        <w:t>N THE SPOT</w:t>
      </w:r>
      <w:r w:rsidR="00957B26" w:rsidRPr="00C864E9">
        <w:rPr>
          <w:rFonts w:hint="eastAsia"/>
        </w:rPr>
        <w:t>)</w:t>
      </w:r>
      <w:r w:rsidR="00737ED5" w:rsidRPr="00C864E9">
        <w:rPr>
          <w:rFonts w:hint="eastAsia"/>
        </w:rPr>
        <w:t xml:space="preserve"> </w:t>
      </w:r>
      <w:r w:rsidR="00C80A7F" w:rsidRPr="00C864E9">
        <w:rPr>
          <w:rFonts w:hint="eastAsia"/>
        </w:rPr>
        <w:t>메인 또는 서브</w:t>
      </w:r>
      <w:r w:rsidRPr="00C864E9">
        <w:t>페이지에</w:t>
      </w:r>
      <w:r w:rsidR="00C80A7F" w:rsidRPr="00C864E9">
        <w:rPr>
          <w:rFonts w:hint="eastAsia"/>
        </w:rPr>
        <w:t xml:space="preserve"> </w:t>
      </w:r>
      <w:r w:rsidRPr="00C864E9">
        <w:t>전시영역별로 노출</w:t>
      </w:r>
      <w:r w:rsidR="00896FC7" w:rsidRPr="00C864E9">
        <w:rPr>
          <w:rFonts w:hint="eastAsia"/>
        </w:rPr>
        <w:t>할</w:t>
      </w:r>
      <w:r w:rsidRPr="00C864E9">
        <w:t xml:space="preserve"> </w:t>
      </w:r>
      <w:r w:rsidR="00896FC7" w:rsidRPr="00C864E9">
        <w:rPr>
          <w:rFonts w:hint="eastAsia"/>
        </w:rPr>
        <w:t>콘텐츠(상품,</w:t>
      </w:r>
      <w:r w:rsidR="00896FC7" w:rsidRPr="00C864E9">
        <w:t xml:space="preserve"> </w:t>
      </w:r>
      <w:r w:rsidR="00896FC7" w:rsidRPr="00C864E9">
        <w:rPr>
          <w:rFonts w:hint="eastAsia"/>
        </w:rPr>
        <w:t>이미지,</w:t>
      </w:r>
      <w:r w:rsidR="00896FC7" w:rsidRPr="00C864E9">
        <w:t xml:space="preserve"> </w:t>
      </w:r>
      <w:r w:rsidR="00896FC7" w:rsidRPr="00C864E9">
        <w:rPr>
          <w:rFonts w:hint="eastAsia"/>
        </w:rPr>
        <w:t>동영상,</w:t>
      </w:r>
      <w:r w:rsidR="00896FC7" w:rsidRPr="00C864E9">
        <w:t xml:space="preserve"> </w:t>
      </w:r>
      <w:r w:rsidR="00896FC7" w:rsidRPr="00C864E9">
        <w:rPr>
          <w:rFonts w:hint="eastAsia"/>
        </w:rPr>
        <w:t>텍스트,</w:t>
      </w:r>
      <w:r w:rsidR="00896FC7" w:rsidRPr="00C864E9">
        <w:t xml:space="preserve"> HTML)</w:t>
      </w:r>
      <w:r w:rsidRPr="00C864E9">
        <w:t>를 관리하는 것을 의미한다.</w:t>
      </w:r>
    </w:p>
    <w:p w14:paraId="18C8DFF9" w14:textId="7333F12D" w:rsidR="00C52DD7" w:rsidRPr="00C864E9" w:rsidRDefault="00C52DD7" w:rsidP="00C864E9">
      <w:pPr>
        <w:pStyle w:val="a3"/>
      </w:pPr>
      <w:r w:rsidRPr="00C864E9">
        <w:rPr>
          <w:rFonts w:hint="eastAsia"/>
        </w:rPr>
        <w:t xml:space="preserve">전시는 </w:t>
      </w:r>
      <w:r w:rsidR="004646A0" w:rsidRPr="00C864E9">
        <w:rPr>
          <w:rFonts w:hint="eastAsia"/>
        </w:rPr>
        <w:t>채널,</w:t>
      </w:r>
      <w:r w:rsidR="004646A0" w:rsidRPr="00C864E9">
        <w:t xml:space="preserve"> </w:t>
      </w:r>
      <w:r w:rsidR="000E2C8F" w:rsidRPr="00C864E9">
        <w:rPr>
          <w:rFonts w:hint="eastAsia"/>
        </w:rPr>
        <w:t xml:space="preserve">디바이스 </w:t>
      </w:r>
      <w:r w:rsidR="00F6559C" w:rsidRPr="00C864E9">
        <w:rPr>
          <w:rFonts w:hint="eastAsia"/>
        </w:rPr>
        <w:t xml:space="preserve">별 </w:t>
      </w:r>
      <w:r w:rsidR="00896FC7" w:rsidRPr="00C864E9">
        <w:rPr>
          <w:rFonts w:hint="eastAsia"/>
        </w:rPr>
        <w:t>템플릿</w:t>
      </w:r>
      <w:r w:rsidR="00896FC7" w:rsidRPr="00C864E9">
        <w:t xml:space="preserve"> </w:t>
      </w:r>
      <w:r w:rsidR="00896FC7" w:rsidRPr="00C864E9">
        <w:rPr>
          <w:rFonts w:hint="eastAsia"/>
        </w:rPr>
        <w:t>및 코너 등록</w:t>
      </w:r>
      <w:r w:rsidRPr="00C864E9">
        <w:rPr>
          <w:rFonts w:hint="eastAsia"/>
        </w:rPr>
        <w:t xml:space="preserve"> 후 </w:t>
      </w:r>
      <w:r w:rsidR="00896FC7" w:rsidRPr="00C864E9">
        <w:rPr>
          <w:rFonts w:hint="eastAsia"/>
        </w:rPr>
        <w:t>관리</w:t>
      </w:r>
      <w:r w:rsidRPr="00C864E9">
        <w:rPr>
          <w:rFonts w:hint="eastAsia"/>
        </w:rPr>
        <w:t xml:space="preserve">할 수 있다. </w:t>
      </w:r>
    </w:p>
    <w:p w14:paraId="3CA452CD" w14:textId="17B21C16" w:rsidR="007B46B2" w:rsidRPr="00C864E9" w:rsidRDefault="007B46B2" w:rsidP="00C864E9">
      <w:pPr>
        <w:pStyle w:val="a3"/>
      </w:pPr>
      <w:r>
        <w:t>BO</w:t>
      </w:r>
      <w:r w:rsidRPr="00C864E9">
        <w:t xml:space="preserve"> 내 ‘</w:t>
      </w:r>
      <w:r w:rsidRPr="00C864E9">
        <w:rPr>
          <w:rFonts w:hint="eastAsia"/>
        </w:rPr>
        <w:t>전시 템플릿 관리</w:t>
      </w:r>
      <w:r w:rsidRPr="00C864E9">
        <w:t xml:space="preserve">’에서 </w:t>
      </w:r>
      <w:r w:rsidRPr="00C864E9">
        <w:rPr>
          <w:rFonts w:hint="eastAsia"/>
        </w:rPr>
        <w:t>템플릿 등록 후 코너를 구성할 수 있다.</w:t>
      </w:r>
    </w:p>
    <w:p w14:paraId="07094A42" w14:textId="542EAC56" w:rsidR="007B46B2" w:rsidRPr="00C864E9" w:rsidRDefault="007B46B2" w:rsidP="00C864E9">
      <w:pPr>
        <w:pStyle w:val="a3"/>
      </w:pPr>
      <w:r w:rsidRPr="00C864E9">
        <w:rPr>
          <w:rFonts w:hint="eastAsia"/>
        </w:rPr>
        <w:t>B</w:t>
      </w:r>
      <w:r w:rsidRPr="00C864E9">
        <w:t xml:space="preserve">O </w:t>
      </w:r>
      <w:r w:rsidRPr="00C864E9">
        <w:rPr>
          <w:rFonts w:hint="eastAsia"/>
        </w:rPr>
        <w:t xml:space="preserve">내 </w:t>
      </w:r>
      <w:r w:rsidRPr="00C864E9">
        <w:t>‘</w:t>
      </w:r>
      <w:r w:rsidRPr="00C864E9">
        <w:rPr>
          <w:rFonts w:hint="eastAsia"/>
        </w:rPr>
        <w:t>전시 페이지 관리</w:t>
      </w:r>
      <w:r w:rsidRPr="00C864E9">
        <w:t>’</w:t>
      </w:r>
      <w:r w:rsidRPr="00C864E9">
        <w:rPr>
          <w:rFonts w:hint="eastAsia"/>
        </w:rPr>
        <w:t>에서</w:t>
      </w:r>
      <w:r w:rsidRPr="00C864E9">
        <w:t xml:space="preserve"> </w:t>
      </w:r>
      <w:r w:rsidR="001345FF">
        <w:t>‘</w:t>
      </w:r>
      <w:r w:rsidRPr="00C864E9">
        <w:rPr>
          <w:rFonts w:hint="eastAsia"/>
        </w:rPr>
        <w:t>전시 페이지</w:t>
      </w:r>
      <w:r w:rsidR="001345FF">
        <w:t>’</w:t>
      </w:r>
      <w:r w:rsidRPr="00C864E9">
        <w:rPr>
          <w:rFonts w:hint="eastAsia"/>
        </w:rPr>
        <w:t xml:space="preserve">와 </w:t>
      </w:r>
      <w:r w:rsidR="001345FF">
        <w:rPr>
          <w:rFonts w:hint="eastAsia"/>
        </w:rPr>
        <w:t xml:space="preserve">코너가 셋팅된 </w:t>
      </w:r>
      <w:r w:rsidR="001345FF">
        <w:t>‘</w:t>
      </w:r>
      <w:r w:rsidRPr="00C864E9">
        <w:rPr>
          <w:rFonts w:hint="eastAsia"/>
        </w:rPr>
        <w:t>템플릿</w:t>
      </w:r>
      <w:r w:rsidR="001345FF">
        <w:t>’</w:t>
      </w:r>
      <w:r w:rsidRPr="00C864E9">
        <w:rPr>
          <w:rFonts w:hint="eastAsia"/>
        </w:rPr>
        <w:t>을 연결한 후 각 코너를 구성하는 콘텐츠를 등록할 수 있다.</w:t>
      </w:r>
    </w:p>
    <w:p w14:paraId="0A7279E8" w14:textId="358D862C" w:rsidR="007B46B2" w:rsidRPr="00C864E9" w:rsidRDefault="007B46B2" w:rsidP="00C864E9">
      <w:pPr>
        <w:pStyle w:val="a3"/>
      </w:pPr>
      <w:r w:rsidRPr="00C864E9">
        <w:rPr>
          <w:rFonts w:hint="eastAsia"/>
        </w:rPr>
        <w:t>B</w:t>
      </w:r>
      <w:r w:rsidRPr="00C864E9">
        <w:t xml:space="preserve">O </w:t>
      </w:r>
      <w:r w:rsidRPr="00C864E9">
        <w:rPr>
          <w:rFonts w:hint="eastAsia"/>
        </w:rPr>
        <w:t xml:space="preserve">내 </w:t>
      </w:r>
      <w:r w:rsidRPr="00C864E9">
        <w:t>‘</w:t>
      </w:r>
      <w:r w:rsidRPr="00C864E9">
        <w:rPr>
          <w:rFonts w:hint="eastAsia"/>
        </w:rPr>
        <w:t>전시 카테고리 관리</w:t>
      </w:r>
      <w:r w:rsidRPr="00C864E9">
        <w:t>’</w:t>
      </w:r>
      <w:r w:rsidRPr="00C864E9">
        <w:rPr>
          <w:rFonts w:hint="eastAsia"/>
        </w:rPr>
        <w:t>에서</w:t>
      </w:r>
      <w:r w:rsidRPr="00C864E9">
        <w:t xml:space="preserve"> </w:t>
      </w:r>
      <w:r w:rsidR="001345FF">
        <w:t>‘</w:t>
      </w:r>
      <w:r w:rsidRPr="00C864E9">
        <w:rPr>
          <w:rFonts w:hint="eastAsia"/>
        </w:rPr>
        <w:t>전시 카테고리</w:t>
      </w:r>
      <w:r w:rsidR="001345FF">
        <w:t>’</w:t>
      </w:r>
      <w:r w:rsidRPr="00C864E9">
        <w:rPr>
          <w:rFonts w:hint="eastAsia"/>
        </w:rPr>
        <w:t xml:space="preserve">와 </w:t>
      </w:r>
      <w:r w:rsidR="001345FF">
        <w:rPr>
          <w:rFonts w:hint="eastAsia"/>
        </w:rPr>
        <w:t xml:space="preserve">코너가 셋팅된 </w:t>
      </w:r>
      <w:r w:rsidR="001345FF">
        <w:t>‘</w:t>
      </w:r>
      <w:r w:rsidRPr="00C864E9">
        <w:rPr>
          <w:rFonts w:hint="eastAsia"/>
        </w:rPr>
        <w:t>템플릿</w:t>
      </w:r>
      <w:r w:rsidR="001345FF">
        <w:t>’</w:t>
      </w:r>
      <w:r w:rsidRPr="00C864E9">
        <w:rPr>
          <w:rFonts w:hint="eastAsia"/>
        </w:rPr>
        <w:t>을 연결한 후 각 코너를 구성하는 콘텐츠를 등록할 수 있다.</w:t>
      </w:r>
    </w:p>
    <w:tbl>
      <w:tblPr>
        <w:tblStyle w:val="a9"/>
        <w:tblpPr w:leftFromText="142" w:rightFromText="142" w:vertAnchor="text" w:horzAnchor="margin" w:tblpXSpec="right" w:tblpY="99"/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560"/>
        <w:gridCol w:w="7457"/>
      </w:tblGrid>
      <w:tr w:rsidR="00E501E0" w:rsidRPr="00A06121" w14:paraId="4270C225" w14:textId="77777777" w:rsidTr="00EF6C24">
        <w:trPr>
          <w:trHeight w:val="172"/>
        </w:trPr>
        <w:tc>
          <w:tcPr>
            <w:tcW w:w="865" w:type="pct"/>
            <w:shd w:val="clear" w:color="auto" w:fill="D9D9D9" w:themeFill="background1" w:themeFillShade="D9"/>
          </w:tcPr>
          <w:p w14:paraId="7CD5C75D" w14:textId="77777777" w:rsidR="00E501E0" w:rsidRPr="007A26F9" w:rsidRDefault="00E501E0" w:rsidP="00816072">
            <w:pPr>
              <w:spacing w:line="276" w:lineRule="auto"/>
              <w:ind w:left="180" w:hanging="180"/>
              <w:jc w:val="center"/>
              <w:rPr>
                <w:rFonts w:ascii="바탕" w:hAnsi="바탕"/>
                <w:sz w:val="18"/>
                <w:szCs w:val="18"/>
              </w:rPr>
            </w:pPr>
            <w:r>
              <w:rPr>
                <w:rFonts w:ascii="바탕" w:hAnsi="바탕" w:hint="eastAsia"/>
                <w:sz w:val="18"/>
                <w:szCs w:val="18"/>
              </w:rPr>
              <w:t>용어</w:t>
            </w:r>
          </w:p>
        </w:tc>
        <w:tc>
          <w:tcPr>
            <w:tcW w:w="4135" w:type="pct"/>
            <w:shd w:val="clear" w:color="auto" w:fill="D9D9D9" w:themeFill="background1" w:themeFillShade="D9"/>
          </w:tcPr>
          <w:p w14:paraId="304E2F13" w14:textId="440DE7F7" w:rsidR="00E501E0" w:rsidRPr="007A26F9" w:rsidRDefault="00E501E0" w:rsidP="00816072">
            <w:pPr>
              <w:spacing w:line="276" w:lineRule="auto"/>
              <w:ind w:left="180" w:hanging="180"/>
              <w:jc w:val="center"/>
              <w:rPr>
                <w:rFonts w:ascii="바탕" w:hAnsi="바탕"/>
                <w:sz w:val="18"/>
                <w:szCs w:val="18"/>
              </w:rPr>
            </w:pPr>
            <w:r>
              <w:rPr>
                <w:rFonts w:ascii="바탕" w:hAnsi="바탕" w:hint="eastAsia"/>
                <w:sz w:val="18"/>
                <w:szCs w:val="18"/>
              </w:rPr>
              <w:t>정의</w:t>
            </w:r>
          </w:p>
        </w:tc>
      </w:tr>
      <w:tr w:rsidR="00816072" w:rsidRPr="00A06121" w14:paraId="02287EA8" w14:textId="77777777" w:rsidTr="00EF6C24">
        <w:trPr>
          <w:trHeight w:val="250"/>
        </w:trPr>
        <w:tc>
          <w:tcPr>
            <w:tcW w:w="865" w:type="pct"/>
            <w:vAlign w:val="center"/>
          </w:tcPr>
          <w:p w14:paraId="7AD4E1E6" w14:textId="77777777" w:rsidR="00E501E0" w:rsidRPr="007A26F9" w:rsidRDefault="00E501E0" w:rsidP="00816072"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템플릿</w:t>
            </w:r>
          </w:p>
        </w:tc>
        <w:tc>
          <w:tcPr>
            <w:tcW w:w="4135" w:type="pct"/>
            <w:vAlign w:val="center"/>
          </w:tcPr>
          <w:p w14:paraId="53EB3A4D" w14:textId="1C96338B" w:rsidR="00E501E0" w:rsidRPr="007A26F9" w:rsidRDefault="00E501E0" w:rsidP="00816072">
            <w:pPr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온라인몰에 전시되는 요소를 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HTML 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형식으로 구현한 문서</w:t>
            </w:r>
          </w:p>
        </w:tc>
      </w:tr>
      <w:tr w:rsidR="00816072" w:rsidRPr="00A06121" w14:paraId="5C9F1797" w14:textId="77777777" w:rsidTr="00EF6C24">
        <w:trPr>
          <w:trHeight w:val="250"/>
        </w:trPr>
        <w:tc>
          <w:tcPr>
            <w:tcW w:w="865" w:type="pct"/>
            <w:vAlign w:val="center"/>
          </w:tcPr>
          <w:p w14:paraId="668FAEF9" w14:textId="77777777" w:rsidR="00E501E0" w:rsidRPr="007A26F9" w:rsidRDefault="00E501E0" w:rsidP="00816072">
            <w:pPr>
              <w:wordWrap/>
              <w:autoSpaceDE/>
              <w:autoSpaceDN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코너</w:t>
            </w:r>
          </w:p>
        </w:tc>
        <w:tc>
          <w:tcPr>
            <w:tcW w:w="4135" w:type="pct"/>
            <w:vAlign w:val="center"/>
          </w:tcPr>
          <w:p w14:paraId="31386C4A" w14:textId="51728893" w:rsidR="00E501E0" w:rsidRPr="00A07717" w:rsidRDefault="00E501E0" w:rsidP="00816072">
            <w:pPr>
              <w:pStyle w:val="af4"/>
              <w:wordWrap/>
              <w:autoSpaceDE/>
              <w:autoSpaceDN/>
              <w:ind w:leftChars="0" w:left="0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템플릿을 구성하는 기본 단위로,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콘텐츠 유형을 조합하여 구성</w:t>
            </w:r>
          </w:p>
        </w:tc>
      </w:tr>
      <w:tr w:rsidR="00816072" w:rsidRPr="00A06121" w14:paraId="47B902AD" w14:textId="77777777" w:rsidTr="00EF6C24">
        <w:trPr>
          <w:trHeight w:val="342"/>
        </w:trPr>
        <w:tc>
          <w:tcPr>
            <w:tcW w:w="865" w:type="pct"/>
            <w:vAlign w:val="center"/>
          </w:tcPr>
          <w:p w14:paraId="5E58EB59" w14:textId="77777777" w:rsidR="00E501E0" w:rsidRDefault="00E501E0" w:rsidP="00816072"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콘텐츠 유형</w:t>
            </w:r>
          </w:p>
        </w:tc>
        <w:tc>
          <w:tcPr>
            <w:tcW w:w="4135" w:type="pct"/>
            <w:vAlign w:val="center"/>
          </w:tcPr>
          <w:p w14:paraId="144999F7" w14:textId="38723FD5" w:rsidR="00E501E0" w:rsidRDefault="00E501E0" w:rsidP="00816072">
            <w:pPr>
              <w:pStyle w:val="af4"/>
              <w:ind w:leftChars="0" w:left="0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코너를 구성하는 기본 요소</w:t>
            </w:r>
          </w:p>
          <w:p w14:paraId="66A44A08" w14:textId="4B8A4A71" w:rsidR="00E501E0" w:rsidRDefault="00E501E0" w:rsidP="00816072">
            <w:pPr>
              <w:pStyle w:val="af4"/>
              <w:ind w:leftChars="0" w:left="0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(전시 세트명,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상품,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이미지,</w:t>
            </w:r>
            <w:r w:rsidRPr="00A07717">
              <w:rPr>
                <w:rFonts w:asciiTheme="minorHAnsi" w:eastAsiaTheme="minorHAnsi" w:hAnsiTheme="minorHAnsi"/>
                <w:sz w:val="18"/>
                <w:szCs w:val="18"/>
              </w:rPr>
              <w:t xml:space="preserve"> 동영상, 텍스트, HTML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, 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개발콘텐츠)</w:t>
            </w:r>
          </w:p>
        </w:tc>
      </w:tr>
      <w:tr w:rsidR="00816072" w:rsidRPr="00A06121" w14:paraId="60077344" w14:textId="77777777" w:rsidTr="00EF6C24">
        <w:trPr>
          <w:trHeight w:val="265"/>
        </w:trPr>
        <w:tc>
          <w:tcPr>
            <w:tcW w:w="865" w:type="pct"/>
            <w:vAlign w:val="center"/>
          </w:tcPr>
          <w:p w14:paraId="1FA884A9" w14:textId="77777777" w:rsidR="00E501E0" w:rsidRDefault="00E501E0" w:rsidP="00816072"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세트</w:t>
            </w:r>
          </w:p>
        </w:tc>
        <w:tc>
          <w:tcPr>
            <w:tcW w:w="4135" w:type="pct"/>
            <w:vAlign w:val="center"/>
          </w:tcPr>
          <w:p w14:paraId="1EF60AC2" w14:textId="6998B425" w:rsidR="00E501E0" w:rsidRDefault="00E501E0" w:rsidP="00816072">
            <w:pPr>
              <w:pStyle w:val="af4"/>
              <w:ind w:leftChars="0" w:left="0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콘텐츠 유형의 조합으로 하나의 코너는 여러 개의 세트로 구성 가능</w:t>
            </w:r>
          </w:p>
        </w:tc>
      </w:tr>
      <w:tr w:rsidR="00816072" w:rsidRPr="00A06121" w14:paraId="4292619F" w14:textId="77777777" w:rsidTr="00EF6C24">
        <w:trPr>
          <w:trHeight w:val="342"/>
        </w:trPr>
        <w:tc>
          <w:tcPr>
            <w:tcW w:w="865" w:type="pct"/>
            <w:vAlign w:val="center"/>
          </w:tcPr>
          <w:p w14:paraId="18DDD9C9" w14:textId="77777777" w:rsidR="00E501E0" w:rsidRPr="007A26F9" w:rsidRDefault="00E501E0" w:rsidP="00816072">
            <w:pPr>
              <w:wordWrap/>
              <w:autoSpaceDE/>
              <w:autoSpaceDN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전시 페이지</w:t>
            </w:r>
          </w:p>
        </w:tc>
        <w:tc>
          <w:tcPr>
            <w:tcW w:w="4135" w:type="pct"/>
            <w:vAlign w:val="center"/>
          </w:tcPr>
          <w:p w14:paraId="11F8C4F2" w14:textId="78A6792D" w:rsidR="00E501E0" w:rsidRDefault="00E501E0" w:rsidP="00816072">
            <w:pPr>
              <w:wordWrap/>
              <w:autoSpaceDE/>
              <w:autoSpaceDN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코너 관리가 필요한 화면</w:t>
            </w:r>
          </w:p>
          <w:p w14:paraId="0FA831FD" w14:textId="77777777" w:rsidR="00E501E0" w:rsidRPr="007A26F9" w:rsidRDefault="00E501E0" w:rsidP="00816072">
            <w:pPr>
              <w:wordWrap/>
              <w:autoSpaceDE/>
              <w:autoSpaceDN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‘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전시 페이지 관리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’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에서는 서비스에 노출할 콘텐츠를 등록 및 관리)</w:t>
            </w:r>
          </w:p>
        </w:tc>
      </w:tr>
      <w:tr w:rsidR="00816072" w:rsidRPr="00A06121" w14:paraId="2108905A" w14:textId="77777777" w:rsidTr="00EF6C24">
        <w:trPr>
          <w:trHeight w:val="307"/>
        </w:trPr>
        <w:tc>
          <w:tcPr>
            <w:tcW w:w="865" w:type="pct"/>
            <w:vAlign w:val="center"/>
          </w:tcPr>
          <w:p w14:paraId="04B7D8C6" w14:textId="77777777" w:rsidR="00E501E0" w:rsidRPr="007A26F9" w:rsidRDefault="00E501E0" w:rsidP="00816072">
            <w:pPr>
              <w:wordWrap/>
              <w:autoSpaceDE/>
              <w:autoSpaceDN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전시 카테고리</w:t>
            </w:r>
          </w:p>
        </w:tc>
        <w:tc>
          <w:tcPr>
            <w:tcW w:w="4135" w:type="pct"/>
            <w:vAlign w:val="center"/>
          </w:tcPr>
          <w:p w14:paraId="1C03C666" w14:textId="05220388" w:rsidR="00E501E0" w:rsidRDefault="00E501E0" w:rsidP="00816072">
            <w:pPr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온라인몰에서 조회되는 상품 카테고리</w:t>
            </w:r>
          </w:p>
          <w:p w14:paraId="57DEFFCF" w14:textId="5A7EAA6C" w:rsidR="00E501E0" w:rsidRPr="007A26F9" w:rsidRDefault="00E501E0" w:rsidP="00816072">
            <w:pPr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‘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전시 카테고리 관리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’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에서는 서비스에 노출할 카테고리를 생성 및 관리하며, 카테고리별 페이지에 노출할 콘텐츠를 등록 및 관리)</w:t>
            </w:r>
          </w:p>
        </w:tc>
      </w:tr>
    </w:tbl>
    <w:p w14:paraId="067020F2" w14:textId="5AD4FAF6" w:rsidR="00E501E0" w:rsidRDefault="00EF6C24" w:rsidP="00E501E0">
      <w:pPr>
        <w:pStyle w:val="a3"/>
        <w:numPr>
          <w:ilvl w:val="0"/>
          <w:numId w:val="0"/>
        </w:numPr>
        <w:ind w:left="1134"/>
      </w:pPr>
      <w:r>
        <w:rPr>
          <w:rFonts w:ascii="Calibri" w:hAnsi="Calibri" w:hint="eastAsia"/>
          <w:noProof/>
        </w:rPr>
        <w:drawing>
          <wp:anchor distT="0" distB="0" distL="114300" distR="114300" simplePos="0" relativeHeight="251684864" behindDoc="1" locked="0" layoutInCell="1" allowOverlap="1" wp14:anchorId="3AA34835" wp14:editId="1683A93C">
            <wp:simplePos x="0" y="0"/>
            <wp:positionH relativeFrom="column">
              <wp:posOffset>323215</wp:posOffset>
            </wp:positionH>
            <wp:positionV relativeFrom="paragraph">
              <wp:posOffset>2818130</wp:posOffset>
            </wp:positionV>
            <wp:extent cx="2171555" cy="2434066"/>
            <wp:effectExtent l="0" t="0" r="635" b="4445"/>
            <wp:wrapTight wrapText="bothSides">
              <wp:wrapPolygon edited="0">
                <wp:start x="0" y="0"/>
                <wp:lineTo x="0" y="21470"/>
                <wp:lineTo x="21417" y="21470"/>
                <wp:lineTo x="21417" y="0"/>
                <wp:lineTo x="0" y="0"/>
              </wp:wrapPolygon>
            </wp:wrapTight>
            <wp:docPr id="64" name="그림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그림19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555" cy="24340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pPr w:leftFromText="142" w:rightFromText="142" w:vertAnchor="text" w:horzAnchor="margin" w:tblpXSpec="right" w:tblpY="132"/>
        <w:tblW w:w="2591" w:type="pct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36"/>
        <w:gridCol w:w="1403"/>
        <w:gridCol w:w="1245"/>
        <w:gridCol w:w="1189"/>
      </w:tblGrid>
      <w:tr w:rsidR="00EF6C24" w:rsidRPr="00A06121" w14:paraId="48D0013E" w14:textId="77777777" w:rsidTr="00EF6C24">
        <w:trPr>
          <w:trHeight w:val="248"/>
        </w:trPr>
        <w:tc>
          <w:tcPr>
            <w:tcW w:w="5000" w:type="pct"/>
            <w:gridSpan w:val="4"/>
            <w:shd w:val="clear" w:color="auto" w:fill="D9D9D9" w:themeFill="background1" w:themeFillShade="D9"/>
            <w:vAlign w:val="center"/>
          </w:tcPr>
          <w:p w14:paraId="2AC453CF" w14:textId="77777777" w:rsidR="00EF6C24" w:rsidRDefault="00EF6C24" w:rsidP="00EF6C24">
            <w:pPr>
              <w:spacing w:line="276" w:lineRule="auto"/>
              <w:ind w:left="180" w:hanging="180"/>
              <w:jc w:val="center"/>
              <w:rPr>
                <w:rFonts w:ascii="바탕" w:hAnsi="바탕"/>
                <w:sz w:val="18"/>
                <w:szCs w:val="18"/>
              </w:rPr>
            </w:pPr>
            <w:r>
              <w:rPr>
                <w:rFonts w:ascii="바탕" w:hAnsi="바탕" w:hint="eastAsia"/>
                <w:sz w:val="18"/>
                <w:szCs w:val="18"/>
              </w:rPr>
              <w:t>코너</w:t>
            </w:r>
            <w:r>
              <w:rPr>
                <w:rFonts w:ascii="바탕" w:hAnsi="바탕" w:hint="eastAsia"/>
                <w:sz w:val="18"/>
                <w:szCs w:val="18"/>
              </w:rPr>
              <w:t xml:space="preserve"> </w:t>
            </w:r>
            <w:r>
              <w:rPr>
                <w:rFonts w:ascii="바탕" w:hAnsi="바탕" w:hint="eastAsia"/>
                <w:sz w:val="18"/>
                <w:szCs w:val="18"/>
              </w:rPr>
              <w:t>예시</w:t>
            </w:r>
          </w:p>
        </w:tc>
      </w:tr>
      <w:tr w:rsidR="00EF6C24" w:rsidRPr="00A06121" w14:paraId="03E29425" w14:textId="77777777" w:rsidTr="00EF6C24">
        <w:trPr>
          <w:trHeight w:val="248"/>
        </w:trPr>
        <w:tc>
          <w:tcPr>
            <w:tcW w:w="895" w:type="pct"/>
            <w:shd w:val="clear" w:color="auto" w:fill="D9D9D9" w:themeFill="background1" w:themeFillShade="D9"/>
            <w:vAlign w:val="center"/>
          </w:tcPr>
          <w:p w14:paraId="6ECC8794" w14:textId="77777777" w:rsidR="00EF6C24" w:rsidRPr="007A26F9" w:rsidRDefault="00EF6C24" w:rsidP="00EF6C24">
            <w:pPr>
              <w:spacing w:line="276" w:lineRule="auto"/>
              <w:ind w:left="180" w:hanging="180"/>
              <w:jc w:val="center"/>
              <w:rPr>
                <w:rFonts w:ascii="바탕" w:hAnsi="바탕"/>
                <w:sz w:val="18"/>
                <w:szCs w:val="18"/>
              </w:rPr>
            </w:pPr>
            <w:r>
              <w:rPr>
                <w:rFonts w:ascii="바탕" w:hAnsi="바탕" w:hint="eastAsia"/>
                <w:sz w:val="18"/>
                <w:szCs w:val="18"/>
              </w:rPr>
              <w:t>구분</w:t>
            </w:r>
          </w:p>
        </w:tc>
        <w:tc>
          <w:tcPr>
            <w:tcW w:w="1501" w:type="pct"/>
            <w:shd w:val="clear" w:color="auto" w:fill="D9D9D9" w:themeFill="background1" w:themeFillShade="D9"/>
            <w:vAlign w:val="center"/>
          </w:tcPr>
          <w:p w14:paraId="377A33B9" w14:textId="77777777" w:rsidR="00EF6C24" w:rsidRPr="007A26F9" w:rsidRDefault="00EF6C24" w:rsidP="00EF6C24">
            <w:pPr>
              <w:spacing w:line="276" w:lineRule="auto"/>
              <w:ind w:left="180" w:hanging="180"/>
              <w:jc w:val="center"/>
              <w:rPr>
                <w:rFonts w:ascii="바탕" w:hAnsi="바탕"/>
                <w:sz w:val="18"/>
                <w:szCs w:val="18"/>
              </w:rPr>
            </w:pPr>
            <w:r>
              <w:rPr>
                <w:rFonts w:ascii="바탕" w:hAnsi="바탕" w:hint="eastAsia"/>
                <w:sz w:val="18"/>
                <w:szCs w:val="18"/>
              </w:rPr>
              <w:t>코너명</w:t>
            </w:r>
          </w:p>
        </w:tc>
        <w:tc>
          <w:tcPr>
            <w:tcW w:w="1332" w:type="pct"/>
            <w:shd w:val="clear" w:color="auto" w:fill="D9D9D9" w:themeFill="background1" w:themeFillShade="D9"/>
            <w:vAlign w:val="center"/>
          </w:tcPr>
          <w:p w14:paraId="661F1CE4" w14:textId="77777777" w:rsidR="00EF6C24" w:rsidRPr="007A26F9" w:rsidRDefault="00EF6C24" w:rsidP="00EF6C24">
            <w:pPr>
              <w:spacing w:line="276" w:lineRule="auto"/>
              <w:ind w:left="180" w:hanging="180"/>
              <w:jc w:val="center"/>
              <w:rPr>
                <w:rFonts w:ascii="바탕" w:hAnsi="바탕"/>
                <w:sz w:val="18"/>
                <w:szCs w:val="18"/>
              </w:rPr>
            </w:pPr>
            <w:r>
              <w:rPr>
                <w:rFonts w:ascii="바탕" w:hAnsi="바탕" w:hint="eastAsia"/>
                <w:sz w:val="18"/>
                <w:szCs w:val="18"/>
              </w:rPr>
              <w:t>세트</w:t>
            </w:r>
            <w:r>
              <w:rPr>
                <w:rFonts w:ascii="바탕" w:hAnsi="바탕" w:hint="eastAsia"/>
                <w:sz w:val="18"/>
                <w:szCs w:val="18"/>
              </w:rPr>
              <w:t xml:space="preserve"> </w:t>
            </w:r>
            <w:r>
              <w:rPr>
                <w:rFonts w:ascii="바탕" w:hAnsi="바탕" w:hint="eastAsia"/>
                <w:sz w:val="18"/>
                <w:szCs w:val="18"/>
              </w:rPr>
              <w:t>사용여부</w:t>
            </w:r>
          </w:p>
        </w:tc>
        <w:tc>
          <w:tcPr>
            <w:tcW w:w="1272" w:type="pct"/>
            <w:shd w:val="clear" w:color="auto" w:fill="D9D9D9" w:themeFill="background1" w:themeFillShade="D9"/>
            <w:vAlign w:val="center"/>
          </w:tcPr>
          <w:p w14:paraId="52A44B1E" w14:textId="77777777" w:rsidR="00EF6C24" w:rsidRPr="007A26F9" w:rsidRDefault="00EF6C24" w:rsidP="00EF6C24">
            <w:pPr>
              <w:spacing w:line="276" w:lineRule="auto"/>
              <w:ind w:left="180" w:hanging="180"/>
              <w:jc w:val="center"/>
              <w:rPr>
                <w:rFonts w:ascii="바탕" w:hAnsi="바탕"/>
                <w:sz w:val="18"/>
                <w:szCs w:val="18"/>
              </w:rPr>
            </w:pPr>
            <w:r>
              <w:rPr>
                <w:rFonts w:ascii="바탕" w:hAnsi="바탕" w:hint="eastAsia"/>
                <w:sz w:val="18"/>
                <w:szCs w:val="18"/>
              </w:rPr>
              <w:t>콘텐츠</w:t>
            </w:r>
            <w:r>
              <w:rPr>
                <w:rFonts w:ascii="바탕" w:hAnsi="바탕" w:hint="eastAsia"/>
                <w:sz w:val="18"/>
                <w:szCs w:val="18"/>
              </w:rPr>
              <w:t xml:space="preserve"> </w:t>
            </w:r>
            <w:r>
              <w:rPr>
                <w:rFonts w:ascii="바탕" w:hAnsi="바탕" w:hint="eastAsia"/>
                <w:sz w:val="18"/>
                <w:szCs w:val="18"/>
              </w:rPr>
              <w:t>유형</w:t>
            </w:r>
          </w:p>
        </w:tc>
      </w:tr>
      <w:tr w:rsidR="00EF6C24" w:rsidRPr="00A06121" w14:paraId="058A624B" w14:textId="77777777" w:rsidTr="00EF6C24">
        <w:trPr>
          <w:trHeight w:val="364"/>
        </w:trPr>
        <w:tc>
          <w:tcPr>
            <w:tcW w:w="895" w:type="pct"/>
            <w:vAlign w:val="center"/>
          </w:tcPr>
          <w:p w14:paraId="265A058B" w14:textId="77777777" w:rsidR="00EF6C24" w:rsidRPr="007A26F9" w:rsidRDefault="00EF6C24" w:rsidP="00EF6C24"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코너 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1</w:t>
            </w:r>
          </w:p>
        </w:tc>
        <w:tc>
          <w:tcPr>
            <w:tcW w:w="1501" w:type="pct"/>
            <w:vAlign w:val="center"/>
          </w:tcPr>
          <w:p w14:paraId="66935E84" w14:textId="77777777" w:rsidR="00EF6C24" w:rsidRPr="007A26F9" w:rsidRDefault="00EF6C24" w:rsidP="00EF6C24"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B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EST BRAND</w:t>
            </w:r>
          </w:p>
        </w:tc>
        <w:tc>
          <w:tcPr>
            <w:tcW w:w="1332" w:type="pct"/>
            <w:vAlign w:val="center"/>
          </w:tcPr>
          <w:p w14:paraId="3E9DD08F" w14:textId="77777777" w:rsidR="00EF6C24" w:rsidRPr="007A26F9" w:rsidRDefault="00EF6C24" w:rsidP="00EF6C24"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사용</w:t>
            </w:r>
          </w:p>
        </w:tc>
        <w:tc>
          <w:tcPr>
            <w:tcW w:w="1272" w:type="pct"/>
            <w:vAlign w:val="center"/>
          </w:tcPr>
          <w:p w14:paraId="4756D949" w14:textId="7295C515" w:rsidR="00EF6C24" w:rsidRDefault="00EF6C24" w:rsidP="00EF6C24"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전시</w:t>
            </w:r>
            <w:r w:rsidR="00C96A38">
              <w:rPr>
                <w:rFonts w:asciiTheme="minorHAnsi" w:eastAsiaTheme="minorHAnsi" w:hAnsiTheme="minorHAnsi" w:hint="eastAsia"/>
                <w:sz w:val="18"/>
                <w:szCs w:val="18"/>
              </w:rPr>
              <w:t>코너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명.</w:t>
            </w:r>
          </w:p>
          <w:p w14:paraId="69DAAF77" w14:textId="77777777" w:rsidR="00EF6C24" w:rsidRPr="007A26F9" w:rsidRDefault="00EF6C24" w:rsidP="00EF6C24"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이미지,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상품</w:t>
            </w:r>
          </w:p>
        </w:tc>
      </w:tr>
      <w:tr w:rsidR="00EF6C24" w:rsidRPr="00A06121" w14:paraId="1CE0B971" w14:textId="77777777" w:rsidTr="00EF6C24">
        <w:trPr>
          <w:trHeight w:val="364"/>
        </w:trPr>
        <w:tc>
          <w:tcPr>
            <w:tcW w:w="895" w:type="pct"/>
            <w:vAlign w:val="center"/>
          </w:tcPr>
          <w:p w14:paraId="28E9869A" w14:textId="77777777" w:rsidR="00EF6C24" w:rsidRPr="007A26F9" w:rsidRDefault="00EF6C24" w:rsidP="00EF6C24">
            <w:pPr>
              <w:wordWrap/>
              <w:autoSpaceDE/>
              <w:autoSpaceDN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코너 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2</w:t>
            </w:r>
          </w:p>
        </w:tc>
        <w:tc>
          <w:tcPr>
            <w:tcW w:w="1501" w:type="pct"/>
            <w:vAlign w:val="center"/>
          </w:tcPr>
          <w:p w14:paraId="21DD93FE" w14:textId="77777777" w:rsidR="00EF6C24" w:rsidRPr="00A07717" w:rsidRDefault="00EF6C24" w:rsidP="00EF6C24">
            <w:pPr>
              <w:pStyle w:val="af4"/>
              <w:wordWrap/>
              <w:autoSpaceDE/>
              <w:autoSpaceDN/>
              <w:ind w:leftChars="0" w:left="0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R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OOKIE BRAND</w:t>
            </w:r>
          </w:p>
        </w:tc>
        <w:tc>
          <w:tcPr>
            <w:tcW w:w="1332" w:type="pct"/>
            <w:vAlign w:val="center"/>
          </w:tcPr>
          <w:p w14:paraId="4C834D24" w14:textId="77777777" w:rsidR="00EF6C24" w:rsidRPr="00A07717" w:rsidRDefault="00EF6C24" w:rsidP="00EF6C24">
            <w:pPr>
              <w:pStyle w:val="af4"/>
              <w:ind w:leftChars="0" w:left="0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사용안함</w:t>
            </w:r>
          </w:p>
        </w:tc>
        <w:tc>
          <w:tcPr>
            <w:tcW w:w="1272" w:type="pct"/>
            <w:vAlign w:val="center"/>
          </w:tcPr>
          <w:p w14:paraId="64333E0F" w14:textId="26434982" w:rsidR="00EF6C24" w:rsidRPr="00A07717" w:rsidRDefault="00C96A38" w:rsidP="00C96A38">
            <w:pPr>
              <w:pStyle w:val="af4"/>
              <w:ind w:leftChars="0" w:left="0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전시코너명,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="00EF6C24">
              <w:rPr>
                <w:rFonts w:asciiTheme="minorHAnsi" w:eastAsiaTheme="minorHAnsi" w:hAnsiTheme="minorHAnsi" w:hint="eastAsia"/>
                <w:sz w:val="18"/>
                <w:szCs w:val="18"/>
              </w:rPr>
              <w:t>이미지</w:t>
            </w:r>
          </w:p>
        </w:tc>
      </w:tr>
    </w:tbl>
    <w:p w14:paraId="2CD92E57" w14:textId="0BCD3773" w:rsidR="00E501E0" w:rsidRPr="00540FC5" w:rsidRDefault="00E501E0" w:rsidP="00E501E0">
      <w:pPr>
        <w:pStyle w:val="a3"/>
        <w:numPr>
          <w:ilvl w:val="0"/>
          <w:numId w:val="0"/>
        </w:numPr>
        <w:ind w:left="1134"/>
      </w:pPr>
    </w:p>
    <w:bookmarkEnd w:id="5"/>
    <w:p w14:paraId="2BE5EDA2" w14:textId="25C6100B" w:rsidR="00E501E0" w:rsidRDefault="00E501E0" w:rsidP="006D74F7">
      <w:pPr>
        <w:pStyle w:val="a3"/>
        <w:numPr>
          <w:ilvl w:val="0"/>
          <w:numId w:val="0"/>
        </w:numPr>
      </w:pPr>
    </w:p>
    <w:p w14:paraId="1B09738D" w14:textId="26796BB4" w:rsidR="006D74F7" w:rsidRPr="00816072" w:rsidRDefault="005903FC" w:rsidP="00171367">
      <w:pPr>
        <w:widowControl/>
        <w:spacing w:line="240" w:lineRule="auto"/>
        <w:jc w:val="left"/>
        <w:rPr>
          <w:rFonts w:ascii="Calibri" w:hAnsi="Calibri" w:cs="Calibri"/>
          <w:sz w:val="22"/>
        </w:rPr>
      </w:pPr>
      <w:r>
        <w:t xml:space="preserve"> </w:t>
      </w:r>
      <w:r w:rsidR="006D74F7">
        <w:br w:type="page"/>
      </w:r>
    </w:p>
    <w:p w14:paraId="6F207A29" w14:textId="35F3C955" w:rsidR="00697C8A" w:rsidRDefault="00697C8A" w:rsidP="00697C8A">
      <w:pPr>
        <w:pStyle w:val="-2"/>
        <w:numPr>
          <w:ilvl w:val="1"/>
          <w:numId w:val="3"/>
        </w:numPr>
        <w:ind w:leftChars="142" w:left="1106"/>
        <w:rPr>
          <w:rFonts w:ascii="Calibri" w:hAnsi="Calibri" w:cs="Calibri"/>
        </w:rPr>
      </w:pPr>
      <w:bookmarkStart w:id="6" w:name="_Toc4754135"/>
      <w:r w:rsidRPr="00697C8A">
        <w:rPr>
          <w:rFonts w:ascii="Calibri" w:hAnsi="Calibri" w:cs="Calibri" w:hint="eastAsia"/>
        </w:rPr>
        <w:lastRenderedPageBreak/>
        <w:t>전시</w:t>
      </w:r>
      <w:r w:rsidRPr="00697C8A">
        <w:rPr>
          <w:rFonts w:ascii="Calibri" w:hAnsi="Calibri" w:cs="Calibri" w:hint="eastAsia"/>
        </w:rPr>
        <w:t xml:space="preserve"> </w:t>
      </w:r>
      <w:r w:rsidRPr="00697C8A">
        <w:rPr>
          <w:rFonts w:ascii="Calibri" w:hAnsi="Calibri" w:cs="Calibri" w:hint="eastAsia"/>
        </w:rPr>
        <w:t>관리</w:t>
      </w:r>
      <w:r w:rsidRPr="00697C8A">
        <w:rPr>
          <w:rFonts w:ascii="Calibri" w:hAnsi="Calibri" w:cs="Calibri" w:hint="eastAsia"/>
        </w:rPr>
        <w:t xml:space="preserve"> </w:t>
      </w:r>
      <w:r w:rsidRPr="00697C8A">
        <w:rPr>
          <w:rFonts w:ascii="Calibri" w:hAnsi="Calibri" w:cs="Calibri" w:hint="eastAsia"/>
        </w:rPr>
        <w:t>영역</w:t>
      </w:r>
      <w:bookmarkEnd w:id="6"/>
    </w:p>
    <w:p w14:paraId="7688C3DF" w14:textId="1491726E" w:rsidR="00171367" w:rsidRPr="00171367" w:rsidRDefault="00C87753" w:rsidP="00171367">
      <w:pPr>
        <w:pStyle w:val="-3"/>
        <w:numPr>
          <w:ilvl w:val="2"/>
          <w:numId w:val="3"/>
        </w:numPr>
        <w:ind w:leftChars="283" w:hanging="426"/>
        <w:rPr>
          <w:rFonts w:ascii="Calibri" w:hAnsi="Calibri" w:cs="Calibri"/>
        </w:rPr>
      </w:pPr>
      <w:bookmarkStart w:id="7" w:name="_Toc4754136"/>
      <w:r>
        <w:rPr>
          <w:rFonts w:ascii="Calibri" w:hAnsi="Calibri" w:cs="Calibri"/>
          <w:noProof/>
        </w:rPr>
        <w:drawing>
          <wp:anchor distT="0" distB="0" distL="114300" distR="114300" simplePos="0" relativeHeight="251629568" behindDoc="0" locked="0" layoutInCell="1" allowOverlap="1" wp14:anchorId="3CCB7CA0" wp14:editId="19485C5C">
            <wp:simplePos x="0" y="0"/>
            <wp:positionH relativeFrom="column">
              <wp:posOffset>285750</wp:posOffset>
            </wp:positionH>
            <wp:positionV relativeFrom="paragraph">
              <wp:posOffset>291465</wp:posOffset>
            </wp:positionV>
            <wp:extent cx="5605780" cy="4380865"/>
            <wp:effectExtent l="0" t="0" r="0" b="635"/>
            <wp:wrapTopAndBottom/>
            <wp:docPr id="41" name="그림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4380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46B2" w:rsidRPr="001B4EF2">
        <w:rPr>
          <w:rFonts w:ascii="Calibri" w:hAnsi="Calibri" w:cs="Calibri" w:hint="eastAsia"/>
        </w:rPr>
        <w:t>전시</w:t>
      </w:r>
      <w:r w:rsidR="007B46B2" w:rsidRPr="001B4EF2">
        <w:rPr>
          <w:rFonts w:ascii="Calibri" w:hAnsi="Calibri" w:cs="Calibri" w:hint="eastAsia"/>
        </w:rPr>
        <w:t xml:space="preserve"> </w:t>
      </w:r>
      <w:r w:rsidR="001B4EF2" w:rsidRPr="001B4EF2">
        <w:rPr>
          <w:rFonts w:ascii="Calibri" w:hAnsi="Calibri" w:cs="Calibri" w:hint="eastAsia"/>
        </w:rPr>
        <w:t>업무</w:t>
      </w:r>
      <w:r w:rsidR="001B4EF2" w:rsidRPr="001B4EF2">
        <w:rPr>
          <w:rFonts w:ascii="Calibri" w:hAnsi="Calibri" w:cs="Calibri" w:hint="eastAsia"/>
        </w:rPr>
        <w:t xml:space="preserve"> </w:t>
      </w:r>
      <w:r w:rsidR="001B4EF2" w:rsidRPr="001B4EF2">
        <w:rPr>
          <w:rFonts w:ascii="Calibri" w:hAnsi="Calibri" w:cs="Calibri" w:hint="eastAsia"/>
        </w:rPr>
        <w:t>프로세스</w:t>
      </w:r>
      <w:bookmarkEnd w:id="7"/>
      <w:r w:rsidR="00171367">
        <w:rPr>
          <w:rFonts w:ascii="Calibri" w:hAnsi="Calibri" w:cs="Calibri"/>
        </w:rPr>
        <w:br/>
      </w:r>
    </w:p>
    <w:p w14:paraId="1A862F89" w14:textId="77777777" w:rsidR="001B4EF2" w:rsidRDefault="001B4EF2" w:rsidP="00F34ACF">
      <w:pPr>
        <w:pStyle w:val="-3"/>
        <w:numPr>
          <w:ilvl w:val="2"/>
          <w:numId w:val="3"/>
        </w:numPr>
        <w:ind w:leftChars="283" w:left="1077" w:hanging="511"/>
        <w:rPr>
          <w:rFonts w:ascii="Calibri" w:hAnsi="Calibri" w:cs="Calibri"/>
        </w:rPr>
      </w:pPr>
      <w:bookmarkStart w:id="8" w:name="_Toc4754137"/>
      <w:r>
        <w:rPr>
          <w:rFonts w:ascii="Calibri" w:hAnsi="Calibri" w:cs="Calibri" w:hint="eastAsia"/>
        </w:rPr>
        <w:t>전시</w:t>
      </w:r>
      <w:r>
        <w:rPr>
          <w:rFonts w:ascii="Calibri" w:hAnsi="Calibri" w:cs="Calibri" w:hint="eastAsia"/>
        </w:rPr>
        <w:t xml:space="preserve"> </w:t>
      </w:r>
      <w:r>
        <w:rPr>
          <w:rFonts w:ascii="Calibri" w:hAnsi="Calibri" w:cs="Calibri" w:hint="eastAsia"/>
        </w:rPr>
        <w:t>템플릿</w:t>
      </w:r>
      <w:r>
        <w:rPr>
          <w:rFonts w:ascii="Calibri" w:hAnsi="Calibri" w:cs="Calibri" w:hint="eastAsia"/>
        </w:rPr>
        <w:t xml:space="preserve"> </w:t>
      </w:r>
      <w:r>
        <w:rPr>
          <w:rFonts w:ascii="Calibri" w:hAnsi="Calibri" w:cs="Calibri" w:hint="eastAsia"/>
        </w:rPr>
        <w:t>관리</w:t>
      </w:r>
      <w:bookmarkEnd w:id="8"/>
    </w:p>
    <w:p w14:paraId="34921742" w14:textId="2503F05F" w:rsidR="007D071B" w:rsidRPr="00C864E9" w:rsidRDefault="007D071B" w:rsidP="00C864E9">
      <w:pPr>
        <w:pStyle w:val="a3"/>
      </w:pPr>
      <w:r w:rsidRPr="00C864E9">
        <w:rPr>
          <w:rFonts w:hint="eastAsia"/>
        </w:rPr>
        <w:t>전시는 사이트,</w:t>
      </w:r>
      <w:r w:rsidRPr="00C864E9">
        <w:t xml:space="preserve"> </w:t>
      </w:r>
      <w:r w:rsidRPr="00C864E9">
        <w:rPr>
          <w:rFonts w:hint="eastAsia"/>
        </w:rPr>
        <w:t>채널,</w:t>
      </w:r>
      <w:r w:rsidRPr="00C864E9">
        <w:t xml:space="preserve"> </w:t>
      </w:r>
      <w:r w:rsidRPr="00C864E9">
        <w:rPr>
          <w:rFonts w:hint="eastAsia"/>
        </w:rPr>
        <w:t>디바이스 별 템플릿</w:t>
      </w:r>
      <w:r w:rsidR="00C96A38">
        <w:t xml:space="preserve"> </w:t>
      </w:r>
      <w:r w:rsidR="00C96A38">
        <w:rPr>
          <w:rFonts w:hint="eastAsia"/>
        </w:rPr>
        <w:t>등록 및</w:t>
      </w:r>
      <w:r w:rsidRPr="00C864E9">
        <w:rPr>
          <w:rFonts w:hint="eastAsia"/>
        </w:rPr>
        <w:t xml:space="preserve"> 코너 </w:t>
      </w:r>
      <w:r w:rsidR="00C96A38">
        <w:rPr>
          <w:rFonts w:hint="eastAsia"/>
        </w:rPr>
        <w:t>구성</w:t>
      </w:r>
      <w:r w:rsidRPr="00C864E9">
        <w:rPr>
          <w:rFonts w:hint="eastAsia"/>
        </w:rPr>
        <w:t xml:space="preserve"> 후 관리할 수 있다. </w:t>
      </w:r>
    </w:p>
    <w:p w14:paraId="17EFB4EE" w14:textId="3EE0666E" w:rsidR="007D071B" w:rsidRPr="00C864E9" w:rsidRDefault="00366179" w:rsidP="00C864E9">
      <w:pPr>
        <w:pStyle w:val="a3"/>
      </w:pPr>
      <w:r w:rsidRPr="00C864E9">
        <w:rPr>
          <w:rFonts w:hint="eastAsia"/>
        </w:rPr>
        <w:t>전시 템플릿은 사이트</w:t>
      </w:r>
      <w:r w:rsidRPr="00C864E9">
        <w:t xml:space="preserve">, </w:t>
      </w:r>
      <w:r w:rsidRPr="00C864E9">
        <w:rPr>
          <w:rFonts w:hint="eastAsia"/>
        </w:rPr>
        <w:t>채널,</w:t>
      </w:r>
      <w:r w:rsidRPr="00C864E9">
        <w:t xml:space="preserve"> </w:t>
      </w:r>
      <w:r w:rsidRPr="00C864E9">
        <w:rPr>
          <w:rFonts w:hint="eastAsia"/>
        </w:rPr>
        <w:t>디바이스를 구분하여 등록하여야 한다.</w:t>
      </w:r>
    </w:p>
    <w:p w14:paraId="41C66A05" w14:textId="3B92E392" w:rsidR="00366179" w:rsidRPr="00C864E9" w:rsidRDefault="00366179" w:rsidP="00C864E9">
      <w:pPr>
        <w:pStyle w:val="a3"/>
      </w:pPr>
      <w:r w:rsidRPr="00C864E9">
        <w:rPr>
          <w:rFonts w:hint="eastAsia"/>
        </w:rPr>
        <w:t>전시 템플릿 등록 시 템플릿 유형(메인,</w:t>
      </w:r>
      <w:r w:rsidRPr="00C864E9">
        <w:t xml:space="preserve"> </w:t>
      </w:r>
      <w:r w:rsidRPr="00C864E9">
        <w:rPr>
          <w:rFonts w:hint="eastAsia"/>
        </w:rPr>
        <w:t>카테고리,</w:t>
      </w:r>
      <w:r w:rsidRPr="00C864E9">
        <w:t xml:space="preserve"> </w:t>
      </w:r>
      <w:r w:rsidR="00CF7C73" w:rsidRPr="00C864E9">
        <w:rPr>
          <w:rFonts w:hint="eastAsia"/>
        </w:rPr>
        <w:t>플라이배너,</w:t>
      </w:r>
      <w:r w:rsidR="00CF7C73" w:rsidRPr="00C864E9">
        <w:t xml:space="preserve"> </w:t>
      </w:r>
      <w:r w:rsidRPr="00C864E9">
        <w:rPr>
          <w:rFonts w:hint="eastAsia"/>
        </w:rPr>
        <w:t>상품상세 등)을 지정</w:t>
      </w:r>
      <w:r w:rsidR="00CF7C73" w:rsidRPr="00C864E9">
        <w:rPr>
          <w:rFonts w:hint="eastAsia"/>
        </w:rPr>
        <w:t>해야 한다</w:t>
      </w:r>
      <w:r w:rsidRPr="00C864E9">
        <w:rPr>
          <w:rFonts w:hint="eastAsia"/>
        </w:rPr>
        <w:t>.</w:t>
      </w:r>
    </w:p>
    <w:p w14:paraId="7056B17E" w14:textId="27A3A92C" w:rsidR="00366179" w:rsidRPr="00C864E9" w:rsidRDefault="00366179" w:rsidP="00C864E9">
      <w:pPr>
        <w:pStyle w:val="a3"/>
      </w:pPr>
      <w:r w:rsidRPr="00C864E9">
        <w:rPr>
          <w:rFonts w:hint="eastAsia"/>
        </w:rPr>
        <w:t>전시 템플릿은 관리자 권한으로 삭제할 수 없으며 사용여</w:t>
      </w:r>
      <w:r w:rsidR="008D1BB4" w:rsidRPr="00C864E9">
        <w:rPr>
          <w:rFonts w:hint="eastAsia"/>
        </w:rPr>
        <w:t>부를 설정하여</w:t>
      </w:r>
      <w:r w:rsidRPr="00C864E9">
        <w:rPr>
          <w:rFonts w:hint="eastAsia"/>
        </w:rPr>
        <w:t xml:space="preserve"> 관리해야 한다.</w:t>
      </w:r>
    </w:p>
    <w:p w14:paraId="2CBC26AC" w14:textId="26FD2B81" w:rsidR="00366179" w:rsidRPr="00C864E9" w:rsidRDefault="00366179" w:rsidP="00C864E9">
      <w:pPr>
        <w:pStyle w:val="a3"/>
      </w:pPr>
      <w:r w:rsidRPr="00C864E9">
        <w:rPr>
          <w:rFonts w:hint="eastAsia"/>
        </w:rPr>
        <w:t xml:space="preserve">전시 템플릿은 템플릿 </w:t>
      </w:r>
      <w:r w:rsidRPr="00C864E9">
        <w:t>URL</w:t>
      </w:r>
      <w:r w:rsidRPr="00C864E9">
        <w:rPr>
          <w:rFonts w:hint="eastAsia"/>
        </w:rPr>
        <w:t>을 입력하는 방식으로 등록한다.</w:t>
      </w:r>
    </w:p>
    <w:p w14:paraId="597AB580" w14:textId="34EAFE40" w:rsidR="00366179" w:rsidRPr="00C864E9" w:rsidRDefault="00366179" w:rsidP="00C864E9">
      <w:pPr>
        <w:pStyle w:val="a3"/>
      </w:pPr>
      <w:r w:rsidRPr="00C864E9">
        <w:rPr>
          <w:rFonts w:hint="eastAsia"/>
        </w:rPr>
        <w:t>전시 템플릿 등록 시</w:t>
      </w:r>
      <w:r w:rsidRPr="00C864E9">
        <w:t xml:space="preserve"> </w:t>
      </w:r>
      <w:r w:rsidRPr="00C864E9">
        <w:rPr>
          <w:rFonts w:hint="eastAsia"/>
        </w:rPr>
        <w:t>운영 가이드라인으로 사용할 템플릿 미리보기 이미지를 함께 등록할 수 있다.</w:t>
      </w:r>
    </w:p>
    <w:p w14:paraId="3628B6B7" w14:textId="2409CE2B" w:rsidR="00366179" w:rsidRPr="00C864E9" w:rsidRDefault="00366179" w:rsidP="00C864E9">
      <w:pPr>
        <w:pStyle w:val="a3"/>
      </w:pPr>
      <w:r w:rsidRPr="00C864E9">
        <w:rPr>
          <w:rFonts w:hint="eastAsia"/>
        </w:rPr>
        <w:t>전시 템플릿 기본정보 저장 후 해당 템플릿을 구성하는 코너를 등록</w:t>
      </w:r>
      <w:r w:rsidR="008D1BB4" w:rsidRPr="00C864E9">
        <w:rPr>
          <w:rFonts w:hint="eastAsia"/>
        </w:rPr>
        <w:t>해야 한</w:t>
      </w:r>
      <w:r w:rsidR="008D1BB4" w:rsidRPr="00C864E9">
        <w:rPr>
          <w:rFonts w:hint="eastAsia"/>
        </w:rPr>
        <w:lastRenderedPageBreak/>
        <w:t>다</w:t>
      </w:r>
      <w:r w:rsidRPr="00C864E9">
        <w:rPr>
          <w:rFonts w:hint="eastAsia"/>
        </w:rPr>
        <w:t>.</w:t>
      </w:r>
    </w:p>
    <w:p w14:paraId="2737170C" w14:textId="2AACA5DF" w:rsidR="00032433" w:rsidRPr="00C864E9" w:rsidRDefault="00032433" w:rsidP="00C864E9">
      <w:pPr>
        <w:pStyle w:val="a3"/>
      </w:pPr>
      <w:r w:rsidRPr="00C864E9">
        <w:rPr>
          <w:rFonts w:hint="eastAsia"/>
        </w:rPr>
        <w:t xml:space="preserve">코너 등록 시 </w:t>
      </w:r>
      <w:r w:rsidR="008E7056" w:rsidRPr="00C864E9">
        <w:rPr>
          <w:rFonts w:hint="eastAsia"/>
        </w:rPr>
        <w:t>내부 관</w:t>
      </w:r>
      <w:r w:rsidRPr="00C864E9">
        <w:rPr>
          <w:rFonts w:hint="eastAsia"/>
        </w:rPr>
        <w:t xml:space="preserve">리용 코너명과 </w:t>
      </w:r>
      <w:r w:rsidR="008E7056" w:rsidRPr="00C864E9">
        <w:rPr>
          <w:rFonts w:hint="eastAsia"/>
        </w:rPr>
        <w:t>코너</w:t>
      </w:r>
      <w:r w:rsidRPr="00C864E9">
        <w:rPr>
          <w:rFonts w:hint="eastAsia"/>
        </w:rPr>
        <w:t>설명을 입력할 수 있으며 사용여부를 설정할 수 있다.</w:t>
      </w:r>
    </w:p>
    <w:p w14:paraId="1ACC5772" w14:textId="23B83A71" w:rsidR="00032433" w:rsidRPr="00C864E9" w:rsidRDefault="00032433" w:rsidP="00C864E9">
      <w:pPr>
        <w:pStyle w:val="a3"/>
      </w:pPr>
      <w:r w:rsidRPr="00C864E9">
        <w:rPr>
          <w:rFonts w:hint="eastAsia"/>
        </w:rPr>
        <w:t>프론트에 코너명을 노출해야 할 경우 전시코너명 노출 유형으로 텍스트와 이미지 중 선택하여 설정할 수 있다.</w:t>
      </w:r>
    </w:p>
    <w:p w14:paraId="238F3CE8" w14:textId="53EC1C62" w:rsidR="00366179" w:rsidRPr="00C864E9" w:rsidRDefault="00CF7C73" w:rsidP="00C864E9">
      <w:pPr>
        <w:pStyle w:val="a3"/>
      </w:pPr>
      <w:r w:rsidRPr="00C864E9">
        <w:rPr>
          <w:rFonts w:hint="eastAsia"/>
        </w:rPr>
        <w:t>코너 등록 시</w:t>
      </w:r>
      <w:r w:rsidRPr="00C864E9">
        <w:t xml:space="preserve"> </w:t>
      </w:r>
      <w:r w:rsidRPr="00C864E9">
        <w:rPr>
          <w:rFonts w:hint="eastAsia"/>
        </w:rPr>
        <w:t>해당 코너를 구성할 콘텐츠 유형(</w:t>
      </w:r>
      <w:r w:rsidR="00032433" w:rsidRPr="00C864E9">
        <w:rPr>
          <w:rFonts w:hint="eastAsia"/>
        </w:rPr>
        <w:t>전시 세트명,</w:t>
      </w:r>
      <w:r w:rsidR="00032433" w:rsidRPr="00C864E9">
        <w:t xml:space="preserve"> </w:t>
      </w:r>
      <w:r w:rsidRPr="00C864E9">
        <w:rPr>
          <w:rFonts w:hint="eastAsia"/>
        </w:rPr>
        <w:t>상품,</w:t>
      </w:r>
      <w:r w:rsidRPr="00C864E9">
        <w:t xml:space="preserve"> </w:t>
      </w:r>
      <w:r w:rsidRPr="00C864E9">
        <w:rPr>
          <w:rFonts w:hint="eastAsia"/>
        </w:rPr>
        <w:t>이미지,</w:t>
      </w:r>
      <w:r w:rsidRPr="00C864E9">
        <w:t xml:space="preserve"> </w:t>
      </w:r>
      <w:r w:rsidRPr="00C864E9">
        <w:rPr>
          <w:rFonts w:hint="eastAsia"/>
        </w:rPr>
        <w:t>동영상,</w:t>
      </w:r>
      <w:r w:rsidRPr="00C864E9">
        <w:t xml:space="preserve"> </w:t>
      </w:r>
      <w:r w:rsidRPr="00C864E9">
        <w:rPr>
          <w:rFonts w:hint="eastAsia"/>
        </w:rPr>
        <w:t>텍스트,</w:t>
      </w:r>
      <w:r w:rsidRPr="00C864E9">
        <w:t xml:space="preserve"> HTML, </w:t>
      </w:r>
      <w:r w:rsidRPr="00C864E9">
        <w:rPr>
          <w:rFonts w:hint="eastAsia"/>
        </w:rPr>
        <w:t>개발콘텐츠)을 조합할 수 있다.</w:t>
      </w:r>
    </w:p>
    <w:p w14:paraId="52C0A765" w14:textId="3B2D344B" w:rsidR="00171367" w:rsidRPr="00C864E9" w:rsidRDefault="00CF7C73" w:rsidP="00C864E9">
      <w:pPr>
        <w:pStyle w:val="a3"/>
      </w:pPr>
      <w:r w:rsidRPr="00C864E9">
        <w:rPr>
          <w:rFonts w:hint="eastAsia"/>
        </w:rPr>
        <w:t>코너 등록 시 세트를 추가하면 콘텐츠 유형의 조합을 여러</w:t>
      </w:r>
      <w:r w:rsidRPr="00C864E9">
        <w:t xml:space="preserve"> </w:t>
      </w:r>
      <w:r w:rsidR="000E1724" w:rsidRPr="00C864E9">
        <w:rPr>
          <w:rFonts w:hint="eastAsia"/>
        </w:rPr>
        <w:t>단위로</w:t>
      </w:r>
      <w:r w:rsidRPr="00C864E9">
        <w:rPr>
          <w:rFonts w:hint="eastAsia"/>
        </w:rPr>
        <w:t xml:space="preserve"> 생성할 수 있다.</w:t>
      </w:r>
      <w:r w:rsidR="000E1724" w:rsidRPr="00C864E9">
        <w:t xml:space="preserve"> (</w:t>
      </w:r>
      <w:r w:rsidR="000E1724" w:rsidRPr="00C864E9">
        <w:rPr>
          <w:rFonts w:hint="eastAsia"/>
        </w:rPr>
        <w:t>예:</w:t>
      </w:r>
      <w:r w:rsidR="000E1724" w:rsidRPr="00C864E9">
        <w:t xml:space="preserve"> MD’s PICK</w:t>
      </w:r>
      <w:r w:rsidR="000E1724" w:rsidRPr="00C864E9">
        <w:rPr>
          <w:rFonts w:hint="eastAsia"/>
        </w:rPr>
        <w:t xml:space="preserve">에 탭마다 </w:t>
      </w:r>
      <w:r w:rsidR="000E1724" w:rsidRPr="00C864E9">
        <w:t>4</w:t>
      </w:r>
      <w:r w:rsidR="000E1724" w:rsidRPr="00C864E9">
        <w:rPr>
          <w:rFonts w:hint="eastAsia"/>
        </w:rPr>
        <w:t xml:space="preserve">개의 상품이 있는 </w:t>
      </w:r>
      <w:r w:rsidR="000E1724" w:rsidRPr="00C864E9">
        <w:t>3</w:t>
      </w:r>
      <w:r w:rsidR="000E1724" w:rsidRPr="00C864E9">
        <w:rPr>
          <w:rFonts w:hint="eastAsia"/>
        </w:rPr>
        <w:t>개의 탭을 생성하려면</w:t>
      </w:r>
      <w:r w:rsidR="000E1724" w:rsidRPr="00C864E9">
        <w:t xml:space="preserve"> ‘</w:t>
      </w:r>
      <w:r w:rsidR="000E1724" w:rsidRPr="00C864E9">
        <w:rPr>
          <w:rFonts w:hint="eastAsia"/>
        </w:rPr>
        <w:t xml:space="preserve">전시 세트명 </w:t>
      </w:r>
      <w:r w:rsidR="000E1724" w:rsidRPr="00C864E9">
        <w:t>1</w:t>
      </w:r>
      <w:r w:rsidR="000E1724" w:rsidRPr="00C864E9">
        <w:rPr>
          <w:rFonts w:hint="eastAsia"/>
        </w:rPr>
        <w:t xml:space="preserve">개+상품 </w:t>
      </w:r>
      <w:r w:rsidR="000E1724" w:rsidRPr="00C864E9">
        <w:t>4</w:t>
      </w:r>
      <w:r w:rsidR="000E1724" w:rsidRPr="00C864E9">
        <w:rPr>
          <w:rFonts w:hint="eastAsia"/>
        </w:rPr>
        <w:t>개</w:t>
      </w:r>
      <w:r w:rsidR="000E1724" w:rsidRPr="00C864E9">
        <w:t>’</w:t>
      </w:r>
      <w:r w:rsidR="000E1724" w:rsidRPr="00C864E9">
        <w:rPr>
          <w:rFonts w:hint="eastAsia"/>
        </w:rPr>
        <w:t xml:space="preserve"> 조합의 세트를 </w:t>
      </w:r>
      <w:r w:rsidR="000E1724" w:rsidRPr="00C864E9">
        <w:t>3</w:t>
      </w:r>
      <w:r w:rsidR="000E1724" w:rsidRPr="00C864E9">
        <w:rPr>
          <w:rFonts w:hint="eastAsia"/>
        </w:rPr>
        <w:t>세트 생성한다.</w:t>
      </w:r>
      <w:r w:rsidR="000E1724" w:rsidRPr="00C864E9">
        <w:t>)</w:t>
      </w:r>
    </w:p>
    <w:p w14:paraId="4B6239AE" w14:textId="77777777" w:rsidR="00171367" w:rsidRDefault="00171367" w:rsidP="005903FC">
      <w:pPr>
        <w:pStyle w:val="a3"/>
        <w:numPr>
          <w:ilvl w:val="0"/>
          <w:numId w:val="0"/>
        </w:numPr>
      </w:pPr>
    </w:p>
    <w:tbl>
      <w:tblPr>
        <w:tblStyle w:val="a9"/>
        <w:tblW w:w="5000" w:type="pct"/>
        <w:tblCellMar>
          <w:top w:w="17" w:type="dxa"/>
          <w:left w:w="57" w:type="dxa"/>
          <w:bottom w:w="17" w:type="dxa"/>
          <w:right w:w="57" w:type="dxa"/>
        </w:tblCellMar>
        <w:tblLook w:val="04A0" w:firstRow="1" w:lastRow="0" w:firstColumn="1" w:lastColumn="0" w:noHBand="0" w:noVBand="1"/>
      </w:tblPr>
      <w:tblGrid>
        <w:gridCol w:w="1242"/>
        <w:gridCol w:w="2397"/>
        <w:gridCol w:w="1344"/>
        <w:gridCol w:w="1345"/>
        <w:gridCol w:w="1345"/>
        <w:gridCol w:w="1344"/>
      </w:tblGrid>
      <w:tr w:rsidR="009B4ABF" w:rsidRPr="003209B9" w14:paraId="7FEFD167" w14:textId="77777777" w:rsidTr="00EF6C24">
        <w:trPr>
          <w:trHeight w:val="303"/>
        </w:trPr>
        <w:tc>
          <w:tcPr>
            <w:tcW w:w="689" w:type="pct"/>
            <w:shd w:val="clear" w:color="auto" w:fill="D9D9D9" w:themeFill="background1" w:themeFillShade="D9"/>
            <w:vAlign w:val="center"/>
          </w:tcPr>
          <w:p w14:paraId="5960EDF7" w14:textId="3538701C" w:rsidR="00522E3E" w:rsidRPr="003209B9" w:rsidRDefault="004D3E80" w:rsidP="00760D48">
            <w:pPr>
              <w:pStyle w:val="a3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3209B9">
              <w:rPr>
                <w:rFonts w:hint="eastAsia"/>
                <w:sz w:val="18"/>
                <w:szCs w:val="18"/>
              </w:rPr>
              <w:t>전시관리</w:t>
            </w:r>
          </w:p>
        </w:tc>
        <w:tc>
          <w:tcPr>
            <w:tcW w:w="1329" w:type="pct"/>
            <w:shd w:val="clear" w:color="auto" w:fill="D9D9D9" w:themeFill="background1" w:themeFillShade="D9"/>
            <w:vAlign w:val="center"/>
          </w:tcPr>
          <w:p w14:paraId="769609AC" w14:textId="454179BE" w:rsidR="00522E3E" w:rsidRPr="003209B9" w:rsidRDefault="00F03CD8" w:rsidP="00760D48">
            <w:pPr>
              <w:pStyle w:val="a3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3209B9">
              <w:rPr>
                <w:rFonts w:hint="eastAsia"/>
                <w:sz w:val="18"/>
                <w:szCs w:val="18"/>
              </w:rPr>
              <w:t>템플릿 유형</w:t>
            </w:r>
          </w:p>
        </w:tc>
        <w:tc>
          <w:tcPr>
            <w:tcW w:w="745" w:type="pct"/>
            <w:shd w:val="clear" w:color="auto" w:fill="808080" w:themeFill="background1" w:themeFillShade="80"/>
            <w:vAlign w:val="center"/>
          </w:tcPr>
          <w:p w14:paraId="74FE0FBB" w14:textId="0878C9EF" w:rsidR="00522E3E" w:rsidRPr="003209B9" w:rsidRDefault="00F03CD8" w:rsidP="00760D48">
            <w:pPr>
              <w:pStyle w:val="a3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3209B9">
              <w:rPr>
                <w:rFonts w:hint="eastAsia"/>
                <w:sz w:val="18"/>
                <w:szCs w:val="18"/>
              </w:rPr>
              <w:t>A</w:t>
            </w:r>
            <w:r w:rsidRPr="003209B9">
              <w:rPr>
                <w:sz w:val="18"/>
                <w:szCs w:val="18"/>
              </w:rPr>
              <w:t>-RT</w:t>
            </w:r>
          </w:p>
        </w:tc>
        <w:tc>
          <w:tcPr>
            <w:tcW w:w="746" w:type="pct"/>
            <w:shd w:val="clear" w:color="auto" w:fill="808080" w:themeFill="background1" w:themeFillShade="80"/>
            <w:vAlign w:val="center"/>
          </w:tcPr>
          <w:p w14:paraId="51AE69B3" w14:textId="495E1279" w:rsidR="00522E3E" w:rsidRPr="003209B9" w:rsidRDefault="00F03CD8" w:rsidP="00760D48">
            <w:pPr>
              <w:pStyle w:val="a3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3209B9">
              <w:rPr>
                <w:rFonts w:hint="eastAsia"/>
                <w:sz w:val="18"/>
                <w:szCs w:val="18"/>
              </w:rPr>
              <w:t>A</w:t>
            </w:r>
            <w:r w:rsidRPr="003209B9">
              <w:rPr>
                <w:sz w:val="18"/>
                <w:szCs w:val="18"/>
              </w:rPr>
              <w:t>BC-MART</w:t>
            </w:r>
          </w:p>
        </w:tc>
        <w:tc>
          <w:tcPr>
            <w:tcW w:w="746" w:type="pct"/>
            <w:shd w:val="clear" w:color="auto" w:fill="808080" w:themeFill="background1" w:themeFillShade="80"/>
            <w:vAlign w:val="center"/>
          </w:tcPr>
          <w:p w14:paraId="2B19E01B" w14:textId="5BBFF62C" w:rsidR="00522E3E" w:rsidRPr="003209B9" w:rsidRDefault="00F03CD8" w:rsidP="00760D48">
            <w:pPr>
              <w:pStyle w:val="a3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3209B9">
              <w:rPr>
                <w:rFonts w:hint="eastAsia"/>
                <w:sz w:val="18"/>
                <w:szCs w:val="18"/>
              </w:rPr>
              <w:t>G</w:t>
            </w:r>
            <w:r w:rsidRPr="003209B9">
              <w:rPr>
                <w:sz w:val="18"/>
                <w:szCs w:val="18"/>
              </w:rPr>
              <w:t>RAND STAGE</w:t>
            </w:r>
          </w:p>
        </w:tc>
        <w:tc>
          <w:tcPr>
            <w:tcW w:w="745" w:type="pct"/>
            <w:shd w:val="clear" w:color="auto" w:fill="808080" w:themeFill="background1" w:themeFillShade="80"/>
            <w:vAlign w:val="center"/>
          </w:tcPr>
          <w:p w14:paraId="1AB72AC0" w14:textId="5DBE9948" w:rsidR="00522E3E" w:rsidRPr="003209B9" w:rsidRDefault="00F03CD8" w:rsidP="00760D48">
            <w:pPr>
              <w:pStyle w:val="a3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3209B9">
              <w:rPr>
                <w:rFonts w:hint="eastAsia"/>
                <w:sz w:val="18"/>
                <w:szCs w:val="18"/>
              </w:rPr>
              <w:t>O</w:t>
            </w:r>
            <w:r w:rsidRPr="003209B9">
              <w:rPr>
                <w:sz w:val="18"/>
                <w:szCs w:val="18"/>
              </w:rPr>
              <w:t>N THE SPOT</w:t>
            </w:r>
          </w:p>
        </w:tc>
      </w:tr>
      <w:tr w:rsidR="009B4ABF" w:rsidRPr="003209B9" w14:paraId="0394671D" w14:textId="77777777" w:rsidTr="00EF6C24">
        <w:trPr>
          <w:trHeight w:val="329"/>
        </w:trPr>
        <w:tc>
          <w:tcPr>
            <w:tcW w:w="689" w:type="pct"/>
            <w:vMerge w:val="restart"/>
            <w:vAlign w:val="center"/>
          </w:tcPr>
          <w:p w14:paraId="6EC0FA1C" w14:textId="77777777" w:rsidR="004D3E80" w:rsidRPr="003209B9" w:rsidRDefault="004D3E80" w:rsidP="000B21DE">
            <w:pPr>
              <w:pStyle w:val="a3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 w:rsidRPr="003209B9">
              <w:rPr>
                <w:rFonts w:hint="eastAsia"/>
                <w:sz w:val="18"/>
                <w:szCs w:val="18"/>
              </w:rPr>
              <w:t>전시</w:t>
            </w:r>
          </w:p>
          <w:p w14:paraId="7210664B" w14:textId="77777777" w:rsidR="004D3E80" w:rsidRPr="003209B9" w:rsidRDefault="004D3E80" w:rsidP="000B21DE">
            <w:pPr>
              <w:pStyle w:val="a3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 w:rsidRPr="003209B9">
              <w:rPr>
                <w:rFonts w:hint="eastAsia"/>
                <w:sz w:val="18"/>
                <w:szCs w:val="18"/>
              </w:rPr>
              <w:t>페이지</w:t>
            </w:r>
          </w:p>
          <w:p w14:paraId="2E414B77" w14:textId="038FF026" w:rsidR="004D3E80" w:rsidRPr="003209B9" w:rsidRDefault="004D3E80" w:rsidP="000B21DE">
            <w:pPr>
              <w:pStyle w:val="a3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 w:rsidRPr="003209B9">
              <w:rPr>
                <w:rFonts w:hint="eastAsia"/>
                <w:sz w:val="18"/>
                <w:szCs w:val="18"/>
              </w:rPr>
              <w:t>관리</w:t>
            </w:r>
          </w:p>
        </w:tc>
        <w:tc>
          <w:tcPr>
            <w:tcW w:w="1329" w:type="pct"/>
            <w:vAlign w:val="center"/>
          </w:tcPr>
          <w:p w14:paraId="19F8CF34" w14:textId="085C32EC" w:rsidR="004D3E80" w:rsidRPr="003209B9" w:rsidRDefault="00D11053" w:rsidP="000B21DE">
            <w:pPr>
              <w:pStyle w:val="a3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 w:rsidRPr="003209B9">
              <w:rPr>
                <w:rFonts w:hint="eastAsia"/>
                <w:sz w:val="18"/>
                <w:szCs w:val="18"/>
              </w:rPr>
              <w:t xml:space="preserve">상단 </w:t>
            </w:r>
            <w:r w:rsidR="004D3E80" w:rsidRPr="003209B9">
              <w:rPr>
                <w:rFonts w:hint="eastAsia"/>
                <w:sz w:val="18"/>
                <w:szCs w:val="18"/>
              </w:rPr>
              <w:t>띠배너</w:t>
            </w:r>
          </w:p>
        </w:tc>
        <w:tc>
          <w:tcPr>
            <w:tcW w:w="745" w:type="pct"/>
            <w:vAlign w:val="center"/>
          </w:tcPr>
          <w:p w14:paraId="7931AF7D" w14:textId="1604917F" w:rsidR="004D3E80" w:rsidRPr="003209B9" w:rsidRDefault="004D3E80" w:rsidP="00760D48">
            <w:pPr>
              <w:pStyle w:val="a3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3209B9">
              <w:rPr>
                <w:rFonts w:hint="eastAsia"/>
                <w:sz w:val="18"/>
                <w:szCs w:val="18"/>
              </w:rPr>
              <w:t>ㅇ</w:t>
            </w:r>
          </w:p>
        </w:tc>
        <w:tc>
          <w:tcPr>
            <w:tcW w:w="746" w:type="pct"/>
            <w:vAlign w:val="center"/>
          </w:tcPr>
          <w:p w14:paraId="0226580F" w14:textId="3B2E40E1" w:rsidR="004D3E80" w:rsidRPr="003209B9" w:rsidRDefault="004D3E80" w:rsidP="00760D48">
            <w:pPr>
              <w:pStyle w:val="a3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3209B9">
              <w:rPr>
                <w:rFonts w:hint="eastAsia"/>
                <w:sz w:val="18"/>
                <w:szCs w:val="18"/>
              </w:rPr>
              <w:t>ㅇ</w:t>
            </w:r>
          </w:p>
        </w:tc>
        <w:tc>
          <w:tcPr>
            <w:tcW w:w="746" w:type="pct"/>
            <w:vAlign w:val="center"/>
          </w:tcPr>
          <w:p w14:paraId="140CDE7D" w14:textId="6208771B" w:rsidR="004D3E80" w:rsidRPr="003209B9" w:rsidRDefault="004D3E80" w:rsidP="00760D48">
            <w:pPr>
              <w:pStyle w:val="a3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3209B9">
              <w:rPr>
                <w:rFonts w:hint="eastAsia"/>
                <w:sz w:val="18"/>
                <w:szCs w:val="18"/>
              </w:rPr>
              <w:t>ㅇ</w:t>
            </w:r>
          </w:p>
        </w:tc>
        <w:tc>
          <w:tcPr>
            <w:tcW w:w="745" w:type="pct"/>
            <w:shd w:val="clear" w:color="auto" w:fill="F2F2F2" w:themeFill="background1" w:themeFillShade="F2"/>
            <w:vAlign w:val="center"/>
          </w:tcPr>
          <w:p w14:paraId="4CC02D3D" w14:textId="5B6E8B7E" w:rsidR="004D3E80" w:rsidRPr="003209B9" w:rsidRDefault="004D3E80" w:rsidP="00760D48">
            <w:pPr>
              <w:pStyle w:val="a3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3209B9">
              <w:rPr>
                <w:rFonts w:hint="eastAsia"/>
                <w:sz w:val="18"/>
                <w:szCs w:val="18"/>
              </w:rPr>
              <w:t>x</w:t>
            </w:r>
          </w:p>
        </w:tc>
      </w:tr>
      <w:tr w:rsidR="009B4ABF" w:rsidRPr="003209B9" w14:paraId="761E8ADF" w14:textId="77777777" w:rsidTr="00EF6C24">
        <w:trPr>
          <w:trHeight w:val="357"/>
        </w:trPr>
        <w:tc>
          <w:tcPr>
            <w:tcW w:w="689" w:type="pct"/>
            <w:vMerge/>
            <w:vAlign w:val="center"/>
          </w:tcPr>
          <w:p w14:paraId="6F4470DD" w14:textId="77777777" w:rsidR="004D3E80" w:rsidRPr="003209B9" w:rsidRDefault="004D3E80" w:rsidP="000B21DE">
            <w:pPr>
              <w:pStyle w:val="a3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329" w:type="pct"/>
            <w:vAlign w:val="center"/>
          </w:tcPr>
          <w:p w14:paraId="2FAACA5E" w14:textId="0CD85F44" w:rsidR="004D3E80" w:rsidRPr="003209B9" w:rsidRDefault="004D3E80" w:rsidP="000B21DE">
            <w:pPr>
              <w:pStyle w:val="a3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 w:rsidRPr="003209B9">
              <w:rPr>
                <w:rFonts w:hint="eastAsia"/>
                <w:sz w:val="18"/>
                <w:szCs w:val="18"/>
              </w:rPr>
              <w:t>메인</w:t>
            </w:r>
          </w:p>
        </w:tc>
        <w:tc>
          <w:tcPr>
            <w:tcW w:w="745" w:type="pct"/>
            <w:vAlign w:val="center"/>
          </w:tcPr>
          <w:p w14:paraId="46224A32" w14:textId="484E7F9E" w:rsidR="004D3E80" w:rsidRPr="003209B9" w:rsidRDefault="004D3E80" w:rsidP="00760D48">
            <w:pPr>
              <w:pStyle w:val="a3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3209B9">
              <w:rPr>
                <w:rFonts w:hint="eastAsia"/>
                <w:sz w:val="18"/>
                <w:szCs w:val="18"/>
              </w:rPr>
              <w:t>ㅇ</w:t>
            </w:r>
          </w:p>
        </w:tc>
        <w:tc>
          <w:tcPr>
            <w:tcW w:w="746" w:type="pct"/>
            <w:vAlign w:val="center"/>
          </w:tcPr>
          <w:p w14:paraId="2C853609" w14:textId="787BC7AF" w:rsidR="004D3E80" w:rsidRPr="003209B9" w:rsidRDefault="004D3E80" w:rsidP="00760D48">
            <w:pPr>
              <w:pStyle w:val="a3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3209B9">
              <w:rPr>
                <w:rFonts w:hint="eastAsia"/>
                <w:sz w:val="18"/>
                <w:szCs w:val="18"/>
              </w:rPr>
              <w:t>ㅇ</w:t>
            </w:r>
          </w:p>
        </w:tc>
        <w:tc>
          <w:tcPr>
            <w:tcW w:w="746" w:type="pct"/>
            <w:vAlign w:val="center"/>
          </w:tcPr>
          <w:p w14:paraId="0D76B0E5" w14:textId="79CE2537" w:rsidR="004D3E80" w:rsidRPr="003209B9" w:rsidRDefault="004D3E80" w:rsidP="00760D48">
            <w:pPr>
              <w:pStyle w:val="a3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3209B9">
              <w:rPr>
                <w:rFonts w:hint="eastAsia"/>
                <w:sz w:val="18"/>
                <w:szCs w:val="18"/>
              </w:rPr>
              <w:t>ㅇ</w:t>
            </w:r>
          </w:p>
        </w:tc>
        <w:tc>
          <w:tcPr>
            <w:tcW w:w="745" w:type="pct"/>
            <w:shd w:val="clear" w:color="auto" w:fill="FFFFFF" w:themeFill="background1"/>
            <w:vAlign w:val="center"/>
          </w:tcPr>
          <w:p w14:paraId="1D6CE875" w14:textId="5C6C7AF8" w:rsidR="004D3E80" w:rsidRPr="003209B9" w:rsidRDefault="004D3E80" w:rsidP="00760D48">
            <w:pPr>
              <w:pStyle w:val="a3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3209B9">
              <w:rPr>
                <w:rFonts w:hint="eastAsia"/>
                <w:sz w:val="18"/>
                <w:szCs w:val="18"/>
              </w:rPr>
              <w:t>ㅇ</w:t>
            </w:r>
          </w:p>
        </w:tc>
      </w:tr>
      <w:tr w:rsidR="009B4ABF" w:rsidRPr="003209B9" w14:paraId="301A20BC" w14:textId="77777777" w:rsidTr="00EF6C24">
        <w:trPr>
          <w:trHeight w:val="371"/>
        </w:trPr>
        <w:tc>
          <w:tcPr>
            <w:tcW w:w="689" w:type="pct"/>
            <w:vMerge/>
            <w:vAlign w:val="center"/>
          </w:tcPr>
          <w:p w14:paraId="0CC279F6" w14:textId="77777777" w:rsidR="004D3E80" w:rsidRPr="003209B9" w:rsidRDefault="004D3E80" w:rsidP="000B21DE">
            <w:pPr>
              <w:pStyle w:val="a3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329" w:type="pct"/>
            <w:vAlign w:val="center"/>
          </w:tcPr>
          <w:p w14:paraId="1BCD8A0B" w14:textId="59777875" w:rsidR="004D3E80" w:rsidRPr="003209B9" w:rsidRDefault="004D3E80" w:rsidP="000B21DE">
            <w:pPr>
              <w:pStyle w:val="a3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 w:rsidRPr="003209B9">
              <w:rPr>
                <w:rFonts w:hint="eastAsia"/>
                <w:sz w:val="18"/>
                <w:szCs w:val="18"/>
              </w:rPr>
              <w:t>G</w:t>
            </w:r>
            <w:r w:rsidRPr="003209B9">
              <w:rPr>
                <w:sz w:val="18"/>
                <w:szCs w:val="18"/>
              </w:rPr>
              <w:t xml:space="preserve">NB </w:t>
            </w:r>
            <w:r w:rsidR="00E00BAC">
              <w:rPr>
                <w:rFonts w:hint="eastAsia"/>
                <w:sz w:val="18"/>
                <w:szCs w:val="18"/>
              </w:rPr>
              <w:t>카테고리</w:t>
            </w:r>
            <w:r w:rsidRPr="003209B9">
              <w:rPr>
                <w:rFonts w:hint="eastAsia"/>
                <w:sz w:val="18"/>
                <w:szCs w:val="18"/>
              </w:rPr>
              <w:t xml:space="preserve"> 배너</w:t>
            </w:r>
          </w:p>
        </w:tc>
        <w:tc>
          <w:tcPr>
            <w:tcW w:w="745" w:type="pct"/>
            <w:vAlign w:val="center"/>
          </w:tcPr>
          <w:p w14:paraId="373579E6" w14:textId="06829902" w:rsidR="004D3E80" w:rsidRPr="003209B9" w:rsidRDefault="004D3E80" w:rsidP="00760D48">
            <w:pPr>
              <w:pStyle w:val="a3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3209B9">
              <w:rPr>
                <w:rFonts w:hint="eastAsia"/>
                <w:sz w:val="18"/>
                <w:szCs w:val="18"/>
              </w:rPr>
              <w:t>ㅇ</w:t>
            </w:r>
          </w:p>
        </w:tc>
        <w:tc>
          <w:tcPr>
            <w:tcW w:w="746" w:type="pct"/>
            <w:vAlign w:val="center"/>
          </w:tcPr>
          <w:p w14:paraId="19924559" w14:textId="3FA87D82" w:rsidR="004D3E80" w:rsidRPr="003209B9" w:rsidRDefault="004D3E80" w:rsidP="00760D48">
            <w:pPr>
              <w:pStyle w:val="a3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3209B9">
              <w:rPr>
                <w:rFonts w:hint="eastAsia"/>
                <w:sz w:val="18"/>
                <w:szCs w:val="18"/>
              </w:rPr>
              <w:t>ㅇ</w:t>
            </w:r>
          </w:p>
        </w:tc>
        <w:tc>
          <w:tcPr>
            <w:tcW w:w="746" w:type="pct"/>
            <w:vAlign w:val="center"/>
          </w:tcPr>
          <w:p w14:paraId="1B7B242D" w14:textId="7476AA16" w:rsidR="004D3E80" w:rsidRPr="003209B9" w:rsidRDefault="004D3E80" w:rsidP="00760D48">
            <w:pPr>
              <w:pStyle w:val="a3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3209B9">
              <w:rPr>
                <w:rFonts w:hint="eastAsia"/>
                <w:sz w:val="18"/>
                <w:szCs w:val="18"/>
              </w:rPr>
              <w:t>ㅇ</w:t>
            </w:r>
          </w:p>
        </w:tc>
        <w:tc>
          <w:tcPr>
            <w:tcW w:w="745" w:type="pct"/>
            <w:shd w:val="clear" w:color="auto" w:fill="F2F2F2" w:themeFill="background1" w:themeFillShade="F2"/>
            <w:vAlign w:val="center"/>
          </w:tcPr>
          <w:p w14:paraId="5E2798B4" w14:textId="3033C1CA" w:rsidR="004D3E80" w:rsidRPr="003209B9" w:rsidRDefault="004D3E80" w:rsidP="00760D48">
            <w:pPr>
              <w:pStyle w:val="a3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3209B9">
              <w:rPr>
                <w:rFonts w:hint="eastAsia"/>
                <w:sz w:val="18"/>
                <w:szCs w:val="18"/>
              </w:rPr>
              <w:t>x</w:t>
            </w:r>
          </w:p>
        </w:tc>
      </w:tr>
      <w:tr w:rsidR="00760D48" w:rsidRPr="003209B9" w14:paraId="0FE97B62" w14:textId="77777777" w:rsidTr="00EF6C24">
        <w:trPr>
          <w:trHeight w:val="357"/>
        </w:trPr>
        <w:tc>
          <w:tcPr>
            <w:tcW w:w="689" w:type="pct"/>
            <w:vMerge/>
            <w:vAlign w:val="center"/>
          </w:tcPr>
          <w:p w14:paraId="7566A2FC" w14:textId="77777777" w:rsidR="004D3E80" w:rsidRPr="003209B9" w:rsidRDefault="004D3E80" w:rsidP="000B21DE">
            <w:pPr>
              <w:pStyle w:val="a3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329" w:type="pct"/>
            <w:vAlign w:val="center"/>
          </w:tcPr>
          <w:p w14:paraId="7D87A3D1" w14:textId="48898009" w:rsidR="004D3E80" w:rsidRPr="003209B9" w:rsidRDefault="004D3E80" w:rsidP="000B21DE">
            <w:pPr>
              <w:pStyle w:val="a3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 w:rsidRPr="003209B9">
              <w:rPr>
                <w:rFonts w:hint="eastAsia"/>
                <w:sz w:val="18"/>
                <w:szCs w:val="18"/>
              </w:rPr>
              <w:t>G</w:t>
            </w:r>
            <w:r w:rsidRPr="003209B9">
              <w:rPr>
                <w:sz w:val="18"/>
                <w:szCs w:val="18"/>
              </w:rPr>
              <w:t xml:space="preserve">NB </w:t>
            </w:r>
            <w:r w:rsidRPr="003209B9">
              <w:rPr>
                <w:rFonts w:hint="eastAsia"/>
                <w:sz w:val="18"/>
                <w:szCs w:val="18"/>
              </w:rPr>
              <w:t>특화코너</w:t>
            </w:r>
            <w:r w:rsidR="00512ACC">
              <w:rPr>
                <w:rFonts w:hint="eastAsia"/>
                <w:sz w:val="18"/>
                <w:szCs w:val="18"/>
              </w:rPr>
              <w:t>(가변구좌)</w:t>
            </w:r>
          </w:p>
        </w:tc>
        <w:tc>
          <w:tcPr>
            <w:tcW w:w="745" w:type="pct"/>
            <w:vAlign w:val="center"/>
          </w:tcPr>
          <w:p w14:paraId="57A475F2" w14:textId="5B349593" w:rsidR="004D3E80" w:rsidRPr="003209B9" w:rsidRDefault="004D3E80" w:rsidP="00760D48">
            <w:pPr>
              <w:pStyle w:val="a3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3209B9">
              <w:rPr>
                <w:rFonts w:hint="eastAsia"/>
                <w:sz w:val="18"/>
                <w:szCs w:val="18"/>
              </w:rPr>
              <w:t>ㅇ</w:t>
            </w:r>
          </w:p>
        </w:tc>
        <w:tc>
          <w:tcPr>
            <w:tcW w:w="1492" w:type="pct"/>
            <w:gridSpan w:val="2"/>
            <w:vMerge w:val="restart"/>
            <w:vAlign w:val="center"/>
          </w:tcPr>
          <w:p w14:paraId="4D7990A5" w14:textId="473EC667" w:rsidR="004D3E80" w:rsidRPr="003209B9" w:rsidRDefault="004D3E80" w:rsidP="00760D48">
            <w:pPr>
              <w:pStyle w:val="a3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3209B9">
              <w:rPr>
                <w:rFonts w:hint="eastAsia"/>
                <w:sz w:val="18"/>
                <w:szCs w:val="18"/>
              </w:rPr>
              <w:t>A</w:t>
            </w:r>
            <w:r w:rsidRPr="003209B9">
              <w:rPr>
                <w:sz w:val="18"/>
                <w:szCs w:val="18"/>
              </w:rPr>
              <w:t xml:space="preserve">-RT </w:t>
            </w:r>
            <w:r w:rsidRPr="003209B9">
              <w:rPr>
                <w:rFonts w:hint="eastAsia"/>
                <w:sz w:val="18"/>
                <w:szCs w:val="18"/>
              </w:rPr>
              <w:t>공통 사용</w:t>
            </w:r>
          </w:p>
        </w:tc>
        <w:tc>
          <w:tcPr>
            <w:tcW w:w="745" w:type="pct"/>
            <w:vAlign w:val="center"/>
          </w:tcPr>
          <w:p w14:paraId="4BAEE73A" w14:textId="0D730123" w:rsidR="004D3E80" w:rsidRPr="003209B9" w:rsidRDefault="004D3E80" w:rsidP="00760D48">
            <w:pPr>
              <w:pStyle w:val="a3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3209B9">
              <w:rPr>
                <w:rFonts w:hint="eastAsia"/>
                <w:sz w:val="18"/>
                <w:szCs w:val="18"/>
              </w:rPr>
              <w:t>ㅇ</w:t>
            </w:r>
          </w:p>
        </w:tc>
      </w:tr>
      <w:tr w:rsidR="00760D48" w:rsidRPr="003209B9" w14:paraId="6074EFDA" w14:textId="77777777" w:rsidTr="00EF6C24">
        <w:trPr>
          <w:trHeight w:val="357"/>
        </w:trPr>
        <w:tc>
          <w:tcPr>
            <w:tcW w:w="689" w:type="pct"/>
            <w:vMerge/>
            <w:vAlign w:val="center"/>
          </w:tcPr>
          <w:p w14:paraId="0B2F13E1" w14:textId="77777777" w:rsidR="004D3E80" w:rsidRPr="003209B9" w:rsidRDefault="004D3E80" w:rsidP="000B21DE">
            <w:pPr>
              <w:pStyle w:val="a3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329" w:type="pct"/>
            <w:vAlign w:val="center"/>
          </w:tcPr>
          <w:p w14:paraId="281A57D6" w14:textId="51EB70CB" w:rsidR="004D3E80" w:rsidRPr="003209B9" w:rsidRDefault="004D3E80" w:rsidP="000B21DE">
            <w:pPr>
              <w:pStyle w:val="a3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 w:rsidRPr="003209B9">
              <w:rPr>
                <w:rFonts w:hint="eastAsia"/>
                <w:sz w:val="18"/>
                <w:szCs w:val="18"/>
              </w:rPr>
              <w:t>플라이배너</w:t>
            </w:r>
          </w:p>
        </w:tc>
        <w:tc>
          <w:tcPr>
            <w:tcW w:w="745" w:type="pct"/>
            <w:vAlign w:val="center"/>
          </w:tcPr>
          <w:p w14:paraId="15A86FF5" w14:textId="0B5B1CEB" w:rsidR="004D3E80" w:rsidRPr="003209B9" w:rsidRDefault="004D3E80" w:rsidP="00760D48">
            <w:pPr>
              <w:pStyle w:val="a3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3209B9">
              <w:rPr>
                <w:rFonts w:hint="eastAsia"/>
                <w:sz w:val="18"/>
                <w:szCs w:val="18"/>
              </w:rPr>
              <w:t>ㅇ</w:t>
            </w:r>
          </w:p>
        </w:tc>
        <w:tc>
          <w:tcPr>
            <w:tcW w:w="1492" w:type="pct"/>
            <w:gridSpan w:val="2"/>
            <w:vMerge/>
            <w:vAlign w:val="center"/>
          </w:tcPr>
          <w:p w14:paraId="7D9C4DE1" w14:textId="24F32842" w:rsidR="004D3E80" w:rsidRPr="003209B9" w:rsidRDefault="004D3E80" w:rsidP="00760D48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745" w:type="pct"/>
            <w:shd w:val="clear" w:color="auto" w:fill="F2F2F2" w:themeFill="background1" w:themeFillShade="F2"/>
            <w:vAlign w:val="center"/>
          </w:tcPr>
          <w:p w14:paraId="7064A759" w14:textId="6D28ABFF" w:rsidR="004D3E80" w:rsidRPr="003209B9" w:rsidRDefault="004D3E80" w:rsidP="00760D48">
            <w:pPr>
              <w:pStyle w:val="a3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3209B9">
              <w:rPr>
                <w:rFonts w:hint="eastAsia"/>
                <w:sz w:val="18"/>
                <w:szCs w:val="18"/>
              </w:rPr>
              <w:t>x</w:t>
            </w:r>
          </w:p>
        </w:tc>
      </w:tr>
      <w:tr w:rsidR="00760D48" w:rsidRPr="003209B9" w14:paraId="6042CD20" w14:textId="77777777" w:rsidTr="00EF6C24">
        <w:trPr>
          <w:trHeight w:val="357"/>
        </w:trPr>
        <w:tc>
          <w:tcPr>
            <w:tcW w:w="689" w:type="pct"/>
            <w:vMerge/>
            <w:vAlign w:val="center"/>
          </w:tcPr>
          <w:p w14:paraId="0122550B" w14:textId="77777777" w:rsidR="004D3E80" w:rsidRPr="003209B9" w:rsidRDefault="004D3E80" w:rsidP="000B21DE">
            <w:pPr>
              <w:pStyle w:val="a3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329" w:type="pct"/>
            <w:vAlign w:val="center"/>
          </w:tcPr>
          <w:p w14:paraId="1D25281E" w14:textId="4E9E01DB" w:rsidR="004D3E80" w:rsidRPr="003209B9" w:rsidRDefault="004D3E80" w:rsidP="000B21DE">
            <w:pPr>
              <w:pStyle w:val="a3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 w:rsidRPr="003209B9">
              <w:rPr>
                <w:rFonts w:hint="eastAsia"/>
                <w:sz w:val="18"/>
                <w:szCs w:val="18"/>
              </w:rPr>
              <w:t>이벤트 목록</w:t>
            </w:r>
          </w:p>
        </w:tc>
        <w:tc>
          <w:tcPr>
            <w:tcW w:w="745" w:type="pct"/>
            <w:vAlign w:val="center"/>
          </w:tcPr>
          <w:p w14:paraId="3580C551" w14:textId="41712828" w:rsidR="004D3E80" w:rsidRPr="003209B9" w:rsidRDefault="004D3E80" w:rsidP="00760D48">
            <w:pPr>
              <w:pStyle w:val="a3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3209B9">
              <w:rPr>
                <w:rFonts w:hint="eastAsia"/>
                <w:sz w:val="18"/>
                <w:szCs w:val="18"/>
              </w:rPr>
              <w:t>ㅇ</w:t>
            </w:r>
          </w:p>
        </w:tc>
        <w:tc>
          <w:tcPr>
            <w:tcW w:w="1492" w:type="pct"/>
            <w:gridSpan w:val="2"/>
            <w:vMerge/>
            <w:vAlign w:val="center"/>
          </w:tcPr>
          <w:p w14:paraId="35016266" w14:textId="507530B6" w:rsidR="004D3E80" w:rsidRPr="003209B9" w:rsidRDefault="004D3E80" w:rsidP="00760D48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745" w:type="pct"/>
            <w:shd w:val="clear" w:color="auto" w:fill="F2F2F2" w:themeFill="background1" w:themeFillShade="F2"/>
            <w:vAlign w:val="center"/>
          </w:tcPr>
          <w:p w14:paraId="1128AB5D" w14:textId="66F32B1C" w:rsidR="004D3E80" w:rsidRPr="003209B9" w:rsidRDefault="004D3E80" w:rsidP="00760D48">
            <w:pPr>
              <w:pStyle w:val="a3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3209B9">
              <w:rPr>
                <w:rFonts w:hint="eastAsia"/>
                <w:sz w:val="18"/>
                <w:szCs w:val="18"/>
              </w:rPr>
              <w:t>x</w:t>
            </w:r>
          </w:p>
        </w:tc>
      </w:tr>
      <w:tr w:rsidR="00760D48" w:rsidRPr="003209B9" w14:paraId="77E36D09" w14:textId="77777777" w:rsidTr="00EF6C24">
        <w:trPr>
          <w:trHeight w:val="357"/>
        </w:trPr>
        <w:tc>
          <w:tcPr>
            <w:tcW w:w="689" w:type="pct"/>
            <w:vMerge/>
            <w:vAlign w:val="center"/>
          </w:tcPr>
          <w:p w14:paraId="21C9F19C" w14:textId="77777777" w:rsidR="004D3E80" w:rsidRPr="003209B9" w:rsidRDefault="004D3E80" w:rsidP="000B21DE">
            <w:pPr>
              <w:pStyle w:val="a3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329" w:type="pct"/>
            <w:vAlign w:val="center"/>
          </w:tcPr>
          <w:p w14:paraId="5B46A544" w14:textId="13A9579E" w:rsidR="004D3E80" w:rsidRPr="003209B9" w:rsidRDefault="004D3E80" w:rsidP="000B21DE">
            <w:pPr>
              <w:pStyle w:val="a3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 w:rsidRPr="003209B9">
              <w:rPr>
                <w:rFonts w:hint="eastAsia"/>
                <w:sz w:val="18"/>
                <w:szCs w:val="18"/>
              </w:rPr>
              <w:t>런칭캘린더 목록</w:t>
            </w:r>
          </w:p>
        </w:tc>
        <w:tc>
          <w:tcPr>
            <w:tcW w:w="745" w:type="pct"/>
            <w:vAlign w:val="center"/>
          </w:tcPr>
          <w:p w14:paraId="403F195D" w14:textId="2D1E56A2" w:rsidR="004D3E80" w:rsidRPr="003209B9" w:rsidRDefault="004D3E80" w:rsidP="00760D48">
            <w:pPr>
              <w:pStyle w:val="a3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3209B9">
              <w:rPr>
                <w:rFonts w:hint="eastAsia"/>
                <w:sz w:val="18"/>
                <w:szCs w:val="18"/>
              </w:rPr>
              <w:t>ㅇ</w:t>
            </w:r>
          </w:p>
        </w:tc>
        <w:tc>
          <w:tcPr>
            <w:tcW w:w="1492" w:type="pct"/>
            <w:gridSpan w:val="2"/>
            <w:vMerge/>
            <w:vAlign w:val="center"/>
          </w:tcPr>
          <w:p w14:paraId="1C2B4C7F" w14:textId="0F4F0D5E" w:rsidR="004D3E80" w:rsidRPr="003209B9" w:rsidRDefault="004D3E80" w:rsidP="00760D48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745" w:type="pct"/>
            <w:vAlign w:val="center"/>
          </w:tcPr>
          <w:p w14:paraId="44226E04" w14:textId="5F25DF26" w:rsidR="004D3E80" w:rsidRPr="003209B9" w:rsidRDefault="004D3E80" w:rsidP="00760D48">
            <w:pPr>
              <w:pStyle w:val="a3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3209B9">
              <w:rPr>
                <w:rFonts w:hint="eastAsia"/>
                <w:sz w:val="18"/>
                <w:szCs w:val="18"/>
              </w:rPr>
              <w:t>ㅇ</w:t>
            </w:r>
          </w:p>
        </w:tc>
      </w:tr>
      <w:tr w:rsidR="00760D48" w:rsidRPr="003209B9" w14:paraId="3B1A7B48" w14:textId="77777777" w:rsidTr="00EF6C24">
        <w:trPr>
          <w:trHeight w:val="357"/>
        </w:trPr>
        <w:tc>
          <w:tcPr>
            <w:tcW w:w="689" w:type="pct"/>
            <w:vMerge/>
            <w:vAlign w:val="center"/>
          </w:tcPr>
          <w:p w14:paraId="60337F6D" w14:textId="77777777" w:rsidR="002D7735" w:rsidRPr="003209B9" w:rsidRDefault="002D7735" w:rsidP="000B21DE">
            <w:pPr>
              <w:pStyle w:val="a3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329" w:type="pct"/>
            <w:vAlign w:val="center"/>
          </w:tcPr>
          <w:p w14:paraId="32AC50A4" w14:textId="6A61AE76" w:rsidR="002D7735" w:rsidRPr="003209B9" w:rsidRDefault="002D7735" w:rsidP="000B21DE">
            <w:pPr>
              <w:pStyle w:val="a3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 w:rsidRPr="003209B9">
              <w:rPr>
                <w:rFonts w:hint="eastAsia"/>
                <w:sz w:val="18"/>
                <w:szCs w:val="18"/>
              </w:rPr>
              <w:t>브랜드 목록</w:t>
            </w:r>
          </w:p>
        </w:tc>
        <w:tc>
          <w:tcPr>
            <w:tcW w:w="745" w:type="pct"/>
            <w:vAlign w:val="center"/>
          </w:tcPr>
          <w:p w14:paraId="179E6777" w14:textId="406ED45C" w:rsidR="002D7735" w:rsidRPr="003209B9" w:rsidRDefault="002D7735" w:rsidP="00760D48">
            <w:pPr>
              <w:pStyle w:val="a3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3209B9">
              <w:rPr>
                <w:rFonts w:hint="eastAsia"/>
                <w:sz w:val="18"/>
                <w:szCs w:val="18"/>
              </w:rPr>
              <w:t>ㅇ</w:t>
            </w:r>
          </w:p>
        </w:tc>
        <w:tc>
          <w:tcPr>
            <w:tcW w:w="1492" w:type="pct"/>
            <w:gridSpan w:val="2"/>
            <w:vMerge/>
            <w:vAlign w:val="center"/>
          </w:tcPr>
          <w:p w14:paraId="32F40970" w14:textId="77777777" w:rsidR="002D7735" w:rsidRPr="003209B9" w:rsidRDefault="002D7735" w:rsidP="00760D48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745" w:type="pct"/>
            <w:shd w:val="clear" w:color="auto" w:fill="F2F2F2" w:themeFill="background1" w:themeFillShade="F2"/>
            <w:vAlign w:val="center"/>
          </w:tcPr>
          <w:p w14:paraId="571AD2EC" w14:textId="7F1C7463" w:rsidR="002D7735" w:rsidRPr="003209B9" w:rsidRDefault="002D7735" w:rsidP="00760D48">
            <w:pPr>
              <w:pStyle w:val="a3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3209B9">
              <w:rPr>
                <w:rFonts w:hint="eastAsia"/>
                <w:sz w:val="18"/>
                <w:szCs w:val="18"/>
              </w:rPr>
              <w:t>x</w:t>
            </w:r>
          </w:p>
        </w:tc>
      </w:tr>
      <w:tr w:rsidR="00C96A38" w:rsidRPr="003209B9" w14:paraId="0C02EBD2" w14:textId="77777777" w:rsidTr="00EF6C24">
        <w:trPr>
          <w:trHeight w:val="357"/>
        </w:trPr>
        <w:tc>
          <w:tcPr>
            <w:tcW w:w="689" w:type="pct"/>
            <w:vMerge/>
            <w:vAlign w:val="center"/>
          </w:tcPr>
          <w:p w14:paraId="70F6E8F0" w14:textId="77777777" w:rsidR="00C96A38" w:rsidRPr="003209B9" w:rsidRDefault="00C96A38" w:rsidP="000B21DE">
            <w:pPr>
              <w:pStyle w:val="a3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329" w:type="pct"/>
            <w:vAlign w:val="center"/>
          </w:tcPr>
          <w:p w14:paraId="4B532C5C" w14:textId="337B4F28" w:rsidR="00C96A38" w:rsidRPr="003209B9" w:rsidRDefault="00C96A38" w:rsidP="000B21DE">
            <w:pPr>
              <w:pStyle w:val="a3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 xml:space="preserve">EST </w:t>
            </w:r>
            <w:r>
              <w:rPr>
                <w:rFonts w:hint="eastAsia"/>
                <w:sz w:val="18"/>
                <w:szCs w:val="18"/>
              </w:rPr>
              <w:t>목록</w:t>
            </w:r>
          </w:p>
        </w:tc>
        <w:tc>
          <w:tcPr>
            <w:tcW w:w="745" w:type="pct"/>
            <w:vAlign w:val="center"/>
          </w:tcPr>
          <w:p w14:paraId="50D991EC" w14:textId="70741EF4" w:rsidR="00C96A38" w:rsidRPr="003209B9" w:rsidRDefault="00C96A38" w:rsidP="00760D48">
            <w:pPr>
              <w:pStyle w:val="a3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3209B9">
              <w:rPr>
                <w:rFonts w:hint="eastAsia"/>
                <w:sz w:val="18"/>
                <w:szCs w:val="18"/>
              </w:rPr>
              <w:t>ㅇ</w:t>
            </w:r>
          </w:p>
        </w:tc>
        <w:tc>
          <w:tcPr>
            <w:tcW w:w="1492" w:type="pct"/>
            <w:gridSpan w:val="2"/>
            <w:vMerge/>
            <w:vAlign w:val="center"/>
          </w:tcPr>
          <w:p w14:paraId="45BFF608" w14:textId="77777777" w:rsidR="00C96A38" w:rsidRPr="003209B9" w:rsidRDefault="00C96A38" w:rsidP="00760D48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745" w:type="pct"/>
            <w:shd w:val="clear" w:color="auto" w:fill="F2F2F2" w:themeFill="background1" w:themeFillShade="F2"/>
            <w:vAlign w:val="center"/>
          </w:tcPr>
          <w:p w14:paraId="704E6EF0" w14:textId="4BE6B8CC" w:rsidR="00C96A38" w:rsidRPr="003209B9" w:rsidRDefault="00C96A38" w:rsidP="00760D48">
            <w:pPr>
              <w:pStyle w:val="a3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3209B9">
              <w:rPr>
                <w:sz w:val="18"/>
                <w:szCs w:val="18"/>
              </w:rPr>
              <w:t>X</w:t>
            </w:r>
          </w:p>
        </w:tc>
      </w:tr>
      <w:tr w:rsidR="00C96A38" w:rsidRPr="003209B9" w14:paraId="75EA3DA6" w14:textId="77777777" w:rsidTr="00EF6C24">
        <w:trPr>
          <w:trHeight w:val="357"/>
        </w:trPr>
        <w:tc>
          <w:tcPr>
            <w:tcW w:w="689" w:type="pct"/>
            <w:vMerge/>
            <w:vAlign w:val="center"/>
          </w:tcPr>
          <w:p w14:paraId="73DDB395" w14:textId="77777777" w:rsidR="00C96A38" w:rsidRPr="003209B9" w:rsidRDefault="00C96A38" w:rsidP="000B21DE">
            <w:pPr>
              <w:pStyle w:val="a3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329" w:type="pct"/>
            <w:vAlign w:val="center"/>
          </w:tcPr>
          <w:p w14:paraId="1B3F59FC" w14:textId="4A25E369" w:rsidR="00C96A38" w:rsidRDefault="00C96A38" w:rsidP="000B21DE">
            <w:pPr>
              <w:pStyle w:val="a3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 xml:space="preserve">OT DEAL </w:t>
            </w:r>
            <w:r>
              <w:rPr>
                <w:rFonts w:hint="eastAsia"/>
                <w:sz w:val="18"/>
                <w:szCs w:val="18"/>
              </w:rPr>
              <w:t>목록</w:t>
            </w:r>
          </w:p>
        </w:tc>
        <w:tc>
          <w:tcPr>
            <w:tcW w:w="745" w:type="pct"/>
            <w:vAlign w:val="center"/>
          </w:tcPr>
          <w:p w14:paraId="686BDFF4" w14:textId="31D464DD" w:rsidR="00C96A38" w:rsidRPr="003209B9" w:rsidRDefault="00C96A38" w:rsidP="00760D48">
            <w:pPr>
              <w:pStyle w:val="a3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3209B9">
              <w:rPr>
                <w:rFonts w:hint="eastAsia"/>
                <w:sz w:val="18"/>
                <w:szCs w:val="18"/>
              </w:rPr>
              <w:t>ㅇ</w:t>
            </w:r>
          </w:p>
        </w:tc>
        <w:tc>
          <w:tcPr>
            <w:tcW w:w="1492" w:type="pct"/>
            <w:gridSpan w:val="2"/>
            <w:vMerge/>
            <w:vAlign w:val="center"/>
          </w:tcPr>
          <w:p w14:paraId="0D7B7174" w14:textId="77777777" w:rsidR="00C96A38" w:rsidRPr="003209B9" w:rsidRDefault="00C96A38" w:rsidP="00760D48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745" w:type="pct"/>
            <w:shd w:val="clear" w:color="auto" w:fill="F2F2F2" w:themeFill="background1" w:themeFillShade="F2"/>
            <w:vAlign w:val="center"/>
          </w:tcPr>
          <w:p w14:paraId="53BC3280" w14:textId="6D4C412C" w:rsidR="00C96A38" w:rsidRPr="003209B9" w:rsidRDefault="00C96A38" w:rsidP="00760D48">
            <w:pPr>
              <w:pStyle w:val="a3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3209B9">
              <w:rPr>
                <w:rFonts w:hint="eastAsia"/>
                <w:sz w:val="18"/>
                <w:szCs w:val="18"/>
              </w:rPr>
              <w:t>x</w:t>
            </w:r>
          </w:p>
        </w:tc>
      </w:tr>
      <w:tr w:rsidR="00760D48" w:rsidRPr="003209B9" w14:paraId="3892E349" w14:textId="77777777" w:rsidTr="00EF6C24">
        <w:trPr>
          <w:trHeight w:val="357"/>
        </w:trPr>
        <w:tc>
          <w:tcPr>
            <w:tcW w:w="689" w:type="pct"/>
            <w:vMerge/>
            <w:vAlign w:val="center"/>
          </w:tcPr>
          <w:p w14:paraId="6ADAED73" w14:textId="77777777" w:rsidR="004D3E80" w:rsidRPr="003209B9" w:rsidRDefault="004D3E80" w:rsidP="000B21DE">
            <w:pPr>
              <w:pStyle w:val="a3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329" w:type="pct"/>
            <w:vAlign w:val="center"/>
          </w:tcPr>
          <w:p w14:paraId="6BD4464B" w14:textId="011BDE45" w:rsidR="004D3E80" w:rsidRPr="003209B9" w:rsidRDefault="004D3E80" w:rsidP="000B21DE">
            <w:pPr>
              <w:pStyle w:val="a3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 w:rsidRPr="003209B9">
              <w:rPr>
                <w:rFonts w:hint="eastAsia"/>
                <w:sz w:val="18"/>
                <w:szCs w:val="18"/>
              </w:rPr>
              <w:t>상품상세</w:t>
            </w:r>
          </w:p>
        </w:tc>
        <w:tc>
          <w:tcPr>
            <w:tcW w:w="745" w:type="pct"/>
            <w:vAlign w:val="center"/>
          </w:tcPr>
          <w:p w14:paraId="49998C47" w14:textId="7FEE3EFE" w:rsidR="004D3E80" w:rsidRPr="003209B9" w:rsidRDefault="004D3E80" w:rsidP="00760D48">
            <w:pPr>
              <w:pStyle w:val="a3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3209B9">
              <w:rPr>
                <w:rFonts w:hint="eastAsia"/>
                <w:sz w:val="18"/>
                <w:szCs w:val="18"/>
              </w:rPr>
              <w:t>ㅇ</w:t>
            </w:r>
          </w:p>
        </w:tc>
        <w:tc>
          <w:tcPr>
            <w:tcW w:w="1492" w:type="pct"/>
            <w:gridSpan w:val="2"/>
            <w:vMerge/>
            <w:vAlign w:val="center"/>
          </w:tcPr>
          <w:p w14:paraId="0A73DE86" w14:textId="105B3DB8" w:rsidR="004D3E80" w:rsidRPr="003209B9" w:rsidRDefault="004D3E80" w:rsidP="00760D48">
            <w:pPr>
              <w:pStyle w:val="a3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745" w:type="pct"/>
            <w:vAlign w:val="center"/>
          </w:tcPr>
          <w:p w14:paraId="1A2C8264" w14:textId="4AEEA8B8" w:rsidR="004D3E80" w:rsidRPr="003209B9" w:rsidRDefault="004D3E80" w:rsidP="00760D48">
            <w:pPr>
              <w:pStyle w:val="a3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3209B9">
              <w:rPr>
                <w:rFonts w:hint="eastAsia"/>
                <w:sz w:val="18"/>
                <w:szCs w:val="18"/>
              </w:rPr>
              <w:t>ㅇ</w:t>
            </w:r>
          </w:p>
        </w:tc>
      </w:tr>
      <w:tr w:rsidR="009B4ABF" w:rsidRPr="003209B9" w14:paraId="238C3E6C" w14:textId="77777777" w:rsidTr="00EF6C24">
        <w:trPr>
          <w:trHeight w:val="329"/>
        </w:trPr>
        <w:tc>
          <w:tcPr>
            <w:tcW w:w="689" w:type="pct"/>
            <w:vMerge w:val="restart"/>
            <w:vAlign w:val="center"/>
          </w:tcPr>
          <w:p w14:paraId="0EBA9752" w14:textId="77777777" w:rsidR="004D3E80" w:rsidRPr="003209B9" w:rsidRDefault="004D3E80" w:rsidP="000B21DE">
            <w:pPr>
              <w:pStyle w:val="a3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 w:rsidRPr="003209B9">
              <w:rPr>
                <w:rFonts w:hint="eastAsia"/>
                <w:sz w:val="18"/>
                <w:szCs w:val="18"/>
              </w:rPr>
              <w:t>전시</w:t>
            </w:r>
          </w:p>
          <w:p w14:paraId="25B4235B" w14:textId="77777777" w:rsidR="004D3E80" w:rsidRPr="003209B9" w:rsidRDefault="004D3E80" w:rsidP="000B21DE">
            <w:pPr>
              <w:pStyle w:val="a3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 w:rsidRPr="003209B9">
              <w:rPr>
                <w:rFonts w:hint="eastAsia"/>
                <w:sz w:val="18"/>
                <w:szCs w:val="18"/>
              </w:rPr>
              <w:t>카테고리</w:t>
            </w:r>
          </w:p>
          <w:p w14:paraId="7DC42342" w14:textId="1A50EBBB" w:rsidR="004D3E80" w:rsidRPr="003209B9" w:rsidRDefault="004D3E80" w:rsidP="000B21DE">
            <w:pPr>
              <w:pStyle w:val="a3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 w:rsidRPr="003209B9">
              <w:rPr>
                <w:rFonts w:hint="eastAsia"/>
                <w:sz w:val="18"/>
                <w:szCs w:val="18"/>
              </w:rPr>
              <w:t>관리</w:t>
            </w:r>
          </w:p>
        </w:tc>
        <w:tc>
          <w:tcPr>
            <w:tcW w:w="1329" w:type="pct"/>
            <w:vAlign w:val="center"/>
          </w:tcPr>
          <w:p w14:paraId="688984A0" w14:textId="483B21A3" w:rsidR="004D3E80" w:rsidRPr="003209B9" w:rsidRDefault="004D3E80" w:rsidP="000B21DE">
            <w:pPr>
              <w:pStyle w:val="a3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 w:rsidRPr="003209B9">
              <w:rPr>
                <w:rFonts w:hint="eastAsia"/>
                <w:sz w:val="18"/>
                <w:szCs w:val="18"/>
              </w:rPr>
              <w:t>대카</w:t>
            </w:r>
          </w:p>
        </w:tc>
        <w:tc>
          <w:tcPr>
            <w:tcW w:w="745" w:type="pct"/>
            <w:vAlign w:val="center"/>
          </w:tcPr>
          <w:p w14:paraId="7EB1CC75" w14:textId="71F394AD" w:rsidR="004D3E80" w:rsidRPr="003209B9" w:rsidRDefault="004D3E80" w:rsidP="00760D48">
            <w:pPr>
              <w:pStyle w:val="a3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3209B9">
              <w:rPr>
                <w:rFonts w:hint="eastAsia"/>
                <w:sz w:val="18"/>
                <w:szCs w:val="18"/>
              </w:rPr>
              <w:t>ㅇ</w:t>
            </w:r>
          </w:p>
        </w:tc>
        <w:tc>
          <w:tcPr>
            <w:tcW w:w="746" w:type="pct"/>
            <w:vAlign w:val="center"/>
          </w:tcPr>
          <w:p w14:paraId="05FD98A6" w14:textId="4C7C6682" w:rsidR="004D3E80" w:rsidRPr="003209B9" w:rsidRDefault="004D3E80" w:rsidP="00760D48">
            <w:pPr>
              <w:pStyle w:val="a3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3209B9">
              <w:rPr>
                <w:rFonts w:hint="eastAsia"/>
                <w:sz w:val="18"/>
                <w:szCs w:val="18"/>
              </w:rPr>
              <w:t>ㅇ</w:t>
            </w:r>
          </w:p>
        </w:tc>
        <w:tc>
          <w:tcPr>
            <w:tcW w:w="746" w:type="pct"/>
            <w:vAlign w:val="center"/>
          </w:tcPr>
          <w:p w14:paraId="6CD5BA65" w14:textId="0EB2437B" w:rsidR="004D3E80" w:rsidRPr="003209B9" w:rsidRDefault="004D3E80" w:rsidP="00760D48">
            <w:pPr>
              <w:pStyle w:val="a3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3209B9">
              <w:rPr>
                <w:rFonts w:hint="eastAsia"/>
                <w:sz w:val="18"/>
                <w:szCs w:val="18"/>
              </w:rPr>
              <w:t>ㅇ</w:t>
            </w:r>
          </w:p>
        </w:tc>
        <w:tc>
          <w:tcPr>
            <w:tcW w:w="745" w:type="pct"/>
            <w:vAlign w:val="center"/>
          </w:tcPr>
          <w:p w14:paraId="5E5CA755" w14:textId="40CB749C" w:rsidR="004D3E80" w:rsidRPr="003209B9" w:rsidRDefault="004D3E80" w:rsidP="00760D48">
            <w:pPr>
              <w:pStyle w:val="a3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3209B9">
              <w:rPr>
                <w:rFonts w:hint="eastAsia"/>
                <w:sz w:val="18"/>
                <w:szCs w:val="18"/>
              </w:rPr>
              <w:t>ㅇ</w:t>
            </w:r>
          </w:p>
        </w:tc>
      </w:tr>
      <w:tr w:rsidR="009B4ABF" w:rsidRPr="003209B9" w14:paraId="114954DC" w14:textId="77777777" w:rsidTr="00EF6C24">
        <w:trPr>
          <w:trHeight w:val="344"/>
        </w:trPr>
        <w:tc>
          <w:tcPr>
            <w:tcW w:w="689" w:type="pct"/>
            <w:vMerge/>
            <w:vAlign w:val="center"/>
          </w:tcPr>
          <w:p w14:paraId="41F76D41" w14:textId="77777777" w:rsidR="004D3E80" w:rsidRPr="003209B9" w:rsidRDefault="004D3E80" w:rsidP="000B21DE">
            <w:pPr>
              <w:pStyle w:val="a3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329" w:type="pct"/>
            <w:vAlign w:val="center"/>
          </w:tcPr>
          <w:p w14:paraId="4C272DAE" w14:textId="4BCE3BEC" w:rsidR="004D3E80" w:rsidRPr="003209B9" w:rsidRDefault="004D3E80" w:rsidP="000B21DE">
            <w:pPr>
              <w:pStyle w:val="a3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 w:rsidRPr="003209B9">
              <w:rPr>
                <w:rFonts w:hint="eastAsia"/>
                <w:sz w:val="18"/>
                <w:szCs w:val="18"/>
              </w:rPr>
              <w:t>중카</w:t>
            </w:r>
          </w:p>
        </w:tc>
        <w:tc>
          <w:tcPr>
            <w:tcW w:w="745" w:type="pct"/>
            <w:vAlign w:val="center"/>
          </w:tcPr>
          <w:p w14:paraId="1610489A" w14:textId="289B9B2C" w:rsidR="004D3E80" w:rsidRPr="003209B9" w:rsidRDefault="004D3E80" w:rsidP="00760D48">
            <w:pPr>
              <w:pStyle w:val="a3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3209B9">
              <w:rPr>
                <w:rFonts w:hint="eastAsia"/>
                <w:sz w:val="18"/>
                <w:szCs w:val="18"/>
              </w:rPr>
              <w:t>ㅇ</w:t>
            </w:r>
          </w:p>
        </w:tc>
        <w:tc>
          <w:tcPr>
            <w:tcW w:w="746" w:type="pct"/>
            <w:vAlign w:val="center"/>
          </w:tcPr>
          <w:p w14:paraId="09BDEE00" w14:textId="5B7575A5" w:rsidR="004D3E80" w:rsidRPr="003209B9" w:rsidRDefault="004D3E80" w:rsidP="00760D48">
            <w:pPr>
              <w:pStyle w:val="a3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3209B9">
              <w:rPr>
                <w:rFonts w:hint="eastAsia"/>
                <w:sz w:val="18"/>
                <w:szCs w:val="18"/>
              </w:rPr>
              <w:t>ㅇ</w:t>
            </w:r>
          </w:p>
        </w:tc>
        <w:tc>
          <w:tcPr>
            <w:tcW w:w="746" w:type="pct"/>
            <w:vAlign w:val="center"/>
          </w:tcPr>
          <w:p w14:paraId="5660365D" w14:textId="67D38B71" w:rsidR="004D3E80" w:rsidRPr="003209B9" w:rsidRDefault="004D3E80" w:rsidP="00760D48">
            <w:pPr>
              <w:pStyle w:val="a3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3209B9">
              <w:rPr>
                <w:rFonts w:hint="eastAsia"/>
                <w:sz w:val="18"/>
                <w:szCs w:val="18"/>
              </w:rPr>
              <w:t>ㅇ</w:t>
            </w:r>
          </w:p>
        </w:tc>
        <w:tc>
          <w:tcPr>
            <w:tcW w:w="745" w:type="pct"/>
            <w:vAlign w:val="center"/>
          </w:tcPr>
          <w:p w14:paraId="441268C0" w14:textId="58454F60" w:rsidR="004D3E80" w:rsidRPr="003209B9" w:rsidRDefault="004D3E80" w:rsidP="00760D48">
            <w:pPr>
              <w:pStyle w:val="a3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3209B9">
              <w:rPr>
                <w:rFonts w:hint="eastAsia"/>
                <w:sz w:val="18"/>
                <w:szCs w:val="18"/>
              </w:rPr>
              <w:t>ㅇ</w:t>
            </w:r>
          </w:p>
        </w:tc>
      </w:tr>
      <w:tr w:rsidR="009B4ABF" w:rsidRPr="003209B9" w14:paraId="03E8E0DC" w14:textId="77777777" w:rsidTr="00EF6C24">
        <w:trPr>
          <w:trHeight w:val="329"/>
        </w:trPr>
        <w:tc>
          <w:tcPr>
            <w:tcW w:w="689" w:type="pct"/>
            <w:vMerge/>
            <w:vAlign w:val="center"/>
          </w:tcPr>
          <w:p w14:paraId="191E6705" w14:textId="77777777" w:rsidR="004D3E80" w:rsidRPr="003209B9" w:rsidRDefault="004D3E80" w:rsidP="000B21DE">
            <w:pPr>
              <w:pStyle w:val="a3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329" w:type="pct"/>
            <w:vAlign w:val="center"/>
          </w:tcPr>
          <w:p w14:paraId="3E62E915" w14:textId="4BA85FA7" w:rsidR="004D3E80" w:rsidRPr="003209B9" w:rsidRDefault="004D3E80" w:rsidP="000B21DE">
            <w:pPr>
              <w:pStyle w:val="a3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 w:rsidRPr="003209B9">
              <w:rPr>
                <w:rFonts w:hint="eastAsia"/>
                <w:sz w:val="18"/>
                <w:szCs w:val="18"/>
              </w:rPr>
              <w:t>소카</w:t>
            </w:r>
          </w:p>
        </w:tc>
        <w:tc>
          <w:tcPr>
            <w:tcW w:w="745" w:type="pct"/>
            <w:vAlign w:val="center"/>
          </w:tcPr>
          <w:p w14:paraId="7394A24B" w14:textId="749CB73B" w:rsidR="004D3E80" w:rsidRPr="003209B9" w:rsidRDefault="004D3E80" w:rsidP="00760D48">
            <w:pPr>
              <w:pStyle w:val="a3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3209B9">
              <w:rPr>
                <w:rFonts w:hint="eastAsia"/>
                <w:sz w:val="18"/>
                <w:szCs w:val="18"/>
              </w:rPr>
              <w:t>ㅇ</w:t>
            </w:r>
          </w:p>
        </w:tc>
        <w:tc>
          <w:tcPr>
            <w:tcW w:w="746" w:type="pct"/>
            <w:vAlign w:val="center"/>
          </w:tcPr>
          <w:p w14:paraId="28230505" w14:textId="442F34C6" w:rsidR="004D3E80" w:rsidRPr="003209B9" w:rsidRDefault="004D3E80" w:rsidP="00760D48">
            <w:pPr>
              <w:pStyle w:val="a3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3209B9">
              <w:rPr>
                <w:rFonts w:hint="eastAsia"/>
                <w:sz w:val="18"/>
                <w:szCs w:val="18"/>
              </w:rPr>
              <w:t>ㅇ</w:t>
            </w:r>
          </w:p>
        </w:tc>
        <w:tc>
          <w:tcPr>
            <w:tcW w:w="746" w:type="pct"/>
            <w:vAlign w:val="center"/>
          </w:tcPr>
          <w:p w14:paraId="62844856" w14:textId="39994C03" w:rsidR="004D3E80" w:rsidRPr="003209B9" w:rsidRDefault="004D3E80" w:rsidP="00760D48">
            <w:pPr>
              <w:pStyle w:val="a3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3209B9">
              <w:rPr>
                <w:rFonts w:hint="eastAsia"/>
                <w:sz w:val="18"/>
                <w:szCs w:val="18"/>
              </w:rPr>
              <w:t>ㅇ</w:t>
            </w:r>
          </w:p>
        </w:tc>
        <w:tc>
          <w:tcPr>
            <w:tcW w:w="745" w:type="pct"/>
            <w:vAlign w:val="center"/>
          </w:tcPr>
          <w:p w14:paraId="07D7FBF0" w14:textId="7602F362" w:rsidR="004D3E80" w:rsidRPr="003209B9" w:rsidRDefault="004D3E80" w:rsidP="00760D48">
            <w:pPr>
              <w:pStyle w:val="a3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3209B9">
              <w:rPr>
                <w:rFonts w:hint="eastAsia"/>
                <w:sz w:val="18"/>
                <w:szCs w:val="18"/>
              </w:rPr>
              <w:t>ㅇ</w:t>
            </w:r>
          </w:p>
        </w:tc>
      </w:tr>
    </w:tbl>
    <w:p w14:paraId="375C4231" w14:textId="77777777" w:rsidR="005903FC" w:rsidRPr="00540FC5" w:rsidRDefault="005903FC" w:rsidP="005903FC">
      <w:pPr>
        <w:pStyle w:val="a3"/>
        <w:numPr>
          <w:ilvl w:val="0"/>
          <w:numId w:val="0"/>
        </w:numPr>
        <w:ind w:left="1134"/>
      </w:pPr>
      <w:bookmarkStart w:id="9" w:name="_Toc4754138"/>
    </w:p>
    <w:p w14:paraId="5E1A1D30" w14:textId="4B08B049" w:rsidR="007B46B2" w:rsidRDefault="007D071B" w:rsidP="00F34ACF">
      <w:pPr>
        <w:pStyle w:val="-3"/>
        <w:numPr>
          <w:ilvl w:val="2"/>
          <w:numId w:val="3"/>
        </w:numPr>
        <w:ind w:leftChars="283" w:left="1077" w:hanging="511"/>
        <w:rPr>
          <w:rFonts w:ascii="Calibri" w:hAnsi="Calibri" w:cs="Calibri"/>
        </w:rPr>
      </w:pPr>
      <w:r>
        <w:rPr>
          <w:rFonts w:ascii="Calibri" w:hAnsi="Calibri" w:cs="Calibri" w:hint="eastAsia"/>
        </w:rPr>
        <w:t>전시</w:t>
      </w:r>
      <w:r>
        <w:rPr>
          <w:rFonts w:ascii="Calibri" w:hAnsi="Calibri" w:cs="Calibri" w:hint="eastAsia"/>
        </w:rPr>
        <w:t xml:space="preserve"> </w:t>
      </w:r>
      <w:r w:rsidR="007B46B2">
        <w:rPr>
          <w:rFonts w:ascii="Calibri" w:hAnsi="Calibri" w:cs="Calibri" w:hint="eastAsia"/>
        </w:rPr>
        <w:t>페이지</w:t>
      </w:r>
      <w:r w:rsidR="007B46B2">
        <w:rPr>
          <w:rFonts w:ascii="Calibri" w:hAnsi="Calibri" w:cs="Calibri" w:hint="eastAsia"/>
        </w:rPr>
        <w:t xml:space="preserve"> </w:t>
      </w:r>
      <w:r w:rsidR="007B46B2">
        <w:rPr>
          <w:rFonts w:ascii="Calibri" w:hAnsi="Calibri" w:cs="Calibri" w:hint="eastAsia"/>
        </w:rPr>
        <w:t>관리</w:t>
      </w:r>
      <w:bookmarkEnd w:id="9"/>
    </w:p>
    <w:p w14:paraId="39B777EA" w14:textId="77777777" w:rsidR="008E7056" w:rsidRPr="00540FC5" w:rsidRDefault="008E7056" w:rsidP="000B21DE">
      <w:pPr>
        <w:pStyle w:val="a3"/>
      </w:pPr>
      <w:r>
        <w:rPr>
          <w:rFonts w:hint="eastAsia"/>
        </w:rPr>
        <w:t>B</w:t>
      </w:r>
      <w:r>
        <w:t xml:space="preserve">O </w:t>
      </w:r>
      <w:r>
        <w:rPr>
          <w:rFonts w:hint="eastAsia"/>
        </w:rPr>
        <w:t xml:space="preserve">내 </w:t>
      </w:r>
      <w:r>
        <w:t>‘</w:t>
      </w:r>
      <w:r>
        <w:rPr>
          <w:rFonts w:hint="eastAsia"/>
        </w:rPr>
        <w:t>전시 페이지 관리</w:t>
      </w:r>
      <w:r>
        <w:t>’</w:t>
      </w:r>
      <w:r>
        <w:rPr>
          <w:rFonts w:hint="eastAsia"/>
        </w:rPr>
        <w:t>에서</w:t>
      </w:r>
      <w:r>
        <w:t xml:space="preserve"> </w:t>
      </w:r>
      <w:r>
        <w:rPr>
          <w:rFonts w:hint="eastAsia"/>
        </w:rPr>
        <w:t>전시 페이지와 템플릿을 연결한 후 각 코너를 구성하는 콘텐츠를 등록할 수 있다.</w:t>
      </w:r>
    </w:p>
    <w:p w14:paraId="230B2098" w14:textId="5F3F8BCB" w:rsidR="008E7056" w:rsidRDefault="008E7056" w:rsidP="000B21DE">
      <w:pPr>
        <w:pStyle w:val="a3"/>
      </w:pPr>
      <w:r>
        <w:rPr>
          <w:rFonts w:hint="eastAsia"/>
        </w:rPr>
        <w:t>전시 페이지 관리의 주요 페이지 유형은 띠배너,</w:t>
      </w:r>
      <w:r>
        <w:t xml:space="preserve"> </w:t>
      </w:r>
      <w:r>
        <w:rPr>
          <w:rFonts w:hint="eastAsia"/>
        </w:rPr>
        <w:t>메인,</w:t>
      </w:r>
      <w:r>
        <w:t xml:space="preserve"> GNB </w:t>
      </w:r>
      <w:r>
        <w:rPr>
          <w:rFonts w:hint="eastAsia"/>
        </w:rPr>
        <w:t>카테고리 배너,</w:t>
      </w:r>
      <w:r>
        <w:t xml:space="preserve"> GNB </w:t>
      </w:r>
      <w:r>
        <w:rPr>
          <w:rFonts w:hint="eastAsia"/>
        </w:rPr>
        <w:t>특화코너,</w:t>
      </w:r>
      <w:r>
        <w:t xml:space="preserve"> </w:t>
      </w:r>
      <w:r>
        <w:rPr>
          <w:rFonts w:hint="eastAsia"/>
        </w:rPr>
        <w:t>플라이배너,</w:t>
      </w:r>
      <w:r>
        <w:t xml:space="preserve"> </w:t>
      </w:r>
      <w:r>
        <w:rPr>
          <w:rFonts w:hint="eastAsia"/>
        </w:rPr>
        <w:t>이벤트 목록,</w:t>
      </w:r>
      <w:r>
        <w:t xml:space="preserve"> </w:t>
      </w:r>
      <w:r>
        <w:rPr>
          <w:rFonts w:hint="eastAsia"/>
        </w:rPr>
        <w:t>런칭캘린더 목록,</w:t>
      </w:r>
      <w:r>
        <w:t xml:space="preserve"> </w:t>
      </w:r>
      <w:r>
        <w:rPr>
          <w:rFonts w:hint="eastAsia"/>
        </w:rPr>
        <w:t>브랜드 목록,</w:t>
      </w:r>
      <w:r>
        <w:t xml:space="preserve"> </w:t>
      </w:r>
      <w:r>
        <w:rPr>
          <w:rFonts w:hint="eastAsia"/>
        </w:rPr>
        <w:t>상품</w:t>
      </w:r>
      <w:r>
        <w:rPr>
          <w:rFonts w:hint="eastAsia"/>
        </w:rPr>
        <w:lastRenderedPageBreak/>
        <w:t>상세가 있다.</w:t>
      </w:r>
    </w:p>
    <w:p w14:paraId="2D7B9AFE" w14:textId="692CB312" w:rsidR="00032433" w:rsidRDefault="00B332BD" w:rsidP="000B21DE">
      <w:pPr>
        <w:pStyle w:val="a3"/>
      </w:pPr>
      <w:r>
        <w:rPr>
          <w:rFonts w:hint="eastAsia"/>
        </w:rPr>
        <w:t>전시 페이지는 관리자 권한으로 삭제할 수 없으며 사용여부를 설정하여 관리해야 한다.</w:t>
      </w:r>
    </w:p>
    <w:p w14:paraId="72DEAF2C" w14:textId="77777777" w:rsidR="005A55EE" w:rsidRDefault="005A55EE" w:rsidP="005A55EE">
      <w:pPr>
        <w:pStyle w:val="a3"/>
        <w:numPr>
          <w:ilvl w:val="0"/>
          <w:numId w:val="0"/>
        </w:numPr>
        <w:ind w:left="1134"/>
      </w:pPr>
    </w:p>
    <w:tbl>
      <w:tblPr>
        <w:tblStyle w:val="a9"/>
        <w:tblpPr w:leftFromText="142" w:rightFromText="142" w:vertAnchor="text" w:horzAnchor="margin" w:tblpX="529" w:tblpY="-33"/>
        <w:tblW w:w="5000" w:type="pct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105"/>
        <w:gridCol w:w="6912"/>
      </w:tblGrid>
      <w:tr w:rsidR="001D0E49" w:rsidRPr="00A06121" w14:paraId="0721BFEE" w14:textId="77777777" w:rsidTr="00EF6C24">
        <w:tc>
          <w:tcPr>
            <w:tcW w:w="1167" w:type="pct"/>
            <w:shd w:val="clear" w:color="auto" w:fill="D9D9D9" w:themeFill="background1" w:themeFillShade="D9"/>
          </w:tcPr>
          <w:p w14:paraId="3E25B60C" w14:textId="77777777" w:rsidR="001D0E49" w:rsidRPr="007A26F9" w:rsidRDefault="001D0E49" w:rsidP="003117D7">
            <w:pPr>
              <w:spacing w:line="276" w:lineRule="auto"/>
              <w:ind w:left="180" w:hanging="180"/>
              <w:jc w:val="center"/>
              <w:rPr>
                <w:rFonts w:ascii="바탕" w:hAnsi="바탕"/>
                <w:sz w:val="18"/>
                <w:szCs w:val="18"/>
              </w:rPr>
            </w:pPr>
            <w:r w:rsidRPr="007A26F9">
              <w:rPr>
                <w:rFonts w:ascii="바탕" w:hAnsi="바탕" w:hint="eastAsia"/>
                <w:sz w:val="18"/>
                <w:szCs w:val="18"/>
              </w:rPr>
              <w:t>구분</w:t>
            </w:r>
          </w:p>
        </w:tc>
        <w:tc>
          <w:tcPr>
            <w:tcW w:w="3833" w:type="pct"/>
            <w:shd w:val="clear" w:color="auto" w:fill="D9D9D9" w:themeFill="background1" w:themeFillShade="D9"/>
          </w:tcPr>
          <w:p w14:paraId="47C5B79C" w14:textId="77777777" w:rsidR="001D0E49" w:rsidRPr="007A26F9" w:rsidRDefault="001D0E49" w:rsidP="003117D7">
            <w:pPr>
              <w:spacing w:line="276" w:lineRule="auto"/>
              <w:ind w:left="180" w:hanging="180"/>
              <w:jc w:val="center"/>
              <w:rPr>
                <w:rFonts w:ascii="바탕" w:hAnsi="바탕"/>
                <w:sz w:val="18"/>
                <w:szCs w:val="18"/>
              </w:rPr>
            </w:pPr>
            <w:r w:rsidRPr="007A26F9">
              <w:rPr>
                <w:rFonts w:ascii="바탕" w:hAnsi="바탕"/>
                <w:sz w:val="18"/>
                <w:szCs w:val="18"/>
              </w:rPr>
              <w:t>개요</w:t>
            </w:r>
          </w:p>
        </w:tc>
      </w:tr>
      <w:tr w:rsidR="001D0E49" w:rsidRPr="00A06121" w14:paraId="195326FE" w14:textId="77777777" w:rsidTr="00EF6C24">
        <w:tc>
          <w:tcPr>
            <w:tcW w:w="1167" w:type="pct"/>
            <w:vAlign w:val="center"/>
          </w:tcPr>
          <w:p w14:paraId="1C04BCDF" w14:textId="49E5FEC1" w:rsidR="001D0E49" w:rsidRPr="007A26F9" w:rsidRDefault="00BB75A2" w:rsidP="003117D7"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상단 </w:t>
            </w:r>
            <w:r w:rsidR="001D0E49" w:rsidRPr="007A26F9">
              <w:rPr>
                <w:rFonts w:asciiTheme="minorHAnsi" w:eastAsiaTheme="minorHAnsi" w:hAnsiTheme="minorHAnsi" w:hint="eastAsia"/>
                <w:sz w:val="18"/>
                <w:szCs w:val="18"/>
              </w:rPr>
              <w:t>띠배너</w:t>
            </w:r>
          </w:p>
        </w:tc>
        <w:tc>
          <w:tcPr>
            <w:tcW w:w="3833" w:type="pct"/>
          </w:tcPr>
          <w:p w14:paraId="65DEF152" w14:textId="77777777" w:rsidR="001D0E49" w:rsidRDefault="007A26F9" w:rsidP="003117D7">
            <w:pPr>
              <w:jc w:val="left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7A26F9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사이트 최상단에 위치하여 </w:t>
            </w:r>
            <w:r w:rsidR="006D7F9A">
              <w:rPr>
                <w:rFonts w:asciiTheme="minorHAnsi" w:eastAsiaTheme="minorHAnsi" w:hAnsiTheme="minorHAnsi" w:hint="eastAsia"/>
                <w:sz w:val="18"/>
                <w:szCs w:val="18"/>
              </w:rPr>
              <w:t>사용자의 주목도가 높은 영역이다.</w:t>
            </w:r>
          </w:p>
          <w:p w14:paraId="6BF6E9D2" w14:textId="5115197F" w:rsidR="006D7F9A" w:rsidRDefault="006D7F9A" w:rsidP="003117D7">
            <w:pPr>
              <w:jc w:val="left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띠배너 활용 목적에 따라 세</w:t>
            </w:r>
            <w:r w:rsidR="007C3C8A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형태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로 운영할 수 있으며,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1개만 전시 가능하다.</w:t>
            </w:r>
          </w:p>
          <w:p w14:paraId="7CCE81B6" w14:textId="777B143B" w:rsidR="006D7F9A" w:rsidRPr="007A26F9" w:rsidRDefault="006D7F9A" w:rsidP="003117D7">
            <w:pPr>
              <w:jc w:val="left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1) 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공지형: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중요 공지</w:t>
            </w:r>
            <w:r w:rsidR="00E13653">
              <w:rPr>
                <w:rFonts w:asciiTheme="minorHAnsi" w:eastAsiaTheme="minorHAnsi" w:hAnsiTheme="minorHAnsi" w:hint="eastAsia"/>
                <w:sz w:val="18"/>
                <w:szCs w:val="18"/>
              </w:rPr>
              <w:t>사항을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노출하는 유형으로 </w:t>
            </w:r>
            <w:r w:rsidR="00E13653">
              <w:rPr>
                <w:rFonts w:asciiTheme="minorHAnsi" w:eastAsiaTheme="minorHAnsi" w:hAnsiTheme="minorHAnsi" w:hint="eastAsia"/>
                <w:sz w:val="18"/>
                <w:szCs w:val="18"/>
              </w:rPr>
              <w:t>높이가 낮은 형태다.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br/>
              <w:t xml:space="preserve">2) 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이벤트형:</w:t>
            </w:r>
            <w:r w:rsidR="00E13653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="00E13653">
              <w:rPr>
                <w:rFonts w:asciiTheme="minorHAnsi" w:eastAsiaTheme="minorHAnsi" w:hAnsiTheme="minorHAnsi" w:hint="eastAsia"/>
                <w:sz w:val="18"/>
                <w:szCs w:val="18"/>
              </w:rPr>
              <w:t>이벤트 홍보용으로 사용하는 일반적인 띠배너 형태다.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br/>
              <w:t xml:space="preserve">3) 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확장형:</w:t>
            </w:r>
            <w:r w:rsidR="00E13653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="00E13653">
              <w:rPr>
                <w:rFonts w:asciiTheme="minorHAnsi" w:eastAsiaTheme="minorHAnsi" w:hAnsiTheme="minorHAnsi" w:hint="eastAsia"/>
                <w:sz w:val="18"/>
                <w:szCs w:val="18"/>
              </w:rPr>
              <w:t>배너 클릭 시</w:t>
            </w:r>
            <w:r w:rsidR="00E13653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="00E13653">
              <w:rPr>
                <w:rFonts w:asciiTheme="minorHAnsi" w:eastAsiaTheme="minorHAnsi" w:hAnsiTheme="minorHAnsi" w:hint="eastAsia"/>
                <w:sz w:val="18"/>
                <w:szCs w:val="18"/>
              </w:rPr>
              <w:t>확장된 띠배너 영역에 프로모션 동영상 및 연관상품이 함께 노출되는 형</w:t>
            </w:r>
            <w:r w:rsidR="007C3C8A">
              <w:rPr>
                <w:rFonts w:asciiTheme="minorHAnsi" w:eastAsiaTheme="minorHAnsi" w:hAnsiTheme="minorHAnsi" w:hint="eastAsia"/>
                <w:sz w:val="18"/>
                <w:szCs w:val="18"/>
              </w:rPr>
              <w:t>태다.</w:t>
            </w:r>
          </w:p>
        </w:tc>
      </w:tr>
      <w:tr w:rsidR="001D0E49" w:rsidRPr="00A06121" w14:paraId="54BA6276" w14:textId="77777777" w:rsidTr="00EF6C24">
        <w:tc>
          <w:tcPr>
            <w:tcW w:w="1167" w:type="pct"/>
            <w:vAlign w:val="center"/>
          </w:tcPr>
          <w:p w14:paraId="34CCC249" w14:textId="77777777" w:rsidR="001D0E49" w:rsidRPr="007A26F9" w:rsidRDefault="001D0E49" w:rsidP="003117D7">
            <w:pPr>
              <w:wordWrap/>
              <w:autoSpaceDE/>
              <w:autoSpaceDN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7A26F9">
              <w:rPr>
                <w:rFonts w:asciiTheme="minorHAnsi" w:eastAsiaTheme="minorHAnsi" w:hAnsiTheme="minorHAnsi"/>
                <w:sz w:val="18"/>
                <w:szCs w:val="18"/>
              </w:rPr>
              <w:t>메인</w:t>
            </w:r>
          </w:p>
        </w:tc>
        <w:tc>
          <w:tcPr>
            <w:tcW w:w="3833" w:type="pct"/>
          </w:tcPr>
          <w:p w14:paraId="2E464688" w14:textId="4AA0B7B1" w:rsidR="001D0E49" w:rsidRPr="007A26F9" w:rsidRDefault="007A26F9" w:rsidP="003117D7">
            <w:pPr>
              <w:wordWrap/>
              <w:autoSpaceDE/>
              <w:autoSpaceDN/>
              <w:jc w:val="left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7A26F9">
              <w:rPr>
                <w:rFonts w:asciiTheme="minorHAnsi" w:eastAsiaTheme="minorHAnsi" w:hAnsiTheme="minorHAnsi" w:hint="eastAsia"/>
                <w:sz w:val="18"/>
                <w:szCs w:val="18"/>
              </w:rPr>
              <w:t>사이트</w:t>
            </w:r>
            <w:r w:rsidR="001D0E49" w:rsidRPr="007A26F9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이용 고객이 가장 처음 보는 화면으로, </w:t>
            </w:r>
            <w:r w:rsidRPr="007A26F9">
              <w:rPr>
                <w:rFonts w:asciiTheme="minorHAnsi" w:eastAsiaTheme="minorHAnsi" w:hAnsiTheme="minorHAnsi" w:hint="eastAsia"/>
                <w:sz w:val="18"/>
                <w:szCs w:val="18"/>
              </w:rPr>
              <w:t>사이트</w:t>
            </w:r>
            <w:r w:rsidR="001D0E49" w:rsidRPr="007A26F9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에 대한 첫인상을 </w:t>
            </w:r>
            <w:r w:rsidR="006D7F9A">
              <w:rPr>
                <w:rFonts w:asciiTheme="minorHAnsi" w:eastAsiaTheme="minorHAnsi" w:hAnsiTheme="minorHAnsi" w:hint="eastAsia"/>
                <w:sz w:val="18"/>
                <w:szCs w:val="18"/>
              </w:rPr>
              <w:t>결</w:t>
            </w:r>
            <w:r w:rsidR="001D0E49" w:rsidRPr="007A26F9">
              <w:rPr>
                <w:rFonts w:asciiTheme="minorHAnsi" w:eastAsiaTheme="minorHAnsi" w:hAnsiTheme="minorHAnsi" w:hint="eastAsia"/>
                <w:sz w:val="18"/>
                <w:szCs w:val="18"/>
              </w:rPr>
              <w:t>정하는 중요한 페이지이다.</w:t>
            </w:r>
          </w:p>
          <w:p w14:paraId="590CAB58" w14:textId="4BCE4626" w:rsidR="001D0E49" w:rsidRPr="007A26F9" w:rsidRDefault="001D0E49" w:rsidP="003117D7">
            <w:pPr>
              <w:pStyle w:val="af4"/>
              <w:wordWrap/>
              <w:autoSpaceDE/>
              <w:autoSpaceDN/>
              <w:ind w:leftChars="0" w:left="0"/>
              <w:jc w:val="left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7A26F9">
              <w:rPr>
                <w:rFonts w:asciiTheme="minorHAnsi" w:eastAsiaTheme="minorHAnsi" w:hAnsiTheme="minorHAnsi" w:hint="eastAsia"/>
                <w:sz w:val="18"/>
                <w:szCs w:val="18"/>
              </w:rPr>
              <w:t>메인 페이지는</w:t>
            </w:r>
            <w:r w:rsidRPr="007A26F9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A-RT,</w:t>
            </w:r>
            <w:r w:rsidRPr="007A26F9"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  <w:r w:rsidRPr="007A26F9">
              <w:rPr>
                <w:rFonts w:asciiTheme="minorEastAsia" w:eastAsiaTheme="minorEastAsia" w:hAnsiTheme="minorEastAsia" w:hint="eastAsia"/>
                <w:sz w:val="18"/>
                <w:szCs w:val="18"/>
              </w:rPr>
              <w:t>ABC-MART,</w:t>
            </w:r>
            <w:r w:rsidRPr="007A26F9"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  <w:r w:rsidRPr="007A26F9">
              <w:rPr>
                <w:rFonts w:asciiTheme="minorEastAsia" w:eastAsiaTheme="minorEastAsia" w:hAnsiTheme="minorEastAsia" w:hint="eastAsia"/>
                <w:sz w:val="18"/>
                <w:szCs w:val="18"/>
              </w:rPr>
              <w:t>GRAND STAGE,</w:t>
            </w:r>
            <w:r w:rsidRPr="007A26F9"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  <w:r w:rsidRPr="007A26F9">
              <w:rPr>
                <w:rFonts w:asciiTheme="minorEastAsia" w:eastAsiaTheme="minorEastAsia" w:hAnsiTheme="minorEastAsia" w:hint="eastAsia"/>
                <w:sz w:val="18"/>
                <w:szCs w:val="18"/>
              </w:rPr>
              <w:t>ON THE SPOT</w:t>
            </w:r>
            <w:r w:rsidR="007A26F9" w:rsidRPr="007A26F9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각각의 채널 </w:t>
            </w:r>
            <w:r w:rsidRPr="007A26F9">
              <w:rPr>
                <w:rFonts w:asciiTheme="minorHAnsi" w:eastAsiaTheme="minorHAnsi" w:hAnsiTheme="minorHAnsi" w:hint="eastAsia"/>
                <w:sz w:val="18"/>
                <w:szCs w:val="18"/>
              </w:rPr>
              <w:t>별 메인</w:t>
            </w:r>
            <w:r w:rsidR="007A26F9" w:rsidRPr="007A26F9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</w:t>
            </w:r>
            <w:r w:rsidRPr="007A26F9">
              <w:rPr>
                <w:rFonts w:asciiTheme="minorHAnsi" w:eastAsiaTheme="minorHAnsi" w:hAnsiTheme="minorHAnsi" w:hint="eastAsia"/>
                <w:sz w:val="18"/>
                <w:szCs w:val="18"/>
              </w:rPr>
              <w:t>페이지가 존재한다.</w:t>
            </w:r>
          </w:p>
          <w:p w14:paraId="561623F0" w14:textId="69B92021" w:rsidR="001D0E49" w:rsidRPr="007A26F9" w:rsidRDefault="001D0E49" w:rsidP="003117D7">
            <w:pPr>
              <w:pStyle w:val="af4"/>
              <w:wordWrap/>
              <w:autoSpaceDE/>
              <w:autoSpaceDN/>
              <w:ind w:leftChars="0" w:left="0"/>
              <w:jc w:val="left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7A26F9">
              <w:rPr>
                <w:rFonts w:asciiTheme="minorHAnsi" w:eastAsiaTheme="minorHAnsi" w:hAnsiTheme="minorHAnsi" w:hint="eastAsia"/>
                <w:sz w:val="18"/>
                <w:szCs w:val="18"/>
              </w:rPr>
              <w:t>각각의 메인 화면은 별도로</w:t>
            </w:r>
            <w:r w:rsidRPr="007A26F9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7A26F9">
              <w:rPr>
                <w:rFonts w:asciiTheme="minorHAnsi" w:eastAsiaTheme="minorHAnsi" w:hAnsiTheme="minorHAnsi" w:hint="eastAsia"/>
                <w:sz w:val="18"/>
                <w:szCs w:val="18"/>
              </w:rPr>
              <w:t>관리한다.</w:t>
            </w:r>
            <w:r w:rsidRPr="007A26F9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</w:p>
          <w:p w14:paraId="2A6D8747" w14:textId="7E128334" w:rsidR="001D0E49" w:rsidRPr="007A26F9" w:rsidRDefault="001D0E49" w:rsidP="003117D7">
            <w:pPr>
              <w:pStyle w:val="af4"/>
              <w:wordWrap/>
              <w:autoSpaceDE/>
              <w:autoSpaceDN/>
              <w:ind w:leftChars="0" w:left="0"/>
              <w:jc w:val="left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7A26F9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이용고객의 목적을 충족시킬 수 있는 </w:t>
            </w:r>
            <w:r w:rsidR="007A26F9" w:rsidRPr="007A26F9">
              <w:rPr>
                <w:rFonts w:asciiTheme="minorHAnsi" w:eastAsiaTheme="minorHAnsi" w:hAnsiTheme="minorHAnsi" w:hint="eastAsia"/>
                <w:sz w:val="18"/>
                <w:szCs w:val="18"/>
              </w:rPr>
              <w:t>콘</w:t>
            </w:r>
            <w:r w:rsidRPr="007A26F9">
              <w:rPr>
                <w:rFonts w:asciiTheme="minorHAnsi" w:eastAsiaTheme="minorHAnsi" w:hAnsiTheme="minorHAnsi" w:hint="eastAsia"/>
                <w:sz w:val="18"/>
                <w:szCs w:val="18"/>
              </w:rPr>
              <w:t>텐츠를 제공한다.</w:t>
            </w:r>
          </w:p>
          <w:p w14:paraId="46EB8782" w14:textId="27404D57" w:rsidR="001D0E49" w:rsidRPr="007A26F9" w:rsidRDefault="001D0E49" w:rsidP="003117D7">
            <w:pPr>
              <w:pStyle w:val="af4"/>
              <w:wordWrap/>
              <w:autoSpaceDE/>
              <w:autoSpaceDN/>
              <w:ind w:leftChars="0" w:left="0"/>
              <w:jc w:val="left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7A26F9">
              <w:rPr>
                <w:rFonts w:asciiTheme="minorHAnsi" w:eastAsiaTheme="minorHAnsi" w:hAnsiTheme="minorHAnsi" w:hint="eastAsia"/>
                <w:sz w:val="18"/>
                <w:szCs w:val="18"/>
              </w:rPr>
              <w:t>주요 서비스 및 페이지로 이동이 원활할 수 있는 게이트 역할을 한다.</w:t>
            </w:r>
          </w:p>
        </w:tc>
      </w:tr>
      <w:tr w:rsidR="001D0E49" w:rsidRPr="00A06121" w14:paraId="3FDE7F63" w14:textId="77777777" w:rsidTr="00EF6C24">
        <w:tc>
          <w:tcPr>
            <w:tcW w:w="1167" w:type="pct"/>
            <w:vAlign w:val="center"/>
          </w:tcPr>
          <w:p w14:paraId="3F92C3B9" w14:textId="5F493D61" w:rsidR="001D0E49" w:rsidRPr="007A26F9" w:rsidRDefault="007C3C8A" w:rsidP="003117D7">
            <w:pPr>
              <w:wordWrap/>
              <w:autoSpaceDE/>
              <w:autoSpaceDN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G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NB </w:t>
            </w:r>
            <w:r w:rsidR="00E00BAC">
              <w:rPr>
                <w:rFonts w:asciiTheme="minorHAnsi" w:eastAsiaTheme="minorHAnsi" w:hAnsiTheme="minorHAnsi" w:hint="eastAsia"/>
                <w:sz w:val="18"/>
                <w:szCs w:val="18"/>
              </w:rPr>
              <w:t>카테고리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배너</w:t>
            </w:r>
          </w:p>
        </w:tc>
        <w:tc>
          <w:tcPr>
            <w:tcW w:w="3833" w:type="pct"/>
          </w:tcPr>
          <w:p w14:paraId="7C6B6A6B" w14:textId="03F412C9" w:rsidR="001D0E49" w:rsidRPr="007A26F9" w:rsidRDefault="007C3C8A" w:rsidP="003117D7">
            <w:pPr>
              <w:wordWrap/>
              <w:autoSpaceDE/>
              <w:autoSpaceDN/>
              <w:jc w:val="left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카테고리에 마우스오버 시 카테고리와 관련된 프로모션 정보를 노출할 수 있는 배너영역이다.</w:t>
            </w:r>
          </w:p>
        </w:tc>
      </w:tr>
      <w:tr w:rsidR="001D0E49" w:rsidRPr="00A06121" w14:paraId="629B553B" w14:textId="77777777" w:rsidTr="00EF6C24">
        <w:tc>
          <w:tcPr>
            <w:tcW w:w="1167" w:type="pct"/>
            <w:vAlign w:val="center"/>
          </w:tcPr>
          <w:p w14:paraId="55C9BDD3" w14:textId="5BDC83B1" w:rsidR="001D0E49" w:rsidRPr="007A26F9" w:rsidRDefault="007C3C8A" w:rsidP="003117D7">
            <w:pPr>
              <w:wordWrap/>
              <w:autoSpaceDE/>
              <w:autoSpaceDN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G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NB</w:t>
            </w:r>
            <w:r w:rsidR="001D0E49" w:rsidRPr="007A26F9">
              <w:rPr>
                <w:rFonts w:asciiTheme="minorHAnsi" w:eastAsiaTheme="minorHAnsi" w:hAnsiTheme="minorHAnsi" w:hint="eastAsia"/>
                <w:sz w:val="18"/>
                <w:szCs w:val="18"/>
              </w:rPr>
              <w:t>특화</w:t>
            </w:r>
            <w:r w:rsidR="001D0E49" w:rsidRPr="007A26F9">
              <w:rPr>
                <w:rFonts w:asciiTheme="minorHAnsi" w:eastAsiaTheme="minorHAnsi" w:hAnsiTheme="minorHAnsi"/>
                <w:sz w:val="18"/>
                <w:szCs w:val="18"/>
              </w:rPr>
              <w:t>코너</w:t>
            </w:r>
          </w:p>
        </w:tc>
        <w:tc>
          <w:tcPr>
            <w:tcW w:w="3833" w:type="pct"/>
          </w:tcPr>
          <w:p w14:paraId="37841EB8" w14:textId="77777777" w:rsidR="001D0E49" w:rsidRPr="007A26F9" w:rsidRDefault="001D0E49" w:rsidP="003117D7">
            <w:pPr>
              <w:jc w:val="left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7A26F9">
              <w:rPr>
                <w:rFonts w:asciiTheme="minorHAnsi" w:eastAsiaTheme="minorHAnsi" w:hAnsiTheme="minorHAnsi" w:hint="eastAsia"/>
                <w:sz w:val="18"/>
                <w:szCs w:val="18"/>
              </w:rPr>
              <w:t>사업적 목적에 따라 고객의 흥미를 유발할 수 있는 요소 및 혜택 정보 제공을 목적으로 만들어진 페이지이다. (예:</w:t>
            </w:r>
            <w:r w:rsidRPr="007A26F9">
              <w:rPr>
                <w:rFonts w:ascii="나눔고딕" w:eastAsia="나눔고딕" w:hAnsi="나눔고딕" w:cstheme="minorBidi" w:hint="eastAsia"/>
                <w:color w:val="FFFFFF" w:themeColor="background1"/>
                <w:spacing w:val="-12"/>
                <w:kern w:val="24"/>
                <w:sz w:val="18"/>
                <w:szCs w:val="18"/>
              </w:rPr>
              <w:t xml:space="preserve"> </w:t>
            </w:r>
            <w:r w:rsidRPr="007A26F9">
              <w:rPr>
                <w:rFonts w:asciiTheme="minorHAnsi" w:eastAsiaTheme="minorHAnsi" w:hAnsiTheme="minorHAnsi" w:hint="eastAsia"/>
                <w:sz w:val="18"/>
                <w:szCs w:val="18"/>
              </w:rPr>
              <w:t>BEST,</w:t>
            </w:r>
            <w:r w:rsidRPr="007A26F9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7A26F9">
              <w:rPr>
                <w:rFonts w:asciiTheme="minorHAnsi" w:eastAsiaTheme="minorHAnsi" w:hAnsiTheme="minorHAnsi" w:hint="eastAsia"/>
                <w:sz w:val="18"/>
                <w:szCs w:val="18"/>
              </w:rPr>
              <w:t>이벤트/쿠폰,</w:t>
            </w:r>
            <w:r w:rsidRPr="007A26F9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7A26F9">
              <w:rPr>
                <w:rFonts w:asciiTheme="minorHAnsi" w:eastAsiaTheme="minorHAnsi" w:hAnsiTheme="minorHAnsi" w:hint="eastAsia"/>
                <w:sz w:val="18"/>
                <w:szCs w:val="18"/>
              </w:rPr>
              <w:t>기획전,</w:t>
            </w:r>
            <w:r w:rsidRPr="007A26F9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7A26F9">
              <w:rPr>
                <w:rFonts w:asciiTheme="minorHAnsi" w:eastAsiaTheme="minorHAnsi" w:hAnsiTheme="minorHAnsi" w:hint="eastAsia"/>
                <w:sz w:val="18"/>
                <w:szCs w:val="18"/>
              </w:rPr>
              <w:t>HOT DEAL)</w:t>
            </w:r>
          </w:p>
        </w:tc>
      </w:tr>
      <w:tr w:rsidR="001D0E49" w:rsidRPr="00A06121" w14:paraId="662E37FC" w14:textId="77777777" w:rsidTr="00EF6C24">
        <w:tc>
          <w:tcPr>
            <w:tcW w:w="1167" w:type="pct"/>
            <w:vAlign w:val="center"/>
          </w:tcPr>
          <w:p w14:paraId="7C2190D8" w14:textId="404BDB6D" w:rsidR="001D0E49" w:rsidRPr="007A26F9" w:rsidRDefault="007C3C8A" w:rsidP="003117D7">
            <w:pPr>
              <w:wordWrap/>
              <w:autoSpaceDE/>
              <w:autoSpaceDN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플라이배너</w:t>
            </w:r>
          </w:p>
        </w:tc>
        <w:tc>
          <w:tcPr>
            <w:tcW w:w="3833" w:type="pct"/>
          </w:tcPr>
          <w:p w14:paraId="046E6F2D" w14:textId="06610634" w:rsidR="0016157C" w:rsidRDefault="0016157C" w:rsidP="0016157C">
            <w:pPr>
              <w:wordWrap/>
              <w:autoSpaceDE/>
              <w:autoSpaceDN/>
              <w:jc w:val="left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화면 우측에 고정으로 따라다니면서 고객의 최근 쇼핑정보(상품,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이벤트)를 보여준다.</w:t>
            </w:r>
          </w:p>
          <w:p w14:paraId="2EBEBB8F" w14:textId="317F8718" w:rsidR="001D0E49" w:rsidRPr="007A26F9" w:rsidRDefault="0016157C" w:rsidP="0016157C">
            <w:pPr>
              <w:wordWrap/>
              <w:autoSpaceDE/>
              <w:autoSpaceDN/>
              <w:jc w:val="left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플라이배너 하단에 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1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개의 배너를 전시할 수 있다.</w:t>
            </w:r>
          </w:p>
        </w:tc>
      </w:tr>
      <w:tr w:rsidR="001D0E49" w:rsidRPr="00A06121" w14:paraId="452520CA" w14:textId="77777777" w:rsidTr="00EF6C24">
        <w:tc>
          <w:tcPr>
            <w:tcW w:w="1167" w:type="pct"/>
            <w:vAlign w:val="center"/>
          </w:tcPr>
          <w:p w14:paraId="1626B2FD" w14:textId="775A33F4" w:rsidR="001D0E49" w:rsidRPr="007A26F9" w:rsidRDefault="007C3C8A" w:rsidP="003117D7">
            <w:pPr>
              <w:wordWrap/>
              <w:autoSpaceDE/>
              <w:autoSpaceDN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이벤트</w:t>
            </w:r>
            <w:r w:rsidR="0016157C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목록</w:t>
            </w:r>
          </w:p>
        </w:tc>
        <w:tc>
          <w:tcPr>
            <w:tcW w:w="3833" w:type="pct"/>
          </w:tcPr>
          <w:p w14:paraId="65AD51B9" w14:textId="3D0C6F46" w:rsidR="001D0E49" w:rsidRPr="007A26F9" w:rsidRDefault="00BB75A2" w:rsidP="003117D7">
            <w:pPr>
              <w:wordWrap/>
              <w:autoSpaceDE/>
              <w:autoSpaceDN/>
              <w:jc w:val="left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이벤트 정보를 모아</w:t>
            </w:r>
            <w:r w:rsidR="00CC7BDA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놓은 페이지로 </w:t>
            </w:r>
            <w:r w:rsidR="002D7735">
              <w:rPr>
                <w:rFonts w:asciiTheme="minorHAnsi" w:eastAsiaTheme="minorHAnsi" w:hAnsiTheme="minorHAnsi" w:hint="eastAsia"/>
                <w:sz w:val="18"/>
                <w:szCs w:val="18"/>
              </w:rPr>
              <w:t>상단에 빅배너를 등록할 수 있다.</w:t>
            </w:r>
          </w:p>
        </w:tc>
      </w:tr>
      <w:tr w:rsidR="001D0E49" w:rsidRPr="00A06121" w14:paraId="53188471" w14:textId="77777777" w:rsidTr="00EF6C24">
        <w:tc>
          <w:tcPr>
            <w:tcW w:w="1167" w:type="pct"/>
            <w:vAlign w:val="center"/>
          </w:tcPr>
          <w:p w14:paraId="3C67C584" w14:textId="4290AB55" w:rsidR="001D0E49" w:rsidRPr="007A26F9" w:rsidRDefault="007C3C8A" w:rsidP="003117D7">
            <w:pPr>
              <w:wordWrap/>
              <w:autoSpaceDE/>
              <w:autoSpaceDN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런칭캘린더 목록</w:t>
            </w:r>
          </w:p>
        </w:tc>
        <w:tc>
          <w:tcPr>
            <w:tcW w:w="3833" w:type="pct"/>
          </w:tcPr>
          <w:p w14:paraId="74113483" w14:textId="521EC961" w:rsidR="001D0E49" w:rsidRPr="007A26F9" w:rsidRDefault="00CC7BDA" w:rsidP="003117D7">
            <w:pPr>
              <w:wordWrap/>
              <w:autoSpaceDE/>
              <w:autoSpaceDN/>
              <w:jc w:val="left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런칭 예정 상품을 모아 놓은 페이지로 상단에 홍보용 배너를 등록할 수 있다.</w:t>
            </w:r>
          </w:p>
        </w:tc>
      </w:tr>
      <w:tr w:rsidR="002D7735" w:rsidRPr="00A06121" w14:paraId="1F538BFB" w14:textId="77777777" w:rsidTr="00EF6C24">
        <w:tc>
          <w:tcPr>
            <w:tcW w:w="1167" w:type="pct"/>
            <w:vAlign w:val="center"/>
          </w:tcPr>
          <w:p w14:paraId="2147B134" w14:textId="599279B1" w:rsidR="002D7735" w:rsidRDefault="002D7735" w:rsidP="003117D7"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브랜드 목록</w:t>
            </w:r>
          </w:p>
        </w:tc>
        <w:tc>
          <w:tcPr>
            <w:tcW w:w="3833" w:type="pct"/>
          </w:tcPr>
          <w:p w14:paraId="51F9EE81" w14:textId="77777777" w:rsidR="002D7735" w:rsidRDefault="002D7735" w:rsidP="003117D7">
            <w:pPr>
              <w:jc w:val="left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브랜드 게이트 페이지로 A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-RT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의 모든 브랜드를 한 곳에 모아볼 수 있다.</w:t>
            </w:r>
          </w:p>
          <w:p w14:paraId="5665ED75" w14:textId="6AA933A2" w:rsidR="002D7735" w:rsidRPr="007A26F9" w:rsidRDefault="002D7735" w:rsidP="003117D7">
            <w:pPr>
              <w:jc w:val="left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브랜드 목록 상단에 브랜드 로고를 1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0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개 이상 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5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개 단위로 추가하여 등록한다.</w:t>
            </w:r>
          </w:p>
        </w:tc>
      </w:tr>
      <w:tr w:rsidR="007C3C8A" w:rsidRPr="00A06121" w14:paraId="56E3EE00" w14:textId="77777777" w:rsidTr="00EF6C24">
        <w:tc>
          <w:tcPr>
            <w:tcW w:w="1167" w:type="pct"/>
            <w:vAlign w:val="center"/>
          </w:tcPr>
          <w:p w14:paraId="2ED53E9E" w14:textId="3E6AC568" w:rsidR="007C3C8A" w:rsidRDefault="007C3C8A" w:rsidP="003117D7"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상품상세</w:t>
            </w:r>
          </w:p>
        </w:tc>
        <w:tc>
          <w:tcPr>
            <w:tcW w:w="3833" w:type="pct"/>
          </w:tcPr>
          <w:p w14:paraId="45CFFB2E" w14:textId="2E033558" w:rsidR="007C3C8A" w:rsidRPr="007A26F9" w:rsidRDefault="00CC7BDA" w:rsidP="003117D7">
            <w:pPr>
              <w:jc w:val="left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상품의 상세정보를 노출하는 페이지로 사이트 컨셉에 따라 다른 형태의 템플릿을 적용하여 노출할 수 있다.</w:t>
            </w:r>
          </w:p>
        </w:tc>
      </w:tr>
    </w:tbl>
    <w:p w14:paraId="08B778A6" w14:textId="77777777" w:rsidR="00032433" w:rsidRPr="00032433" w:rsidRDefault="00032433" w:rsidP="000B21DE">
      <w:pPr>
        <w:pStyle w:val="a3"/>
        <w:numPr>
          <w:ilvl w:val="0"/>
          <w:numId w:val="0"/>
        </w:numPr>
        <w:ind w:left="1417"/>
      </w:pPr>
    </w:p>
    <w:p w14:paraId="10E64DB8" w14:textId="0C0D8CDF" w:rsidR="007B46B2" w:rsidRPr="009547D4" w:rsidRDefault="007B46B2" w:rsidP="007B46B2">
      <w:pPr>
        <w:pStyle w:val="-3"/>
        <w:numPr>
          <w:ilvl w:val="2"/>
          <w:numId w:val="3"/>
        </w:numPr>
        <w:ind w:leftChars="213" w:left="1078"/>
        <w:rPr>
          <w:rFonts w:ascii="Calibri" w:hAnsi="Calibri" w:cs="Calibri"/>
        </w:rPr>
      </w:pPr>
      <w:bookmarkStart w:id="10" w:name="_Toc4754139"/>
      <w:r>
        <w:rPr>
          <w:rFonts w:ascii="Calibri" w:hAnsi="Calibri" w:cs="Calibri" w:hint="eastAsia"/>
        </w:rPr>
        <w:t>전시</w:t>
      </w:r>
      <w:r>
        <w:rPr>
          <w:rFonts w:ascii="Calibri" w:hAnsi="Calibri" w:cs="Calibri" w:hint="eastAsia"/>
        </w:rPr>
        <w:t xml:space="preserve"> </w:t>
      </w:r>
      <w:r>
        <w:rPr>
          <w:rFonts w:ascii="Calibri" w:hAnsi="Calibri" w:cs="Calibri" w:hint="eastAsia"/>
        </w:rPr>
        <w:t>카테고리</w:t>
      </w:r>
      <w:r>
        <w:rPr>
          <w:rFonts w:ascii="Calibri" w:hAnsi="Calibri" w:cs="Calibri" w:hint="eastAsia"/>
        </w:rPr>
        <w:t xml:space="preserve"> </w:t>
      </w:r>
      <w:r>
        <w:rPr>
          <w:rFonts w:ascii="Calibri" w:hAnsi="Calibri" w:cs="Calibri" w:hint="eastAsia"/>
        </w:rPr>
        <w:t>관리</w:t>
      </w:r>
      <w:bookmarkEnd w:id="10"/>
    </w:p>
    <w:p w14:paraId="6B88F9CA" w14:textId="04C1352D" w:rsidR="00667A63" w:rsidRDefault="00667A63" w:rsidP="000B21DE">
      <w:pPr>
        <w:pStyle w:val="a3"/>
      </w:pPr>
      <w:r>
        <w:rPr>
          <w:rFonts w:hint="eastAsia"/>
        </w:rPr>
        <w:lastRenderedPageBreak/>
        <w:t>실제 서비스에 노출되는 카테고리로 운영자에 의해 관리된다.</w:t>
      </w:r>
      <w:r>
        <w:t xml:space="preserve"> </w:t>
      </w:r>
    </w:p>
    <w:p w14:paraId="3F3D95AB" w14:textId="321DCCFA" w:rsidR="00667A63" w:rsidRDefault="00667A63" w:rsidP="000B21DE">
      <w:pPr>
        <w:pStyle w:val="a3"/>
      </w:pPr>
      <w:r>
        <w:rPr>
          <w:rFonts w:hint="eastAsia"/>
        </w:rPr>
        <w:t>대</w:t>
      </w:r>
      <w:r>
        <w:t>카테고리는 영업적 이슈에 따른 주요 상품, 기획전, 배너 등의 노출코너 위주로 구성되어 운영/관리 요소가 많으며, 나머지 중/소 카테고리는 상품 리스팅 위주 구성으로 별도의 운영/관리 없이 자동 로직으로 운영된다.</w:t>
      </w:r>
    </w:p>
    <w:p w14:paraId="4C746B2D" w14:textId="77777777" w:rsidR="00B332BD" w:rsidRDefault="00667A63" w:rsidP="000B21DE">
      <w:pPr>
        <w:pStyle w:val="a3"/>
      </w:pPr>
      <w:r>
        <w:rPr>
          <w:rFonts w:hint="eastAsia"/>
        </w:rPr>
        <w:t>운영자 필요에 따라 추가</w:t>
      </w:r>
      <w:r w:rsidR="00B332BD">
        <w:t xml:space="preserve"> </w:t>
      </w:r>
      <w:r w:rsidR="00B332BD">
        <w:rPr>
          <w:rFonts w:hint="eastAsia"/>
        </w:rPr>
        <w:t xml:space="preserve">및 수정 </w:t>
      </w:r>
      <w:r>
        <w:rPr>
          <w:rFonts w:hint="eastAsia"/>
        </w:rPr>
        <w:t>가능하다</w:t>
      </w:r>
    </w:p>
    <w:p w14:paraId="29408580" w14:textId="4312E476" w:rsidR="00B332BD" w:rsidRDefault="00B332BD" w:rsidP="000B21DE">
      <w:pPr>
        <w:pStyle w:val="a3"/>
      </w:pPr>
      <w:r>
        <w:rPr>
          <w:rFonts w:hint="eastAsia"/>
        </w:rPr>
        <w:t>전시 카테고리는 관리자 권한으로 삭제할 수 없으며 사용여부를 설정하여 관리해야 한다.</w:t>
      </w:r>
    </w:p>
    <w:p w14:paraId="205348F4" w14:textId="7126F28B" w:rsidR="00BB75A2" w:rsidRDefault="00BB75A2" w:rsidP="000B21DE">
      <w:pPr>
        <w:pStyle w:val="a3"/>
      </w:pPr>
      <w:r>
        <w:rPr>
          <w:rFonts w:hint="eastAsia"/>
        </w:rPr>
        <w:t xml:space="preserve">전시 카테고리는 기본 최대 </w:t>
      </w:r>
      <w:r>
        <w:t>3Depth</w:t>
      </w:r>
      <w:r>
        <w:rPr>
          <w:rFonts w:hint="eastAsia"/>
        </w:rPr>
        <w:t>로 관리한다.</w:t>
      </w:r>
    </w:p>
    <w:p w14:paraId="498A43DA" w14:textId="2B7C99E8" w:rsidR="00BB75A2" w:rsidRDefault="00BB75A2" w:rsidP="000B21DE">
      <w:pPr>
        <w:pStyle w:val="a3"/>
      </w:pPr>
      <w:r>
        <w:rPr>
          <w:rFonts w:hint="eastAsia"/>
        </w:rPr>
        <w:t>A</w:t>
      </w:r>
      <w:r>
        <w:t>-RT</w:t>
      </w:r>
      <w:r>
        <w:rPr>
          <w:rFonts w:hint="eastAsia"/>
        </w:rPr>
        <w:t xml:space="preserve">의 경우 예외적으로 </w:t>
      </w:r>
      <w:r>
        <w:t>MEN, WOMEN, KIDS</w:t>
      </w:r>
      <w:r>
        <w:rPr>
          <w:rFonts w:hint="eastAsia"/>
        </w:rPr>
        <w:t>의</w:t>
      </w:r>
      <w:r>
        <w:t xml:space="preserve"> </w:t>
      </w:r>
      <w:r>
        <w:rPr>
          <w:rFonts w:hint="eastAsia"/>
        </w:rPr>
        <w:t xml:space="preserve">속성값을 대대카테고리로 가져가는 </w:t>
      </w:r>
      <w:r>
        <w:t>4Depth</w:t>
      </w:r>
      <w:r>
        <w:rPr>
          <w:rFonts w:hint="eastAsia"/>
        </w:rPr>
        <w:t>로 운영한다.</w:t>
      </w:r>
    </w:p>
    <w:p w14:paraId="66292110" w14:textId="508DF1B1" w:rsidR="009C4065" w:rsidRDefault="009C4065" w:rsidP="009C4065">
      <w:pPr>
        <w:pStyle w:val="a3"/>
      </w:pPr>
      <w:r>
        <w:rPr>
          <w:rFonts w:hint="eastAsia"/>
        </w:rPr>
        <w:t>L</w:t>
      </w:r>
      <w:r>
        <w:t>eaf Category</w:t>
      </w:r>
      <w:r>
        <w:rPr>
          <w:rFonts w:hint="eastAsia"/>
        </w:rPr>
        <w:t>는 말단 카테고리로,</w:t>
      </w:r>
      <w:r>
        <w:t xml:space="preserve"> </w:t>
      </w:r>
      <w:r>
        <w:rPr>
          <w:rFonts w:hint="eastAsia"/>
        </w:rPr>
        <w:t>하위 카테고리가 없으며 상품을 연결할 수 있는 카테고리다.</w:t>
      </w:r>
    </w:p>
    <w:p w14:paraId="317A71C9" w14:textId="38010D19" w:rsidR="00522E3E" w:rsidRDefault="00522E3E" w:rsidP="000B21DE">
      <w:pPr>
        <w:pStyle w:val="a3"/>
      </w:pPr>
      <w:r>
        <w:rPr>
          <w:rFonts w:hint="eastAsia"/>
        </w:rPr>
        <w:t>카테고리의 전시 순서를 변경할 수 있다.</w:t>
      </w:r>
    </w:p>
    <w:p w14:paraId="0D3BC3C7" w14:textId="34DBF0A0" w:rsidR="00B332BD" w:rsidRDefault="00B332BD" w:rsidP="000B21DE">
      <w:pPr>
        <w:pStyle w:val="a3"/>
      </w:pPr>
      <w:r>
        <w:rPr>
          <w:rFonts w:hint="eastAsia"/>
        </w:rPr>
        <w:t>카테고리별 검색필터 사용여부를 선택할 수 있다.</w:t>
      </w:r>
    </w:p>
    <w:p w14:paraId="147F26D1" w14:textId="51BE6D92" w:rsidR="00667A63" w:rsidRPr="001B4EF2" w:rsidRDefault="00667A63" w:rsidP="000B21DE">
      <w:pPr>
        <w:pStyle w:val="a3"/>
      </w:pPr>
      <w:r>
        <w:rPr>
          <w:rFonts w:hint="eastAsia"/>
        </w:rPr>
        <w:t>B</w:t>
      </w:r>
      <w:r>
        <w:t xml:space="preserve">O </w:t>
      </w:r>
      <w:r>
        <w:rPr>
          <w:rFonts w:hint="eastAsia"/>
        </w:rPr>
        <w:t xml:space="preserve">내 </w:t>
      </w:r>
      <w:r>
        <w:t>‘</w:t>
      </w:r>
      <w:r>
        <w:rPr>
          <w:rFonts w:hint="eastAsia"/>
        </w:rPr>
        <w:t>전시 카테고리 관리</w:t>
      </w:r>
      <w:r>
        <w:t>’</w:t>
      </w:r>
      <w:r>
        <w:rPr>
          <w:rFonts w:hint="eastAsia"/>
        </w:rPr>
        <w:t>에서</w:t>
      </w:r>
      <w:r>
        <w:t xml:space="preserve"> </w:t>
      </w:r>
      <w:r>
        <w:rPr>
          <w:rFonts w:hint="eastAsia"/>
        </w:rPr>
        <w:t>전시 카테고리와 템플릿을 연결한 후 각 코너를 구성하는 콘텐츠를 등록할 수 있다.</w:t>
      </w:r>
    </w:p>
    <w:p w14:paraId="5EF7B26A" w14:textId="599D38D7" w:rsidR="00697C8A" w:rsidRDefault="00697C8A" w:rsidP="000B21DE">
      <w:pPr>
        <w:pStyle w:val="a3"/>
        <w:numPr>
          <w:ilvl w:val="0"/>
          <w:numId w:val="0"/>
        </w:numPr>
        <w:ind w:left="1417"/>
      </w:pPr>
    </w:p>
    <w:p w14:paraId="3A108CC8" w14:textId="27F5EA48" w:rsidR="0094231C" w:rsidRDefault="00D21119" w:rsidP="00B620F1">
      <w:pPr>
        <w:pStyle w:val="-2"/>
        <w:numPr>
          <w:ilvl w:val="1"/>
          <w:numId w:val="3"/>
        </w:numPr>
        <w:ind w:leftChars="142" w:left="1106"/>
        <w:rPr>
          <w:rFonts w:ascii="Calibri" w:hAnsi="Calibri" w:cs="Calibri"/>
        </w:rPr>
      </w:pPr>
      <w:bookmarkStart w:id="11" w:name="_Toc4754140"/>
      <w:r>
        <w:rPr>
          <w:rFonts w:ascii="Calibri" w:hAnsi="Calibri" w:cs="Calibri" w:hint="eastAsia"/>
        </w:rPr>
        <w:t>전시</w:t>
      </w:r>
      <w:r>
        <w:rPr>
          <w:rFonts w:ascii="Calibri" w:hAnsi="Calibri" w:cs="Calibri" w:hint="eastAsia"/>
        </w:rPr>
        <w:t xml:space="preserve"> </w:t>
      </w:r>
      <w:r w:rsidR="00695E44">
        <w:rPr>
          <w:rFonts w:ascii="Calibri" w:hAnsi="Calibri" w:cs="Calibri" w:hint="eastAsia"/>
        </w:rPr>
        <w:t>코너</w:t>
      </w:r>
      <w:r w:rsidR="00B90E40">
        <w:rPr>
          <w:rFonts w:ascii="Calibri" w:hAnsi="Calibri" w:cs="Calibri" w:hint="eastAsia"/>
        </w:rPr>
        <w:t xml:space="preserve"> </w:t>
      </w:r>
      <w:r w:rsidR="00B90E40">
        <w:rPr>
          <w:rFonts w:ascii="Calibri" w:hAnsi="Calibri" w:cs="Calibri" w:hint="eastAsia"/>
        </w:rPr>
        <w:t>정의</w:t>
      </w:r>
      <w:bookmarkEnd w:id="11"/>
    </w:p>
    <w:p w14:paraId="0338E8A7" w14:textId="03A5ADA9" w:rsidR="00B620F1" w:rsidRPr="009547D4" w:rsidRDefault="00B620F1" w:rsidP="00F34ACF">
      <w:pPr>
        <w:pStyle w:val="-3"/>
        <w:numPr>
          <w:ilvl w:val="2"/>
          <w:numId w:val="3"/>
        </w:numPr>
        <w:ind w:leftChars="283" w:left="1077" w:hanging="511"/>
        <w:rPr>
          <w:rFonts w:ascii="Calibri" w:hAnsi="Calibri" w:cs="Calibri"/>
        </w:rPr>
      </w:pPr>
      <w:bookmarkStart w:id="12" w:name="_Toc4754141"/>
      <w:r>
        <w:rPr>
          <w:rFonts w:ascii="Calibri" w:hAnsi="Calibri" w:cs="Calibri" w:hint="eastAsia"/>
        </w:rPr>
        <w:t>전시</w:t>
      </w:r>
      <w:r>
        <w:rPr>
          <w:rFonts w:ascii="Calibri" w:hAnsi="Calibri" w:cs="Calibri" w:hint="eastAsia"/>
        </w:rPr>
        <w:t xml:space="preserve"> </w:t>
      </w:r>
      <w:r w:rsidR="00695E44">
        <w:rPr>
          <w:rFonts w:ascii="Calibri" w:hAnsi="Calibri" w:cs="Calibri" w:hint="eastAsia"/>
        </w:rPr>
        <w:t>코너</w:t>
      </w:r>
      <w:r>
        <w:rPr>
          <w:rFonts w:ascii="Calibri" w:hAnsi="Calibri" w:cs="Calibri" w:hint="eastAsia"/>
        </w:rPr>
        <w:t xml:space="preserve"> </w:t>
      </w:r>
      <w:r w:rsidR="00192BEE">
        <w:rPr>
          <w:rFonts w:ascii="Calibri" w:hAnsi="Calibri" w:cs="Calibri" w:hint="eastAsia"/>
        </w:rPr>
        <w:t>개요</w:t>
      </w:r>
      <w:bookmarkEnd w:id="12"/>
    </w:p>
    <w:p w14:paraId="54FF473D" w14:textId="69C1F1DD" w:rsidR="00B620F1" w:rsidRDefault="00A07717" w:rsidP="000B21DE">
      <w:pPr>
        <w:pStyle w:val="a3"/>
      </w:pPr>
      <w:r>
        <w:rPr>
          <w:rFonts w:hint="eastAsia"/>
        </w:rPr>
        <w:t>템플릿을</w:t>
      </w:r>
      <w:r w:rsidR="00B620F1">
        <w:t xml:space="preserve"> 구성하는 기본 단위이다.</w:t>
      </w:r>
    </w:p>
    <w:p w14:paraId="605CDD61" w14:textId="4BF3BC70" w:rsidR="00B620F1" w:rsidRDefault="00DF66A3" w:rsidP="000B21DE">
      <w:pPr>
        <w:pStyle w:val="a3"/>
      </w:pPr>
      <w:r>
        <w:rPr>
          <w:rFonts w:hint="eastAsia"/>
        </w:rPr>
        <w:t>하나의</w:t>
      </w:r>
      <w:r w:rsidR="00B620F1">
        <w:t xml:space="preserve"> </w:t>
      </w:r>
      <w:r w:rsidR="003E4682">
        <w:rPr>
          <w:rFonts w:hint="eastAsia"/>
        </w:rPr>
        <w:t>코너</w:t>
      </w:r>
      <w:r>
        <w:rPr>
          <w:rFonts w:hint="eastAsia"/>
        </w:rPr>
        <w:t>는</w:t>
      </w:r>
      <w:r w:rsidR="00B620F1">
        <w:t xml:space="preserve"> 한 개의 </w:t>
      </w:r>
      <w:r w:rsidR="003E4682">
        <w:rPr>
          <w:rFonts w:hint="eastAsia"/>
        </w:rPr>
        <w:t>세트</w:t>
      </w:r>
      <w:r w:rsidR="00B620F1">
        <w:t xml:space="preserve"> 또는 여러 개의 </w:t>
      </w:r>
      <w:r w:rsidR="003E4682">
        <w:rPr>
          <w:rFonts w:hint="eastAsia"/>
        </w:rPr>
        <w:t>세트</w:t>
      </w:r>
      <w:r w:rsidR="00B620F1">
        <w:t>로 구성할 수 있다</w:t>
      </w:r>
      <w:r w:rsidR="00540FC5">
        <w:t>.</w:t>
      </w:r>
    </w:p>
    <w:p w14:paraId="6090EFA6" w14:textId="1DC4D784" w:rsidR="00540FC5" w:rsidRDefault="00540FC5" w:rsidP="000B21DE">
      <w:pPr>
        <w:pStyle w:val="a3"/>
      </w:pPr>
      <w:r>
        <w:rPr>
          <w:rFonts w:hint="eastAsia"/>
        </w:rPr>
        <w:t xml:space="preserve">하나의 세트는 </w:t>
      </w:r>
      <w:r w:rsidR="00EF1ACE">
        <w:t>7</w:t>
      </w:r>
      <w:r>
        <w:rPr>
          <w:rFonts w:hint="eastAsia"/>
        </w:rPr>
        <w:t>개의 콘텐츠 유형(</w:t>
      </w:r>
      <w:r w:rsidR="00EF1ACE">
        <w:rPr>
          <w:rFonts w:hint="eastAsia"/>
        </w:rPr>
        <w:t>전시 세트명,</w:t>
      </w:r>
      <w:r w:rsidR="00EF1ACE">
        <w:t xml:space="preserve"> </w:t>
      </w:r>
      <w:r w:rsidR="00B56710">
        <w:rPr>
          <w:rFonts w:hint="eastAsia"/>
        </w:rPr>
        <w:t>상품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이미지,</w:t>
      </w:r>
      <w:r>
        <w:t xml:space="preserve"> </w:t>
      </w:r>
      <w:r>
        <w:rPr>
          <w:rFonts w:hint="eastAsia"/>
        </w:rPr>
        <w:t>동영상,</w:t>
      </w:r>
      <w:r>
        <w:t xml:space="preserve"> </w:t>
      </w:r>
      <w:r>
        <w:rPr>
          <w:rFonts w:hint="eastAsia"/>
        </w:rPr>
        <w:t>텍스트,</w:t>
      </w:r>
      <w:r>
        <w:t xml:space="preserve"> HTML, </w:t>
      </w:r>
      <w:r>
        <w:rPr>
          <w:rFonts w:hint="eastAsia"/>
        </w:rPr>
        <w:t>개발콘텐츠)을 조합하여 구성할 수 있</w:t>
      </w:r>
      <w:r w:rsidR="001412AA">
        <w:rPr>
          <w:rFonts w:hint="eastAsia"/>
        </w:rPr>
        <w:t>다.</w:t>
      </w:r>
    </w:p>
    <w:p w14:paraId="29B03693" w14:textId="2D3C549C" w:rsidR="00B620F1" w:rsidRDefault="003E4682" w:rsidP="000B21DE">
      <w:pPr>
        <w:pStyle w:val="a3"/>
      </w:pPr>
      <w:r>
        <w:t>BO</w:t>
      </w:r>
      <w:r w:rsidR="00B620F1">
        <w:t xml:space="preserve"> 내 </w:t>
      </w:r>
      <w:r>
        <w:t>‘</w:t>
      </w:r>
      <w:r>
        <w:rPr>
          <w:rFonts w:hint="eastAsia"/>
        </w:rPr>
        <w:t>전시 템플릿 관리</w:t>
      </w:r>
      <w:r>
        <w:t>’</w:t>
      </w:r>
      <w:r w:rsidR="00B620F1">
        <w:t xml:space="preserve"> 화면에서 </w:t>
      </w:r>
      <w:r w:rsidR="00DF66A3">
        <w:rPr>
          <w:rFonts w:hint="eastAsia"/>
        </w:rPr>
        <w:t xml:space="preserve">템플릿 등록 후 </w:t>
      </w:r>
      <w:r w:rsidR="00540FC5">
        <w:rPr>
          <w:rFonts w:hint="eastAsia"/>
        </w:rPr>
        <w:t>코너를 구성</w:t>
      </w:r>
      <w:r w:rsidR="00DF66A3">
        <w:rPr>
          <w:rFonts w:hint="eastAsia"/>
        </w:rPr>
        <w:t>할 수 있다.</w:t>
      </w:r>
    </w:p>
    <w:p w14:paraId="041222DB" w14:textId="11B6B0D7" w:rsidR="00540FC5" w:rsidRPr="00540FC5" w:rsidRDefault="00540FC5" w:rsidP="000B21DE">
      <w:pPr>
        <w:pStyle w:val="a3"/>
      </w:pPr>
      <w:r>
        <w:rPr>
          <w:rFonts w:hint="eastAsia"/>
        </w:rPr>
        <w:t>B</w:t>
      </w:r>
      <w:r>
        <w:t xml:space="preserve">O </w:t>
      </w:r>
      <w:r>
        <w:rPr>
          <w:rFonts w:hint="eastAsia"/>
        </w:rPr>
        <w:t xml:space="preserve">내 </w:t>
      </w:r>
      <w:r>
        <w:t>‘</w:t>
      </w:r>
      <w:r>
        <w:rPr>
          <w:rFonts w:hint="eastAsia"/>
        </w:rPr>
        <w:t>전시 페이지 관리</w:t>
      </w:r>
      <w:r>
        <w:t xml:space="preserve">’ </w:t>
      </w:r>
      <w:r>
        <w:rPr>
          <w:rFonts w:hint="eastAsia"/>
        </w:rPr>
        <w:t>화면에서</w:t>
      </w:r>
      <w:r>
        <w:t xml:space="preserve"> </w:t>
      </w:r>
      <w:r>
        <w:rPr>
          <w:rFonts w:hint="eastAsia"/>
        </w:rPr>
        <w:t xml:space="preserve">전시 페이지와 템플릿을 연결한 후 </w:t>
      </w:r>
      <w:r w:rsidR="00EA59C2">
        <w:rPr>
          <w:rFonts w:hint="eastAsia"/>
        </w:rPr>
        <w:t xml:space="preserve">각 </w:t>
      </w:r>
      <w:r>
        <w:rPr>
          <w:rFonts w:hint="eastAsia"/>
        </w:rPr>
        <w:t>코너를 구성하는 콘텐츠를 등록할 수 있다.</w:t>
      </w:r>
    </w:p>
    <w:p w14:paraId="2BBD7684" w14:textId="4CC22A93" w:rsidR="00540FC5" w:rsidRPr="00540FC5" w:rsidRDefault="00540FC5" w:rsidP="000B21DE">
      <w:pPr>
        <w:pStyle w:val="a3"/>
      </w:pPr>
      <w:r>
        <w:rPr>
          <w:rFonts w:hint="eastAsia"/>
        </w:rPr>
        <w:t>B</w:t>
      </w:r>
      <w:r>
        <w:t xml:space="preserve">O </w:t>
      </w:r>
      <w:r>
        <w:rPr>
          <w:rFonts w:hint="eastAsia"/>
        </w:rPr>
        <w:t xml:space="preserve">내 </w:t>
      </w:r>
      <w:r>
        <w:t>‘</w:t>
      </w:r>
      <w:r>
        <w:rPr>
          <w:rFonts w:hint="eastAsia"/>
        </w:rPr>
        <w:t>전시 카테고리 관리</w:t>
      </w:r>
      <w:r>
        <w:t xml:space="preserve">’ </w:t>
      </w:r>
      <w:r>
        <w:rPr>
          <w:rFonts w:hint="eastAsia"/>
        </w:rPr>
        <w:t>화면에서</w:t>
      </w:r>
      <w:r>
        <w:t xml:space="preserve"> </w:t>
      </w:r>
      <w:r>
        <w:rPr>
          <w:rFonts w:hint="eastAsia"/>
        </w:rPr>
        <w:t xml:space="preserve">전시 카테고리와 템플릿을 연결한 후 </w:t>
      </w:r>
      <w:r w:rsidR="00EA59C2">
        <w:rPr>
          <w:rFonts w:hint="eastAsia"/>
        </w:rPr>
        <w:t xml:space="preserve">각 </w:t>
      </w:r>
      <w:r>
        <w:rPr>
          <w:rFonts w:hint="eastAsia"/>
        </w:rPr>
        <w:t>코너를 구성하는 콘텐츠를 등록할 수 있다.</w:t>
      </w:r>
    </w:p>
    <w:p w14:paraId="49AC97B1" w14:textId="77777777" w:rsidR="00D44C82" w:rsidRPr="00540FC5" w:rsidRDefault="00D44C82" w:rsidP="000B21DE">
      <w:pPr>
        <w:pStyle w:val="a3"/>
        <w:numPr>
          <w:ilvl w:val="0"/>
          <w:numId w:val="0"/>
        </w:numPr>
        <w:ind w:left="1417"/>
      </w:pPr>
    </w:p>
    <w:p w14:paraId="15BB124B" w14:textId="7E0A182E" w:rsidR="00B620F1" w:rsidRDefault="00B620F1" w:rsidP="00F34ACF">
      <w:pPr>
        <w:pStyle w:val="-3"/>
        <w:numPr>
          <w:ilvl w:val="2"/>
          <w:numId w:val="3"/>
        </w:numPr>
        <w:ind w:leftChars="283" w:left="1077" w:hanging="511"/>
        <w:rPr>
          <w:rFonts w:ascii="Calibri" w:hAnsi="Calibri" w:cs="Calibri"/>
        </w:rPr>
      </w:pPr>
      <w:bookmarkStart w:id="13" w:name="_Toc4754142"/>
      <w:r>
        <w:rPr>
          <w:rFonts w:ascii="Calibri" w:hAnsi="Calibri" w:cs="Calibri" w:hint="eastAsia"/>
        </w:rPr>
        <w:t>전시</w:t>
      </w:r>
      <w:r>
        <w:rPr>
          <w:rFonts w:ascii="Calibri" w:hAnsi="Calibri" w:cs="Calibri" w:hint="eastAsia"/>
        </w:rPr>
        <w:t xml:space="preserve"> </w:t>
      </w:r>
      <w:r w:rsidR="008C097D">
        <w:rPr>
          <w:rFonts w:ascii="Calibri" w:hAnsi="Calibri" w:cs="Calibri" w:hint="eastAsia"/>
        </w:rPr>
        <w:t>대상</w:t>
      </w:r>
      <w:bookmarkEnd w:id="13"/>
      <w:r w:rsidR="008C097D">
        <w:rPr>
          <w:rFonts w:ascii="Calibri" w:hAnsi="Calibri" w:cs="Calibri" w:hint="eastAsia"/>
        </w:rPr>
        <w:t xml:space="preserve"> </w:t>
      </w:r>
    </w:p>
    <w:p w14:paraId="19FA1A23" w14:textId="0F4784F2" w:rsidR="00B620F1" w:rsidRDefault="00B620F1" w:rsidP="000B21DE">
      <w:pPr>
        <w:pStyle w:val="a3"/>
      </w:pPr>
      <w:r>
        <w:rPr>
          <w:rFonts w:hint="eastAsia"/>
        </w:rPr>
        <w:t>전시</w:t>
      </w:r>
      <w:r w:rsidR="000E2C8F">
        <w:rPr>
          <w:rFonts w:hint="eastAsia"/>
        </w:rPr>
        <w:t xml:space="preserve"> 코너</w:t>
      </w:r>
      <w:r>
        <w:rPr>
          <w:rFonts w:hint="eastAsia"/>
        </w:rPr>
        <w:t>는</w:t>
      </w:r>
      <w:r>
        <w:t xml:space="preserve"> </w:t>
      </w:r>
      <w:r w:rsidR="006A1ADE">
        <w:t>7</w:t>
      </w:r>
      <w:r w:rsidR="006A1ADE">
        <w:rPr>
          <w:rFonts w:hint="eastAsia"/>
        </w:rPr>
        <w:t>개의 콘텐츠 유형</w:t>
      </w:r>
      <w:r w:rsidR="006A1ADE">
        <w:t>(</w:t>
      </w:r>
      <w:r w:rsidR="00EF1ACE">
        <w:rPr>
          <w:rFonts w:hint="eastAsia"/>
        </w:rPr>
        <w:t>전시 세트명,</w:t>
      </w:r>
      <w:r w:rsidR="00EF1ACE">
        <w:t xml:space="preserve"> </w:t>
      </w:r>
      <w:r w:rsidR="000E2C8F">
        <w:rPr>
          <w:rFonts w:hint="eastAsia"/>
        </w:rPr>
        <w:t>상품,</w:t>
      </w:r>
      <w:r w:rsidR="000E2C8F">
        <w:t xml:space="preserve"> </w:t>
      </w:r>
      <w:r w:rsidR="000E2C8F">
        <w:rPr>
          <w:rFonts w:hint="eastAsia"/>
        </w:rPr>
        <w:t>이미</w:t>
      </w:r>
      <w:r w:rsidR="00480A8B">
        <w:rPr>
          <w:rFonts w:hint="eastAsia"/>
        </w:rPr>
        <w:t>지,</w:t>
      </w:r>
      <w:r w:rsidR="00480A8B">
        <w:t xml:space="preserve"> </w:t>
      </w:r>
      <w:r w:rsidR="00480A8B">
        <w:rPr>
          <w:rFonts w:hint="eastAsia"/>
        </w:rPr>
        <w:t>동영상,</w:t>
      </w:r>
      <w:r w:rsidR="00480A8B">
        <w:t xml:space="preserve"> </w:t>
      </w:r>
      <w:r w:rsidR="00480A8B">
        <w:rPr>
          <w:rFonts w:hint="eastAsia"/>
        </w:rPr>
        <w:t>텍스트,</w:t>
      </w:r>
      <w:r w:rsidR="00480A8B">
        <w:t xml:space="preserve"> HTML, </w:t>
      </w:r>
      <w:r w:rsidR="00480A8B">
        <w:rPr>
          <w:rFonts w:hint="eastAsia"/>
        </w:rPr>
        <w:t>개발콘텐츠</w:t>
      </w:r>
      <w:r w:rsidR="006A1ADE">
        <w:rPr>
          <w:rFonts w:hint="eastAsia"/>
        </w:rPr>
        <w:t xml:space="preserve">)을 </w:t>
      </w:r>
      <w:r>
        <w:t>기본으로 하며 서로 조합하여 사용할 수 있다.</w:t>
      </w:r>
    </w:p>
    <w:p w14:paraId="0D0C581F" w14:textId="61643942" w:rsidR="00EF1ACE" w:rsidRDefault="00EF1ACE" w:rsidP="000B21DE">
      <w:pPr>
        <w:pStyle w:val="a3"/>
      </w:pPr>
      <w:r>
        <w:rPr>
          <w:rFonts w:hint="eastAsia"/>
        </w:rPr>
        <w:t>콘텐츠 등록 시 전시기간(시작일~종료일)을 지정하여 관리한다.</w:t>
      </w:r>
    </w:p>
    <w:p w14:paraId="2D9D60D9" w14:textId="089F0D31" w:rsidR="00EF1ACE" w:rsidRDefault="00EF1ACE" w:rsidP="000B21DE">
      <w:pPr>
        <w:pStyle w:val="a3"/>
      </w:pPr>
      <w:r>
        <w:rPr>
          <w:rFonts w:hint="eastAsia"/>
        </w:rPr>
        <w:lastRenderedPageBreak/>
        <w:t>전시기간이 종료된 콘텐츠는 자동으로 미전시 처리되며,</w:t>
      </w:r>
      <w:r>
        <w:t xml:space="preserve"> </w:t>
      </w:r>
      <w:r>
        <w:rPr>
          <w:rFonts w:hint="eastAsia"/>
        </w:rPr>
        <w:t>프론트에 출력되지 않는다.</w:t>
      </w:r>
    </w:p>
    <w:p w14:paraId="09993888" w14:textId="43266D28" w:rsidR="00EF1ACE" w:rsidRDefault="00EF1ACE" w:rsidP="000B21DE">
      <w:pPr>
        <w:pStyle w:val="a3"/>
      </w:pPr>
      <w:r>
        <w:rPr>
          <w:rFonts w:hint="eastAsia"/>
        </w:rPr>
        <w:t>콘텐츠 등록 시 노출순서를 설정하며,</w:t>
      </w:r>
      <w:r>
        <w:t xml:space="preserve"> </w:t>
      </w:r>
      <w:r w:rsidR="00AF4CEF">
        <w:rPr>
          <w:rFonts w:hint="eastAsia"/>
        </w:rPr>
        <w:t>우선순위에 따라 프론트에 전시된다.</w:t>
      </w:r>
    </w:p>
    <w:p w14:paraId="4296BF1F" w14:textId="12961DE7" w:rsidR="00D44C82" w:rsidRDefault="00D44C82" w:rsidP="000B21DE">
      <w:pPr>
        <w:pStyle w:val="a3"/>
        <w:numPr>
          <w:ilvl w:val="0"/>
          <w:numId w:val="0"/>
        </w:numPr>
        <w:ind w:left="1417"/>
      </w:pPr>
    </w:p>
    <w:p w14:paraId="1080FBE4" w14:textId="2710D7F7" w:rsidR="00EF1ACE" w:rsidRDefault="00EF1ACE" w:rsidP="00F34ACF">
      <w:pPr>
        <w:pStyle w:val="-3"/>
        <w:numPr>
          <w:ilvl w:val="2"/>
          <w:numId w:val="3"/>
        </w:numPr>
        <w:ind w:leftChars="283" w:left="1077" w:hanging="511"/>
        <w:rPr>
          <w:rFonts w:ascii="Calibri" w:hAnsi="Calibri" w:cs="Calibri"/>
        </w:rPr>
      </w:pPr>
      <w:bookmarkStart w:id="14" w:name="_Toc4754143"/>
      <w:r>
        <w:rPr>
          <w:rFonts w:ascii="Calibri" w:hAnsi="Calibri" w:cs="Calibri" w:hint="eastAsia"/>
        </w:rPr>
        <w:t>전시</w:t>
      </w:r>
      <w:r>
        <w:rPr>
          <w:rFonts w:ascii="Calibri" w:hAnsi="Calibri" w:cs="Calibri" w:hint="eastAsia"/>
        </w:rPr>
        <w:t xml:space="preserve"> </w:t>
      </w:r>
      <w:r>
        <w:rPr>
          <w:rFonts w:ascii="Calibri" w:hAnsi="Calibri" w:cs="Calibri" w:hint="eastAsia"/>
        </w:rPr>
        <w:t>세트명</w:t>
      </w:r>
      <w:bookmarkEnd w:id="14"/>
      <w:r>
        <w:rPr>
          <w:rFonts w:ascii="Calibri" w:hAnsi="Calibri" w:cs="Calibri" w:hint="eastAsia"/>
        </w:rPr>
        <w:t xml:space="preserve"> </w:t>
      </w:r>
    </w:p>
    <w:p w14:paraId="155D9BAA" w14:textId="28B055C1" w:rsidR="00EF1ACE" w:rsidRDefault="00EF1ACE" w:rsidP="000B21DE">
      <w:pPr>
        <w:pStyle w:val="a3"/>
      </w:pPr>
      <w:r>
        <w:rPr>
          <w:rFonts w:hint="eastAsia"/>
        </w:rPr>
        <w:t xml:space="preserve">콘텐츠 유형의 조합을 하나로 </w:t>
      </w:r>
      <w:r w:rsidR="005025E1">
        <w:rPr>
          <w:rFonts w:hint="eastAsia"/>
        </w:rPr>
        <w:t>묶</w:t>
      </w:r>
      <w:r>
        <w:rPr>
          <w:rFonts w:hint="eastAsia"/>
        </w:rPr>
        <w:t>기 위한 명칭이다.</w:t>
      </w:r>
      <w:r>
        <w:t xml:space="preserve"> (</w:t>
      </w:r>
      <w:r>
        <w:rPr>
          <w:rFonts w:hint="eastAsia"/>
        </w:rPr>
        <w:t>예:</w:t>
      </w:r>
      <w:r>
        <w:t xml:space="preserve"> </w:t>
      </w:r>
      <w:r>
        <w:rPr>
          <w:rFonts w:hint="eastAsia"/>
        </w:rPr>
        <w:t xml:space="preserve">탭 </w:t>
      </w:r>
      <w:r w:rsidR="005025E1">
        <w:rPr>
          <w:rFonts w:hint="eastAsia"/>
        </w:rPr>
        <w:t>구조의 코너에서 탭의 명칭을 변경하려면 전시 세트명을 수정하면 된다.</w:t>
      </w:r>
      <w:r w:rsidR="005025E1">
        <w:t>)</w:t>
      </w:r>
    </w:p>
    <w:p w14:paraId="3B3AD012" w14:textId="08C8FDFB" w:rsidR="00EF1ACE" w:rsidRDefault="005025E1" w:rsidP="000B21DE">
      <w:pPr>
        <w:pStyle w:val="a3"/>
      </w:pPr>
      <w:r>
        <w:rPr>
          <w:rFonts w:hint="eastAsia"/>
        </w:rPr>
        <w:t>세트가 하나인 경우에는 전시 세트명을 등록할 수 없다.</w:t>
      </w:r>
    </w:p>
    <w:p w14:paraId="21C44307" w14:textId="35190214" w:rsidR="005025E1" w:rsidRDefault="005025E1" w:rsidP="000B21DE">
      <w:pPr>
        <w:pStyle w:val="a3"/>
      </w:pPr>
      <w:r>
        <w:rPr>
          <w:rFonts w:hint="eastAsia"/>
        </w:rPr>
        <w:t>세트가 두 개 이상인 경우 전시 세트명을 등록할 수 있으며</w:t>
      </w:r>
      <w:r>
        <w:t xml:space="preserve"> </w:t>
      </w:r>
      <w:r>
        <w:rPr>
          <w:rFonts w:hint="eastAsia"/>
        </w:rPr>
        <w:t>템플릿 구성에 따라 노출되지 않을 수도 있다.</w:t>
      </w:r>
    </w:p>
    <w:p w14:paraId="1B7193DB" w14:textId="1615E890" w:rsidR="00D9697A" w:rsidRDefault="00D9697A" w:rsidP="000B21DE">
      <w:pPr>
        <w:pStyle w:val="a3"/>
      </w:pPr>
      <w:r>
        <w:rPr>
          <w:rFonts w:hint="eastAsia"/>
        </w:rPr>
        <w:t>운영 형태:</w:t>
      </w:r>
      <w:r>
        <w:t xml:space="preserve"> </w:t>
      </w:r>
      <w:r>
        <w:rPr>
          <w:rFonts w:hint="eastAsia"/>
        </w:rPr>
        <w:t>수동</w:t>
      </w:r>
    </w:p>
    <w:p w14:paraId="51C680EC" w14:textId="77777777" w:rsidR="00EF1ACE" w:rsidRDefault="00EF1ACE" w:rsidP="000B21DE">
      <w:pPr>
        <w:pStyle w:val="a3"/>
        <w:numPr>
          <w:ilvl w:val="0"/>
          <w:numId w:val="0"/>
        </w:numPr>
        <w:ind w:left="1417"/>
      </w:pPr>
    </w:p>
    <w:p w14:paraId="0BB8A9FC" w14:textId="5578D189" w:rsidR="00B620F1" w:rsidRDefault="00B620F1" w:rsidP="00F34ACF">
      <w:pPr>
        <w:pStyle w:val="-3"/>
        <w:numPr>
          <w:ilvl w:val="2"/>
          <w:numId w:val="3"/>
        </w:numPr>
        <w:ind w:leftChars="283" w:left="1077" w:hanging="511"/>
        <w:rPr>
          <w:rFonts w:ascii="Calibri" w:hAnsi="Calibri" w:cs="Calibri"/>
        </w:rPr>
      </w:pPr>
      <w:bookmarkStart w:id="15" w:name="_Toc4754144"/>
      <w:r>
        <w:rPr>
          <w:rFonts w:ascii="Calibri" w:hAnsi="Calibri" w:cs="Calibri" w:hint="eastAsia"/>
        </w:rPr>
        <w:t>상품</w:t>
      </w:r>
      <w:bookmarkEnd w:id="15"/>
      <w:r>
        <w:rPr>
          <w:rFonts w:ascii="Calibri" w:hAnsi="Calibri" w:cs="Calibri" w:hint="eastAsia"/>
        </w:rPr>
        <w:t xml:space="preserve"> </w:t>
      </w:r>
    </w:p>
    <w:p w14:paraId="53F728A4" w14:textId="7E14011A" w:rsidR="00B620F1" w:rsidRDefault="00B620F1" w:rsidP="000B21DE">
      <w:pPr>
        <w:pStyle w:val="a3"/>
      </w:pPr>
      <w:r>
        <w:rPr>
          <w:rFonts w:hint="eastAsia"/>
        </w:rPr>
        <w:t>상품을</w:t>
      </w:r>
      <w:r>
        <w:t xml:space="preserve"> 노출하는 전</w:t>
      </w:r>
      <w:r w:rsidR="001412AA">
        <w:rPr>
          <w:rFonts w:hint="eastAsia"/>
        </w:rPr>
        <w:t>시구좌로</w:t>
      </w:r>
      <w:r>
        <w:t xml:space="preserve"> 가장 많이 사용되는 전시 구좌이다. </w:t>
      </w:r>
    </w:p>
    <w:p w14:paraId="4BDF1064" w14:textId="238C9768" w:rsidR="00B620F1" w:rsidRDefault="00B620F1" w:rsidP="000B21DE">
      <w:pPr>
        <w:pStyle w:val="a3"/>
      </w:pPr>
      <w:r>
        <w:rPr>
          <w:rFonts w:hint="eastAsia"/>
        </w:rPr>
        <w:t>단독으로도</w:t>
      </w:r>
      <w:r>
        <w:t xml:space="preserve"> 사용을 하나, 코너</w:t>
      </w:r>
      <w:r w:rsidR="0027422B">
        <w:rPr>
          <w:rFonts w:hint="eastAsia"/>
        </w:rPr>
        <w:t xml:space="preserve"> </w:t>
      </w:r>
      <w:r>
        <w:t xml:space="preserve">별 상품, 텍스트(키워드)별 상품 등과 같이 다른 </w:t>
      </w:r>
      <w:r w:rsidR="0027422B">
        <w:rPr>
          <w:rFonts w:hint="eastAsia"/>
        </w:rPr>
        <w:t>콘텐츠 유형과</w:t>
      </w:r>
      <w:r>
        <w:t xml:space="preserve"> 조합해서도 사용이 가능하다.</w:t>
      </w:r>
    </w:p>
    <w:p w14:paraId="639929F3" w14:textId="5FA0C08A" w:rsidR="00EF1ACE" w:rsidRDefault="00EF1ACE" w:rsidP="000B21DE">
      <w:pPr>
        <w:pStyle w:val="a3"/>
      </w:pPr>
      <w:r>
        <w:rPr>
          <w:rFonts w:hint="eastAsia"/>
        </w:rPr>
        <w:t>상품을 검색하여 등록할 수 있다.</w:t>
      </w:r>
    </w:p>
    <w:p w14:paraId="350769EA" w14:textId="6187879F" w:rsidR="005025E1" w:rsidRDefault="005025E1" w:rsidP="000B21DE">
      <w:pPr>
        <w:pStyle w:val="a3"/>
      </w:pPr>
      <w:r>
        <w:rPr>
          <w:rFonts w:hint="eastAsia"/>
        </w:rPr>
        <w:t>집계 기준(판매수량,</w:t>
      </w:r>
      <w:r>
        <w:t xml:space="preserve"> </w:t>
      </w:r>
      <w:r>
        <w:rPr>
          <w:rFonts w:hint="eastAsia"/>
        </w:rPr>
        <w:t>판매금액)에 따른 상품 순위를</w:t>
      </w:r>
      <w:r>
        <w:t xml:space="preserve"> </w:t>
      </w:r>
      <w:r>
        <w:rPr>
          <w:rFonts w:hint="eastAsia"/>
        </w:rPr>
        <w:t>검색한 후 등록할 수 있다.</w:t>
      </w:r>
    </w:p>
    <w:p w14:paraId="276AB827" w14:textId="657D8177" w:rsidR="00D9697A" w:rsidRDefault="00D9697A" w:rsidP="000B21DE">
      <w:pPr>
        <w:pStyle w:val="a3"/>
      </w:pPr>
      <w:r>
        <w:rPr>
          <w:rFonts w:hint="eastAsia"/>
        </w:rPr>
        <w:t>로직에 의해 상품을 불러와 자동으로 노출할 수 있다.</w:t>
      </w:r>
      <w:r>
        <w:t xml:space="preserve"> (</w:t>
      </w:r>
      <w:r>
        <w:rPr>
          <w:rFonts w:hint="eastAsia"/>
        </w:rPr>
        <w:t>예:</w:t>
      </w:r>
      <w:r>
        <w:t xml:space="preserve"> BEST </w:t>
      </w:r>
      <w:r>
        <w:rPr>
          <w:rFonts w:hint="eastAsia"/>
        </w:rPr>
        <w:t>상품)</w:t>
      </w:r>
    </w:p>
    <w:p w14:paraId="27615603" w14:textId="2F7F3641" w:rsidR="00B620F1" w:rsidRDefault="00B620F1" w:rsidP="000B21DE">
      <w:pPr>
        <w:pStyle w:val="a3"/>
      </w:pPr>
      <w:r>
        <w:rPr>
          <w:rFonts w:hint="eastAsia"/>
        </w:rPr>
        <w:t>운영</w:t>
      </w:r>
      <w:r>
        <w:t xml:space="preserve"> 형태: 자동, 자동+수동, 수동</w:t>
      </w:r>
    </w:p>
    <w:p w14:paraId="1551545E" w14:textId="77777777" w:rsidR="00D44C82" w:rsidRDefault="00D44C82" w:rsidP="000B21DE">
      <w:pPr>
        <w:pStyle w:val="a3"/>
        <w:numPr>
          <w:ilvl w:val="0"/>
          <w:numId w:val="0"/>
        </w:numPr>
        <w:ind w:left="1417"/>
      </w:pPr>
    </w:p>
    <w:p w14:paraId="23DA9484" w14:textId="4E01F2C9" w:rsidR="00B620F1" w:rsidRDefault="006A1ADE" w:rsidP="00F34ACF">
      <w:pPr>
        <w:pStyle w:val="-3"/>
        <w:numPr>
          <w:ilvl w:val="2"/>
          <w:numId w:val="3"/>
        </w:numPr>
        <w:ind w:leftChars="283" w:left="1077" w:hanging="511"/>
        <w:rPr>
          <w:rFonts w:ascii="Calibri" w:hAnsi="Calibri" w:cs="Calibri"/>
        </w:rPr>
      </w:pPr>
      <w:bookmarkStart w:id="16" w:name="_Toc4754145"/>
      <w:r>
        <w:rPr>
          <w:rFonts w:ascii="Calibri" w:hAnsi="Calibri" w:cs="Calibri" w:hint="eastAsia"/>
        </w:rPr>
        <w:t>이미지</w:t>
      </w:r>
      <w:bookmarkEnd w:id="16"/>
    </w:p>
    <w:p w14:paraId="5DC7F9ED" w14:textId="7D8605E5" w:rsidR="00B620F1" w:rsidRDefault="00B620F1" w:rsidP="000B21DE">
      <w:pPr>
        <w:pStyle w:val="a3"/>
      </w:pPr>
      <w:r>
        <w:t>디자인 요소</w:t>
      </w:r>
      <w:r w:rsidR="0027422B">
        <w:rPr>
          <w:rFonts w:hint="eastAsia"/>
        </w:rPr>
        <w:t>를 가미하여 홍보내용을 강조할</w:t>
      </w:r>
      <w:r>
        <w:t xml:space="preserve"> </w:t>
      </w:r>
      <w:r w:rsidR="0027422B">
        <w:rPr>
          <w:rFonts w:hint="eastAsia"/>
        </w:rPr>
        <w:t>필요가 있을</w:t>
      </w:r>
      <w:r>
        <w:t xml:space="preserve"> 때 또는 상품을 강조하여 노출하고자 할 때 주로 사용한다. </w:t>
      </w:r>
    </w:p>
    <w:p w14:paraId="2966C08F" w14:textId="199D1CED" w:rsidR="00284FEB" w:rsidRDefault="00284FEB" w:rsidP="000B21DE">
      <w:pPr>
        <w:pStyle w:val="a3"/>
      </w:pPr>
      <w:r>
        <w:rPr>
          <w:rFonts w:hint="eastAsia"/>
        </w:rPr>
        <w:t xml:space="preserve">이미지 </w:t>
      </w:r>
      <w:r w:rsidR="009B3D8E">
        <w:rPr>
          <w:rFonts w:hint="eastAsia"/>
        </w:rPr>
        <w:t xml:space="preserve">등록 시 </w:t>
      </w:r>
      <w:r>
        <w:rPr>
          <w:rFonts w:hint="eastAsia"/>
        </w:rPr>
        <w:t>웹 접근성</w:t>
      </w:r>
      <w:r w:rsidR="009B3D8E">
        <w:rPr>
          <w:rFonts w:hint="eastAsia"/>
        </w:rPr>
        <w:t>을</w:t>
      </w:r>
      <w:r>
        <w:rPr>
          <w:rFonts w:hint="eastAsia"/>
        </w:rPr>
        <w:t xml:space="preserve"> 준수</w:t>
      </w:r>
      <w:r w:rsidR="009B3D8E">
        <w:rPr>
          <w:rFonts w:hint="eastAsia"/>
        </w:rPr>
        <w:t>하기</w:t>
      </w:r>
      <w:r>
        <w:rPr>
          <w:rFonts w:hint="eastAsia"/>
        </w:rPr>
        <w:t xml:space="preserve"> 위해 대체</w:t>
      </w:r>
      <w:r w:rsidR="00627306">
        <w:rPr>
          <w:rFonts w:hint="eastAsia"/>
        </w:rPr>
        <w:t xml:space="preserve"> </w:t>
      </w:r>
      <w:r>
        <w:rPr>
          <w:rFonts w:hint="eastAsia"/>
        </w:rPr>
        <w:t>텍스트를 함께 입력해야 한다.</w:t>
      </w:r>
    </w:p>
    <w:p w14:paraId="5C839713" w14:textId="55A6ABAA" w:rsidR="009B3D8E" w:rsidRDefault="009B3D8E" w:rsidP="000B21DE">
      <w:pPr>
        <w:pStyle w:val="a3"/>
      </w:pPr>
      <w:r>
        <w:rPr>
          <w:rFonts w:hint="eastAsia"/>
        </w:rPr>
        <w:t>이미지 파일은 직접 업로드를 기본으로 하며 이벤트,</w:t>
      </w:r>
      <w:r>
        <w:t xml:space="preserve"> </w:t>
      </w:r>
      <w:r>
        <w:rPr>
          <w:rFonts w:hint="eastAsia"/>
        </w:rPr>
        <w:t>기획전,</w:t>
      </w:r>
      <w:r>
        <w:t xml:space="preserve"> </w:t>
      </w:r>
      <w:r>
        <w:rPr>
          <w:rFonts w:hint="eastAsia"/>
        </w:rPr>
        <w:t>브랜드의 경우 필요 시 마스터 정보에 등록된 이미지를 불러와 사용할 수 있다.</w:t>
      </w:r>
    </w:p>
    <w:p w14:paraId="7614694E" w14:textId="6305F660" w:rsidR="009B3D8E" w:rsidRDefault="009B3D8E" w:rsidP="000B21DE">
      <w:pPr>
        <w:pStyle w:val="a3"/>
      </w:pPr>
      <w:r>
        <w:rPr>
          <w:rFonts w:hint="eastAsia"/>
        </w:rPr>
        <w:t>이미지를 특정 페이지</w:t>
      </w:r>
      <w:r w:rsidR="0053610E">
        <w:rPr>
          <w:rFonts w:hint="eastAsia"/>
        </w:rPr>
        <w:t>로</w:t>
      </w:r>
      <w:r>
        <w:rPr>
          <w:rFonts w:hint="eastAsia"/>
        </w:rPr>
        <w:t xml:space="preserve"> 링크 연결해야 할 경우 </w:t>
      </w:r>
      <w:r>
        <w:t>URL</w:t>
      </w:r>
      <w:r>
        <w:rPr>
          <w:rFonts w:hint="eastAsia"/>
        </w:rPr>
        <w:t xml:space="preserve"> 혹은 이미지맵 정보를 직접 입력할 수 있으며 이벤트,</w:t>
      </w:r>
      <w:r>
        <w:t xml:space="preserve"> </w:t>
      </w:r>
      <w:r>
        <w:rPr>
          <w:rFonts w:hint="eastAsia"/>
        </w:rPr>
        <w:t>기획전,</w:t>
      </w:r>
      <w:r>
        <w:t xml:space="preserve"> </w:t>
      </w:r>
      <w:r>
        <w:rPr>
          <w:rFonts w:hint="eastAsia"/>
        </w:rPr>
        <w:t>브랜드</w:t>
      </w:r>
      <w:r w:rsidR="0053610E">
        <w:rPr>
          <w:rFonts w:hint="eastAsia"/>
        </w:rPr>
        <w:t>의 경우 해당 페이지를 검색하여 연결할 수 있다.</w:t>
      </w:r>
    </w:p>
    <w:p w14:paraId="607E897E" w14:textId="2ABC6103" w:rsidR="0053610E" w:rsidRDefault="0053610E" w:rsidP="000B21DE">
      <w:pPr>
        <w:pStyle w:val="a3"/>
      </w:pPr>
      <w:r>
        <w:rPr>
          <w:rFonts w:hint="eastAsia"/>
        </w:rPr>
        <w:t>이미지에 링크 연결된 페이지로 이동하는 방법</w:t>
      </w:r>
      <w:r w:rsidR="00F4307A">
        <w:rPr>
          <w:rFonts w:hint="eastAsia"/>
        </w:rPr>
        <w:t xml:space="preserve">은 </w:t>
      </w:r>
      <w:r w:rsidR="00F4307A">
        <w:t>Target</w:t>
      </w:r>
      <w:r w:rsidR="00F4307A">
        <w:rPr>
          <w:rFonts w:hint="eastAsia"/>
        </w:rPr>
        <w:t xml:space="preserve"> 설정을 통해</w:t>
      </w:r>
      <w:r>
        <w:rPr>
          <w:rFonts w:hint="eastAsia"/>
        </w:rPr>
        <w:t xml:space="preserve"> 현재창 혹은 새창으로</w:t>
      </w:r>
      <w:r w:rsidR="00F4307A">
        <w:rPr>
          <w:rFonts w:hint="eastAsia"/>
        </w:rPr>
        <w:t xml:space="preserve"> 선택하여 적용할 수 있다.</w:t>
      </w:r>
    </w:p>
    <w:p w14:paraId="17E2800B" w14:textId="74B9F94B" w:rsidR="006152FA" w:rsidRDefault="006152FA" w:rsidP="000B21DE">
      <w:pPr>
        <w:pStyle w:val="a3"/>
      </w:pPr>
      <w:r>
        <w:rPr>
          <w:rFonts w:hint="eastAsia"/>
        </w:rPr>
        <w:lastRenderedPageBreak/>
        <w:t>이미지의 배경컬러를 지정할 수 있다.</w:t>
      </w:r>
      <w:r>
        <w:t xml:space="preserve"> (</w:t>
      </w:r>
      <w:r>
        <w:rPr>
          <w:rFonts w:hint="eastAsia"/>
        </w:rPr>
        <w:t>예.</w:t>
      </w:r>
      <w:r>
        <w:t xml:space="preserve"> </w:t>
      </w:r>
      <w:r>
        <w:rPr>
          <w:rFonts w:hint="eastAsia"/>
        </w:rPr>
        <w:t>띠배너를 등록한 사이즈보다 넓은 화면에서 조회 시</w:t>
      </w:r>
      <w:r w:rsidR="00763CCE">
        <w:rPr>
          <w:rFonts w:hint="eastAsia"/>
        </w:rPr>
        <w:t>,</w:t>
      </w:r>
      <w:r>
        <w:t xml:space="preserve"> </w:t>
      </w:r>
      <w:r>
        <w:rPr>
          <w:rFonts w:hint="eastAsia"/>
        </w:rPr>
        <w:t>좌우 여백을 지정한 컬러로 노출)</w:t>
      </w:r>
    </w:p>
    <w:p w14:paraId="3476FDB1" w14:textId="4542E073" w:rsidR="00763CCE" w:rsidRDefault="00763CCE" w:rsidP="00763CCE">
      <w:pPr>
        <w:pStyle w:val="a3"/>
      </w:pPr>
      <w:r>
        <w:rPr>
          <w:rFonts w:hint="eastAsia"/>
        </w:rPr>
        <w:t>이미지 파일은</w:t>
      </w:r>
      <w:r>
        <w:t xml:space="preserve"> </w:t>
      </w:r>
      <w:r w:rsidRPr="00763CCE">
        <w:t>jpg, jpeg, png, gif</w:t>
      </w:r>
      <w:r>
        <w:rPr>
          <w:rFonts w:hint="eastAsia"/>
        </w:rPr>
        <w:t xml:space="preserve">로 건당 최대 </w:t>
      </w:r>
      <w:r>
        <w:t>10MB</w:t>
      </w:r>
      <w:r>
        <w:rPr>
          <w:rFonts w:hint="eastAsia"/>
        </w:rPr>
        <w:t>까지 등록할 수 있다.</w:t>
      </w:r>
    </w:p>
    <w:p w14:paraId="4DC90418" w14:textId="3012BBF5" w:rsidR="00B620F1" w:rsidRDefault="00B620F1" w:rsidP="000B21DE">
      <w:pPr>
        <w:pStyle w:val="a3"/>
      </w:pPr>
      <w:r>
        <w:rPr>
          <w:rFonts w:hint="eastAsia"/>
        </w:rPr>
        <w:t>운영</w:t>
      </w:r>
      <w:r>
        <w:t xml:space="preserve"> 형태: 수동</w:t>
      </w:r>
    </w:p>
    <w:p w14:paraId="5C93D98A" w14:textId="77777777" w:rsidR="00D44C82" w:rsidRDefault="00D44C82" w:rsidP="000B21DE">
      <w:pPr>
        <w:pStyle w:val="a3"/>
        <w:numPr>
          <w:ilvl w:val="0"/>
          <w:numId w:val="0"/>
        </w:numPr>
        <w:ind w:left="1417"/>
      </w:pPr>
    </w:p>
    <w:p w14:paraId="6935EF8F" w14:textId="4E07B1CA" w:rsidR="00B620F1" w:rsidRPr="00370847" w:rsidRDefault="00B56710" w:rsidP="00F34ACF">
      <w:pPr>
        <w:pStyle w:val="-3"/>
        <w:numPr>
          <w:ilvl w:val="2"/>
          <w:numId w:val="3"/>
        </w:numPr>
        <w:ind w:leftChars="283" w:left="1077" w:hanging="511"/>
        <w:rPr>
          <w:rFonts w:ascii="Calibri" w:hAnsi="Calibri" w:cs="Calibri"/>
        </w:rPr>
      </w:pPr>
      <w:bookmarkStart w:id="17" w:name="_Toc4754146"/>
      <w:r>
        <w:rPr>
          <w:rFonts w:ascii="Calibri" w:hAnsi="Calibri" w:cs="Calibri" w:hint="eastAsia"/>
        </w:rPr>
        <w:t>동영상</w:t>
      </w:r>
      <w:bookmarkEnd w:id="17"/>
      <w:r w:rsidR="00B620F1" w:rsidRPr="00370847">
        <w:rPr>
          <w:rFonts w:ascii="Calibri" w:hAnsi="Calibri" w:cs="Calibri" w:hint="eastAsia"/>
        </w:rPr>
        <w:t xml:space="preserve"> </w:t>
      </w:r>
    </w:p>
    <w:p w14:paraId="36A19D48" w14:textId="31D21CEC" w:rsidR="00B620F1" w:rsidRDefault="0027422B" w:rsidP="000B21DE">
      <w:pPr>
        <w:pStyle w:val="a3"/>
      </w:pPr>
      <w:r>
        <w:rPr>
          <w:rFonts w:hint="eastAsia"/>
        </w:rPr>
        <w:t xml:space="preserve">유튜브 혹은 직접 업로드한 동영상을 노출하는 전시구좌로 </w:t>
      </w:r>
      <w:r w:rsidR="00F4307A">
        <w:rPr>
          <w:rFonts w:hint="eastAsia"/>
        </w:rPr>
        <w:t xml:space="preserve">마케팅 </w:t>
      </w:r>
      <w:r>
        <w:rPr>
          <w:rFonts w:hint="eastAsia"/>
        </w:rPr>
        <w:t>컨셉을 보다 효과적으로 전달하고자 할 때 주로 사용한다.</w:t>
      </w:r>
    </w:p>
    <w:p w14:paraId="64AC490C" w14:textId="461BA4E0" w:rsidR="00627306" w:rsidRDefault="00627306" w:rsidP="000B21DE">
      <w:pPr>
        <w:pStyle w:val="a3"/>
      </w:pPr>
      <w:r>
        <w:rPr>
          <w:rFonts w:hint="eastAsia"/>
        </w:rPr>
        <w:t>동영상 노출 방식에는 영역 내 재생과 레이어팝업</w:t>
      </w:r>
      <w:r w:rsidR="001A1EA4">
        <w:rPr>
          <w:rFonts w:hint="eastAsia"/>
        </w:rPr>
        <w:t xml:space="preserve"> 내</w:t>
      </w:r>
      <w:r>
        <w:rPr>
          <w:rFonts w:hint="eastAsia"/>
        </w:rPr>
        <w:t xml:space="preserve"> 재생 두 가지가 있다.</w:t>
      </w:r>
    </w:p>
    <w:p w14:paraId="336D10C9" w14:textId="67A95FA7" w:rsidR="00627306" w:rsidRDefault="00627306" w:rsidP="000B21DE">
      <w:pPr>
        <w:pStyle w:val="a3"/>
      </w:pPr>
      <w:r>
        <w:rPr>
          <w:rFonts w:hint="eastAsia"/>
        </w:rPr>
        <w:t>레이어팝업으로 노출하는 동영상일 경우 동영상 섬네</w:t>
      </w:r>
      <w:r w:rsidR="002F25C8">
        <w:rPr>
          <w:rFonts w:hint="eastAsia"/>
        </w:rPr>
        <w:t>일 이미지를</w:t>
      </w:r>
      <w:r>
        <w:rPr>
          <w:rFonts w:hint="eastAsia"/>
        </w:rPr>
        <w:t xml:space="preserve"> 필수로 등록해야</w:t>
      </w:r>
      <w:r w:rsidR="002F25C8">
        <w:rPr>
          <w:rFonts w:hint="eastAsia"/>
        </w:rPr>
        <w:t xml:space="preserve"> </w:t>
      </w:r>
      <w:r>
        <w:rPr>
          <w:rFonts w:hint="eastAsia"/>
        </w:rPr>
        <w:t>한다.</w:t>
      </w:r>
    </w:p>
    <w:p w14:paraId="67C784B3" w14:textId="7216145B" w:rsidR="00763CCE" w:rsidRPr="00370847" w:rsidRDefault="00763CCE" w:rsidP="00763CCE">
      <w:pPr>
        <w:pStyle w:val="a3"/>
      </w:pPr>
      <w:r>
        <w:rPr>
          <w:rFonts w:hint="eastAsia"/>
        </w:rPr>
        <w:t>동영상 직접 업로드 시,</w:t>
      </w:r>
      <w:r>
        <w:t xml:space="preserve"> </w:t>
      </w:r>
      <w:r>
        <w:rPr>
          <w:rFonts w:hint="eastAsia"/>
        </w:rPr>
        <w:t>파일은</w:t>
      </w:r>
      <w:r>
        <w:t xml:space="preserve"> </w:t>
      </w:r>
      <w:r w:rsidRPr="00763CCE">
        <w:t>MP4</w:t>
      </w:r>
      <w:r>
        <w:rPr>
          <w:rFonts w:hint="eastAsia"/>
        </w:rPr>
        <w:t xml:space="preserve">로 건당 최대 </w:t>
      </w:r>
      <w:r>
        <w:t>100MB</w:t>
      </w:r>
      <w:r>
        <w:rPr>
          <w:rFonts w:hint="eastAsia"/>
        </w:rPr>
        <w:t>까지 등록할 수 있다.</w:t>
      </w:r>
    </w:p>
    <w:p w14:paraId="0851F068" w14:textId="33E9B119" w:rsidR="00B620F1" w:rsidRDefault="00B620F1" w:rsidP="000B21DE">
      <w:pPr>
        <w:pStyle w:val="a3"/>
      </w:pPr>
      <w:r w:rsidRPr="00370847">
        <w:rPr>
          <w:rFonts w:hint="eastAsia"/>
        </w:rPr>
        <w:t>운영</w:t>
      </w:r>
      <w:r w:rsidRPr="00370847">
        <w:t xml:space="preserve"> 형태: </w:t>
      </w:r>
      <w:r w:rsidR="00B045DB">
        <w:t>수동</w:t>
      </w:r>
    </w:p>
    <w:p w14:paraId="34071671" w14:textId="77777777" w:rsidR="00D44C82" w:rsidRPr="00370847" w:rsidRDefault="00D44C82" w:rsidP="000B21DE">
      <w:pPr>
        <w:pStyle w:val="a3"/>
        <w:numPr>
          <w:ilvl w:val="0"/>
          <w:numId w:val="0"/>
        </w:numPr>
        <w:ind w:left="1417"/>
      </w:pPr>
    </w:p>
    <w:p w14:paraId="3886110F" w14:textId="65497FCE" w:rsidR="00B620F1" w:rsidRDefault="00B620F1" w:rsidP="00F34ACF">
      <w:pPr>
        <w:pStyle w:val="-3"/>
        <w:numPr>
          <w:ilvl w:val="2"/>
          <w:numId w:val="3"/>
        </w:numPr>
        <w:ind w:leftChars="283" w:left="1077" w:hanging="511"/>
        <w:rPr>
          <w:rFonts w:ascii="Calibri" w:hAnsi="Calibri" w:cs="Calibri"/>
        </w:rPr>
      </w:pPr>
      <w:bookmarkStart w:id="18" w:name="_Toc4754147"/>
      <w:r>
        <w:rPr>
          <w:rFonts w:ascii="Calibri" w:hAnsi="Calibri" w:cs="Calibri" w:hint="eastAsia"/>
        </w:rPr>
        <w:t>텍스트</w:t>
      </w:r>
      <w:bookmarkEnd w:id="18"/>
      <w:r>
        <w:rPr>
          <w:rFonts w:ascii="Calibri" w:hAnsi="Calibri" w:cs="Calibri" w:hint="eastAsia"/>
        </w:rPr>
        <w:t xml:space="preserve"> </w:t>
      </w:r>
    </w:p>
    <w:p w14:paraId="2F87BC6B" w14:textId="18779532" w:rsidR="00B620F1" w:rsidRDefault="00B620F1" w:rsidP="000B21DE">
      <w:pPr>
        <w:pStyle w:val="a3"/>
      </w:pPr>
      <w:r>
        <w:rPr>
          <w:rFonts w:hint="eastAsia"/>
        </w:rPr>
        <w:t>텍스트</w:t>
      </w:r>
      <w:r>
        <w:t xml:space="preserve"> 또는 텍스트+연결</w:t>
      </w:r>
      <w:r w:rsidR="00370847">
        <w:rPr>
          <w:rFonts w:hint="eastAsia"/>
        </w:rPr>
        <w:t xml:space="preserve"> </w:t>
      </w:r>
      <w:r>
        <w:t>링크가 필요한 경우에 사용된다. (예</w:t>
      </w:r>
      <w:r>
        <w:rPr>
          <w:rFonts w:hint="eastAsia"/>
        </w:rPr>
        <w:t>:</w:t>
      </w:r>
      <w:r>
        <w:t xml:space="preserve"> 키워드명 또는 페이지명</w:t>
      </w:r>
      <w:r w:rsidR="002F25C8">
        <w:rPr>
          <w:rFonts w:hint="eastAsia"/>
        </w:rPr>
        <w:t xml:space="preserve"> </w:t>
      </w:r>
      <w:r>
        <w:t>등)</w:t>
      </w:r>
    </w:p>
    <w:p w14:paraId="05540EB8" w14:textId="25C33AF6" w:rsidR="00B620F1" w:rsidRDefault="00B620F1" w:rsidP="000B21DE">
      <w:pPr>
        <w:pStyle w:val="a3"/>
      </w:pPr>
      <w:r>
        <w:rPr>
          <w:rFonts w:hint="eastAsia"/>
        </w:rPr>
        <w:t>주로</w:t>
      </w:r>
      <w:r>
        <w:t xml:space="preserve"> 상품 또는 배너와 조합하여 사용된다.</w:t>
      </w:r>
    </w:p>
    <w:p w14:paraId="4DB9BDD1" w14:textId="7398E6E1" w:rsidR="00EB6D41" w:rsidRDefault="00EB6D41" w:rsidP="000B21DE">
      <w:pPr>
        <w:pStyle w:val="a3"/>
      </w:pPr>
      <w:r>
        <w:rPr>
          <w:rFonts w:hint="eastAsia"/>
        </w:rPr>
        <w:t>G</w:t>
      </w:r>
      <w:r>
        <w:t>NB</w:t>
      </w:r>
      <w:r>
        <w:rPr>
          <w:rFonts w:hint="eastAsia"/>
        </w:rPr>
        <w:t>의 특화코너(가변구좌)</w:t>
      </w:r>
      <w:r>
        <w:t xml:space="preserve"> </w:t>
      </w:r>
      <w:r>
        <w:rPr>
          <w:rFonts w:hint="eastAsia"/>
        </w:rPr>
        <w:t>등록 시,</w:t>
      </w:r>
      <w:r>
        <w:t xml:space="preserve"> </w:t>
      </w:r>
      <w:r>
        <w:rPr>
          <w:rFonts w:hint="eastAsia"/>
        </w:rPr>
        <w:t>메뉴명을 강조하는 아이콘 노출여부를 설정할 수 있다.</w:t>
      </w:r>
    </w:p>
    <w:p w14:paraId="2378C8D1" w14:textId="1BBE6B72" w:rsidR="00B620F1" w:rsidRDefault="00B620F1" w:rsidP="000B21DE">
      <w:pPr>
        <w:pStyle w:val="a3"/>
      </w:pPr>
      <w:r>
        <w:rPr>
          <w:rFonts w:hint="eastAsia"/>
        </w:rPr>
        <w:t>운영</w:t>
      </w:r>
      <w:r>
        <w:t xml:space="preserve"> 형태: </w:t>
      </w:r>
      <w:r w:rsidR="00B045DB">
        <w:t>수동</w:t>
      </w:r>
    </w:p>
    <w:p w14:paraId="798B83AC" w14:textId="77777777" w:rsidR="00D44C82" w:rsidRDefault="00D44C82" w:rsidP="000B21DE">
      <w:pPr>
        <w:pStyle w:val="a3"/>
        <w:numPr>
          <w:ilvl w:val="0"/>
          <w:numId w:val="0"/>
        </w:numPr>
        <w:ind w:left="1417"/>
      </w:pPr>
    </w:p>
    <w:p w14:paraId="637B8F25" w14:textId="37C685CF" w:rsidR="00B620F1" w:rsidRDefault="00B56710" w:rsidP="00F34ACF">
      <w:pPr>
        <w:pStyle w:val="-3"/>
        <w:numPr>
          <w:ilvl w:val="2"/>
          <w:numId w:val="3"/>
        </w:numPr>
        <w:ind w:leftChars="283" w:left="1077" w:hanging="511"/>
        <w:rPr>
          <w:rFonts w:ascii="Calibri" w:hAnsi="Calibri" w:cs="Calibri"/>
        </w:rPr>
      </w:pPr>
      <w:bookmarkStart w:id="19" w:name="_Toc4754148"/>
      <w:r>
        <w:rPr>
          <w:rFonts w:ascii="Calibri" w:hAnsi="Calibri" w:cs="Calibri" w:hint="eastAsia"/>
        </w:rPr>
        <w:t>H</w:t>
      </w:r>
      <w:r>
        <w:rPr>
          <w:rFonts w:ascii="Calibri" w:hAnsi="Calibri" w:cs="Calibri"/>
        </w:rPr>
        <w:t>tml</w:t>
      </w:r>
      <w:bookmarkEnd w:id="19"/>
      <w:r w:rsidR="00B620F1">
        <w:rPr>
          <w:rFonts w:ascii="Calibri" w:hAnsi="Calibri" w:cs="Calibri" w:hint="eastAsia"/>
        </w:rPr>
        <w:t xml:space="preserve"> </w:t>
      </w:r>
    </w:p>
    <w:p w14:paraId="72856774" w14:textId="77777777" w:rsidR="00F04502" w:rsidRPr="00370847" w:rsidRDefault="00F04502" w:rsidP="000B21DE">
      <w:pPr>
        <w:pStyle w:val="a3"/>
      </w:pPr>
      <w:r w:rsidRPr="00370847">
        <w:rPr>
          <w:rFonts w:hint="eastAsia"/>
        </w:rPr>
        <w:t>이미지</w:t>
      </w:r>
      <w:r>
        <w:rPr>
          <w:rFonts w:hint="eastAsia"/>
        </w:rPr>
        <w:t xml:space="preserve"> </w:t>
      </w:r>
      <w:r w:rsidRPr="00370847">
        <w:rPr>
          <w:rFonts w:hint="eastAsia"/>
        </w:rPr>
        <w:t>형태이긴</w:t>
      </w:r>
      <w:r w:rsidRPr="00370847">
        <w:t xml:space="preserve"> 하나 배너와는 달리 자유로운 구성과 이미지 각각의 링크를 가져가고자 할 때, 혹은 자주 변경되는 페이지의 운영의 용이성을 위하여 사용한다.</w:t>
      </w:r>
    </w:p>
    <w:p w14:paraId="162F7308" w14:textId="37AC63D3" w:rsidR="00B620F1" w:rsidRDefault="00B620F1" w:rsidP="000B21DE">
      <w:pPr>
        <w:pStyle w:val="a3"/>
      </w:pPr>
      <w:r>
        <w:rPr>
          <w:rFonts w:hint="eastAsia"/>
        </w:rPr>
        <w:t>운영</w:t>
      </w:r>
      <w:r>
        <w:t xml:space="preserve"> 형태: 수동</w:t>
      </w:r>
    </w:p>
    <w:p w14:paraId="08CE2A03" w14:textId="77777777" w:rsidR="00D44C82" w:rsidRDefault="00D44C82" w:rsidP="000B21DE">
      <w:pPr>
        <w:pStyle w:val="a3"/>
        <w:numPr>
          <w:ilvl w:val="0"/>
          <w:numId w:val="0"/>
        </w:numPr>
        <w:ind w:left="1417"/>
      </w:pPr>
    </w:p>
    <w:p w14:paraId="060C6443" w14:textId="6D8CE4DE" w:rsidR="00F37A04" w:rsidRDefault="00B56710" w:rsidP="00F34ACF">
      <w:pPr>
        <w:pStyle w:val="-3"/>
        <w:numPr>
          <w:ilvl w:val="2"/>
          <w:numId w:val="3"/>
        </w:numPr>
        <w:ind w:leftChars="283" w:left="1077" w:hanging="511"/>
        <w:rPr>
          <w:rFonts w:ascii="Calibri" w:hAnsi="Calibri" w:cs="Calibri"/>
        </w:rPr>
      </w:pPr>
      <w:bookmarkStart w:id="20" w:name="_Toc4754149"/>
      <w:r>
        <w:rPr>
          <w:rFonts w:ascii="Calibri" w:hAnsi="Calibri" w:cs="Calibri" w:hint="eastAsia"/>
        </w:rPr>
        <w:t>개발콘텐츠</w:t>
      </w:r>
      <w:bookmarkEnd w:id="20"/>
      <w:r>
        <w:rPr>
          <w:rFonts w:ascii="Calibri" w:hAnsi="Calibri" w:cs="Calibri" w:hint="eastAsia"/>
        </w:rPr>
        <w:t xml:space="preserve"> </w:t>
      </w:r>
    </w:p>
    <w:p w14:paraId="173E1D0E" w14:textId="58D654D8" w:rsidR="00F37A04" w:rsidRDefault="0027422B" w:rsidP="000B21DE">
      <w:pPr>
        <w:pStyle w:val="a3"/>
      </w:pPr>
      <w:r>
        <w:rPr>
          <w:rFonts w:hint="eastAsia"/>
        </w:rPr>
        <w:t>상품,</w:t>
      </w:r>
      <w:r>
        <w:t xml:space="preserve"> </w:t>
      </w:r>
      <w:r>
        <w:rPr>
          <w:rFonts w:hint="eastAsia"/>
        </w:rPr>
        <w:t>기획전,</w:t>
      </w:r>
      <w:r>
        <w:t xml:space="preserve"> </w:t>
      </w:r>
      <w:r>
        <w:rPr>
          <w:rFonts w:hint="eastAsia"/>
        </w:rPr>
        <w:t>이벤트 등을 개발 로직을 통해 자동 노출해야 할 경우 사용</w:t>
      </w:r>
      <w:r w:rsidR="004C1919">
        <w:rPr>
          <w:rFonts w:hint="eastAsia"/>
        </w:rPr>
        <w:t>한다.</w:t>
      </w:r>
      <w:r w:rsidR="004C1919">
        <w:t xml:space="preserve"> (</w:t>
      </w:r>
      <w:r w:rsidR="004C1919">
        <w:rPr>
          <w:rFonts w:hint="eastAsia"/>
        </w:rPr>
        <w:t>예:</w:t>
      </w:r>
      <w:r w:rsidR="004C1919">
        <w:t xml:space="preserve"> BEST </w:t>
      </w:r>
      <w:r w:rsidR="004C1919">
        <w:rPr>
          <w:rFonts w:hint="eastAsia"/>
        </w:rPr>
        <w:t xml:space="preserve">상품 </w:t>
      </w:r>
      <w:r w:rsidR="004C1919">
        <w:t>1~30</w:t>
      </w:r>
      <w:r w:rsidR="004C1919">
        <w:rPr>
          <w:rFonts w:hint="eastAsia"/>
        </w:rPr>
        <w:t>위 노출)</w:t>
      </w:r>
    </w:p>
    <w:p w14:paraId="44ED53EA" w14:textId="2EAC177D" w:rsidR="00F37A04" w:rsidRDefault="004C1919" w:rsidP="000B21DE">
      <w:pPr>
        <w:pStyle w:val="a3"/>
      </w:pPr>
      <w:r>
        <w:rPr>
          <w:rFonts w:hint="eastAsia"/>
        </w:rPr>
        <w:t>운영의 관리 효율을 위해 사용한다.</w:t>
      </w:r>
    </w:p>
    <w:p w14:paraId="4B950089" w14:textId="10BBD658" w:rsidR="00F37A04" w:rsidRDefault="00F37A04" w:rsidP="000B21DE">
      <w:pPr>
        <w:pStyle w:val="a3"/>
      </w:pPr>
      <w:r>
        <w:rPr>
          <w:rFonts w:hint="eastAsia"/>
        </w:rPr>
        <w:lastRenderedPageBreak/>
        <w:t>운영</w:t>
      </w:r>
      <w:r>
        <w:t xml:space="preserve"> 형태: </w:t>
      </w:r>
      <w:r w:rsidR="002F25C8">
        <w:rPr>
          <w:rFonts w:hint="eastAsia"/>
        </w:rPr>
        <w:t>자동</w:t>
      </w:r>
    </w:p>
    <w:p w14:paraId="249D021C" w14:textId="77777777" w:rsidR="00D44C82" w:rsidRDefault="00D44C82" w:rsidP="000B21DE">
      <w:pPr>
        <w:pStyle w:val="a3"/>
        <w:numPr>
          <w:ilvl w:val="0"/>
          <w:numId w:val="0"/>
        </w:numPr>
        <w:ind w:left="1417"/>
      </w:pPr>
    </w:p>
    <w:p w14:paraId="622454EC" w14:textId="28173CCF" w:rsidR="00F37A04" w:rsidRDefault="00F37A04" w:rsidP="00F37A04">
      <w:pPr>
        <w:pStyle w:val="-2"/>
        <w:numPr>
          <w:ilvl w:val="1"/>
          <w:numId w:val="3"/>
        </w:numPr>
        <w:ind w:leftChars="142" w:left="1106"/>
        <w:rPr>
          <w:rFonts w:ascii="Calibri" w:hAnsi="Calibri" w:cs="Calibri"/>
        </w:rPr>
      </w:pPr>
      <w:bookmarkStart w:id="21" w:name="_Toc4754150"/>
      <w:r>
        <w:rPr>
          <w:rFonts w:ascii="Calibri" w:hAnsi="Calibri" w:cs="Calibri" w:hint="eastAsia"/>
        </w:rPr>
        <w:t>전시</w:t>
      </w:r>
      <w:r>
        <w:rPr>
          <w:rFonts w:ascii="Calibri" w:hAnsi="Calibri" w:cs="Calibri" w:hint="eastAsia"/>
        </w:rPr>
        <w:t xml:space="preserve"> </w:t>
      </w:r>
      <w:r w:rsidR="00480A8B">
        <w:rPr>
          <w:rFonts w:ascii="Calibri" w:hAnsi="Calibri" w:cs="Calibri" w:hint="eastAsia"/>
        </w:rPr>
        <w:t>코너</w:t>
      </w:r>
      <w:r>
        <w:rPr>
          <w:rFonts w:ascii="Calibri" w:hAnsi="Calibri" w:cs="Calibri" w:hint="eastAsia"/>
        </w:rPr>
        <w:t xml:space="preserve"> </w:t>
      </w:r>
      <w:r w:rsidR="0095491A">
        <w:rPr>
          <w:rFonts w:ascii="Calibri" w:hAnsi="Calibri" w:cs="Calibri" w:hint="eastAsia"/>
        </w:rPr>
        <w:t>운영</w:t>
      </w:r>
      <w:r w:rsidR="0095491A">
        <w:rPr>
          <w:rFonts w:ascii="Calibri" w:hAnsi="Calibri" w:cs="Calibri" w:hint="eastAsia"/>
        </w:rPr>
        <w:t xml:space="preserve"> </w:t>
      </w:r>
      <w:r w:rsidR="008C097D">
        <w:rPr>
          <w:rFonts w:ascii="Calibri" w:hAnsi="Calibri" w:cs="Calibri" w:hint="eastAsia"/>
        </w:rPr>
        <w:t>형태</w:t>
      </w:r>
      <w:bookmarkEnd w:id="21"/>
    </w:p>
    <w:p w14:paraId="26DABA74" w14:textId="74D5B563" w:rsidR="00F37A04" w:rsidRDefault="00F37A04" w:rsidP="00F34ACF">
      <w:pPr>
        <w:pStyle w:val="-3"/>
        <w:numPr>
          <w:ilvl w:val="2"/>
          <w:numId w:val="3"/>
        </w:numPr>
        <w:ind w:leftChars="283" w:left="1077" w:hanging="511"/>
        <w:rPr>
          <w:rFonts w:ascii="Calibri" w:hAnsi="Calibri" w:cs="Calibri"/>
        </w:rPr>
      </w:pPr>
      <w:bookmarkStart w:id="22" w:name="_Toc4754151"/>
      <w:r>
        <w:rPr>
          <w:rFonts w:ascii="Calibri" w:hAnsi="Calibri" w:cs="Calibri" w:hint="eastAsia"/>
        </w:rPr>
        <w:t>자동</w:t>
      </w:r>
      <w:bookmarkEnd w:id="22"/>
    </w:p>
    <w:p w14:paraId="60434044" w14:textId="5A8BE735" w:rsidR="00F37A04" w:rsidRDefault="00F37A04" w:rsidP="000B21DE">
      <w:pPr>
        <w:pStyle w:val="a3"/>
      </w:pPr>
      <w:r>
        <w:t xml:space="preserve">수동으로 관리하지 않고, 정해진 개발 로직에 따라 자동으로 소재를 불러오는 형태이다. </w:t>
      </w:r>
    </w:p>
    <w:p w14:paraId="459C8230" w14:textId="349BE0C3" w:rsidR="00F37A04" w:rsidRDefault="00F37A04" w:rsidP="000B21DE">
      <w:pPr>
        <w:pStyle w:val="a3"/>
      </w:pPr>
      <w:r>
        <w:rPr>
          <w:rFonts w:hint="eastAsia"/>
        </w:rPr>
        <w:t>예</w:t>
      </w:r>
      <w:r>
        <w:t xml:space="preserve">) </w:t>
      </w:r>
      <w:r w:rsidR="009A1041">
        <w:rPr>
          <w:rFonts w:hint="eastAsia"/>
        </w:rPr>
        <w:t xml:space="preserve">신규 등록된 </w:t>
      </w:r>
      <w:r>
        <w:rPr>
          <w:rFonts w:hint="eastAsia"/>
        </w:rPr>
        <w:t>상품</w:t>
      </w:r>
      <w:r w:rsidR="009A1041">
        <w:rPr>
          <w:rFonts w:hint="eastAsia"/>
        </w:rPr>
        <w:t xml:space="preserve"> </w:t>
      </w:r>
      <w:r>
        <w:rPr>
          <w:rFonts w:hint="eastAsia"/>
        </w:rPr>
        <w:t>등</w:t>
      </w:r>
      <w:r>
        <w:t>을 노출하는 경우, 인기 키워드를 노출하는 경우</w:t>
      </w:r>
    </w:p>
    <w:p w14:paraId="5B0A65CA" w14:textId="77777777" w:rsidR="00D44C82" w:rsidRDefault="00D44C82" w:rsidP="000B21DE">
      <w:pPr>
        <w:pStyle w:val="a3"/>
        <w:numPr>
          <w:ilvl w:val="0"/>
          <w:numId w:val="0"/>
        </w:numPr>
        <w:ind w:left="1417"/>
      </w:pPr>
    </w:p>
    <w:p w14:paraId="518B33B6" w14:textId="5D9F0FFA" w:rsidR="00F37A04" w:rsidRDefault="00F37A04" w:rsidP="00F34ACF">
      <w:pPr>
        <w:pStyle w:val="-3"/>
        <w:numPr>
          <w:ilvl w:val="2"/>
          <w:numId w:val="3"/>
        </w:numPr>
        <w:ind w:leftChars="283" w:left="1077" w:hanging="511"/>
        <w:rPr>
          <w:rFonts w:ascii="Calibri" w:hAnsi="Calibri" w:cs="Calibri"/>
        </w:rPr>
      </w:pPr>
      <w:bookmarkStart w:id="23" w:name="_Toc4754152"/>
      <w:r>
        <w:rPr>
          <w:rFonts w:ascii="Calibri" w:hAnsi="Calibri" w:cs="Calibri" w:hint="eastAsia"/>
        </w:rPr>
        <w:t>자동</w:t>
      </w:r>
      <w:r>
        <w:rPr>
          <w:rFonts w:ascii="Calibri" w:hAnsi="Calibri" w:cs="Calibri" w:hint="eastAsia"/>
        </w:rPr>
        <w:t xml:space="preserve"> </w:t>
      </w:r>
      <w:r>
        <w:rPr>
          <w:rFonts w:ascii="Calibri" w:hAnsi="Calibri" w:cs="Calibri"/>
        </w:rPr>
        <w:t xml:space="preserve">+ </w:t>
      </w:r>
      <w:r>
        <w:rPr>
          <w:rFonts w:ascii="Calibri" w:hAnsi="Calibri" w:cs="Calibri" w:hint="eastAsia"/>
        </w:rPr>
        <w:t>수동</w:t>
      </w:r>
      <w:bookmarkEnd w:id="23"/>
    </w:p>
    <w:p w14:paraId="50FAB026" w14:textId="77777777" w:rsidR="00F37A04" w:rsidRDefault="00F37A04" w:rsidP="000B21DE">
      <w:pPr>
        <w:pStyle w:val="a3"/>
      </w:pPr>
      <w:r>
        <w:rPr>
          <w:rFonts w:hint="eastAsia"/>
        </w:rPr>
        <w:t>자동배치와</w:t>
      </w:r>
      <w:r>
        <w:t xml:space="preserve"> 수동 운영 두 가지 방식을 같이 가져 가는 형태이다.</w:t>
      </w:r>
    </w:p>
    <w:p w14:paraId="333D2A33" w14:textId="4431C561" w:rsidR="00B620F1" w:rsidRDefault="00F37A04" w:rsidP="000B21DE">
      <w:pPr>
        <w:pStyle w:val="a3"/>
      </w:pPr>
      <w:r>
        <w:rPr>
          <w:rFonts w:hint="eastAsia"/>
        </w:rPr>
        <w:t>자동</w:t>
      </w:r>
      <w:r>
        <w:t xml:space="preserve"> 운영형태 보다는 손쉽게 소재를 수정할 수 있으면서, 수동보다는 운영</w:t>
      </w:r>
      <w:r w:rsidR="00CC7BDA">
        <w:rPr>
          <w:rFonts w:hint="eastAsia"/>
        </w:rPr>
        <w:t xml:space="preserve"> </w:t>
      </w:r>
      <w:r>
        <w:t>공수가 적기 때문에 자동+수동을 가져갈 수 있는 전시구좌(상품, 코너, 기획전)에서는 가장 많이 쓰이는 형태이다.</w:t>
      </w:r>
    </w:p>
    <w:p w14:paraId="4A957554" w14:textId="5EAA90F4" w:rsidR="00F37A04" w:rsidRDefault="00F37A04" w:rsidP="000B21DE">
      <w:pPr>
        <w:pStyle w:val="a3"/>
      </w:pPr>
      <w:r w:rsidRPr="00F37A04">
        <w:rPr>
          <w:rFonts w:hint="eastAsia"/>
        </w:rPr>
        <w:t>수동으로</w:t>
      </w:r>
      <w:r w:rsidRPr="00F37A04">
        <w:t xml:space="preserve"> 등록된 소재가 자동으로 불러오는 상품보다 노출 우선순위가 높으며, 같은 우선 순위 일 경우 등록 일순으로 노출된다.</w:t>
      </w:r>
    </w:p>
    <w:p w14:paraId="5087D275" w14:textId="77777777" w:rsidR="00D44C82" w:rsidRDefault="00D44C82" w:rsidP="000B21DE">
      <w:pPr>
        <w:pStyle w:val="a3"/>
        <w:numPr>
          <w:ilvl w:val="0"/>
          <w:numId w:val="0"/>
        </w:numPr>
        <w:ind w:left="1417"/>
      </w:pPr>
    </w:p>
    <w:p w14:paraId="5A4FB5E2" w14:textId="2E3ADF49" w:rsidR="00F37A04" w:rsidRDefault="00F37A04" w:rsidP="00F34ACF">
      <w:pPr>
        <w:pStyle w:val="-3"/>
        <w:numPr>
          <w:ilvl w:val="2"/>
          <w:numId w:val="3"/>
        </w:numPr>
        <w:ind w:leftChars="283" w:left="1077" w:hanging="511"/>
        <w:rPr>
          <w:rFonts w:ascii="Calibri" w:hAnsi="Calibri" w:cs="Calibri"/>
        </w:rPr>
      </w:pPr>
      <w:bookmarkStart w:id="24" w:name="_Toc4754153"/>
      <w:r>
        <w:rPr>
          <w:rFonts w:ascii="Calibri" w:hAnsi="Calibri" w:cs="Calibri" w:hint="eastAsia"/>
        </w:rPr>
        <w:t>수동</w:t>
      </w:r>
      <w:bookmarkEnd w:id="24"/>
    </w:p>
    <w:p w14:paraId="43F2A83B" w14:textId="77777777" w:rsidR="00F37A04" w:rsidRDefault="00F37A04" w:rsidP="000B21DE">
      <w:pPr>
        <w:pStyle w:val="a3"/>
      </w:pPr>
      <w:r>
        <w:t>100% 관리자의 의해서 관리되는 운영 형태이다.</w:t>
      </w:r>
    </w:p>
    <w:p w14:paraId="458CCFF5" w14:textId="446DEE02" w:rsidR="00F37A04" w:rsidRDefault="00F37A04" w:rsidP="000B21DE">
      <w:pPr>
        <w:pStyle w:val="a3"/>
      </w:pPr>
      <w:r>
        <w:rPr>
          <w:rFonts w:hint="eastAsia"/>
        </w:rPr>
        <w:t>수동으로</w:t>
      </w:r>
      <w:r>
        <w:t xml:space="preserve"> 구좌 생성시에는 반드시 운영 계획과 운영 담당자에 대한 명확한 리소스 배분이 선</w:t>
      </w:r>
      <w:r w:rsidR="008C097D">
        <w:rPr>
          <w:rFonts w:hint="eastAsia"/>
        </w:rPr>
        <w:t xml:space="preserve"> </w:t>
      </w:r>
      <w:r>
        <w:t>진행되어야 한다</w:t>
      </w:r>
      <w:r w:rsidR="00AC7556">
        <w:t>.</w:t>
      </w:r>
    </w:p>
    <w:p w14:paraId="36AB9507" w14:textId="6F80F792" w:rsidR="00B55E86" w:rsidRPr="00AA0C4A" w:rsidRDefault="002D6770" w:rsidP="002D6770">
      <w:pPr>
        <w:widowControl/>
        <w:spacing w:line="240" w:lineRule="auto"/>
        <w:jc w:val="left"/>
        <w:rPr>
          <w:rFonts w:asciiTheme="minorHAnsi" w:eastAsiaTheme="minorHAnsi" w:hAnsiTheme="minorHAnsi"/>
          <w:b/>
          <w:color w:val="000000" w:themeColor="text1"/>
          <w:sz w:val="22"/>
          <w:szCs w:val="22"/>
        </w:rPr>
      </w:pPr>
      <w:r>
        <w:rPr>
          <w:rFonts w:asciiTheme="minorHAnsi" w:eastAsiaTheme="minorHAnsi" w:hAnsiTheme="minorHAnsi"/>
          <w:b/>
          <w:color w:val="000000" w:themeColor="text1"/>
          <w:sz w:val="22"/>
          <w:szCs w:val="22"/>
        </w:rPr>
        <w:br w:type="page"/>
      </w:r>
    </w:p>
    <w:p w14:paraId="599C6E53" w14:textId="2BD4B92F" w:rsidR="00F37A04" w:rsidRPr="000572AC" w:rsidRDefault="00276442" w:rsidP="000B21DE">
      <w:pPr>
        <w:pStyle w:val="1depth"/>
        <w:ind w:leftChars="-1" w:left="-2" w:firstLine="1"/>
        <w:rPr>
          <w:sz w:val="28"/>
        </w:rPr>
      </w:pPr>
      <w:bookmarkStart w:id="25" w:name="_Toc4754154"/>
      <w:r w:rsidRPr="000572AC">
        <w:rPr>
          <w:rFonts w:hint="eastAsia"/>
          <w:sz w:val="28"/>
        </w:rPr>
        <w:lastRenderedPageBreak/>
        <w:t>채널 메인 전시</w:t>
      </w:r>
      <w:bookmarkEnd w:id="25"/>
    </w:p>
    <w:p w14:paraId="204FD75F" w14:textId="77777777" w:rsidR="00AA0C4A" w:rsidRPr="00AA0C4A" w:rsidRDefault="00AA0C4A" w:rsidP="00AA0C4A">
      <w:pPr>
        <w:pStyle w:val="af4"/>
        <w:numPr>
          <w:ilvl w:val="0"/>
          <w:numId w:val="3"/>
        </w:numPr>
        <w:wordWrap w:val="0"/>
        <w:autoSpaceDE w:val="0"/>
        <w:autoSpaceDN w:val="0"/>
        <w:spacing w:line="240" w:lineRule="auto"/>
        <w:ind w:leftChars="0"/>
        <w:outlineLvl w:val="1"/>
        <w:rPr>
          <w:rFonts w:ascii="Calibri" w:hAnsi="Calibri" w:cs="Calibri"/>
          <w:b/>
          <w:vanish/>
          <w:kern w:val="2"/>
          <w:sz w:val="24"/>
          <w:szCs w:val="24"/>
        </w:rPr>
      </w:pPr>
      <w:bookmarkStart w:id="26" w:name="_Toc526419321"/>
      <w:bookmarkStart w:id="27" w:name="_Toc526424143"/>
      <w:bookmarkStart w:id="28" w:name="_Toc526424289"/>
      <w:bookmarkStart w:id="29" w:name="_Toc526424553"/>
      <w:bookmarkStart w:id="30" w:name="_Toc526424957"/>
      <w:bookmarkStart w:id="31" w:name="_Toc526428491"/>
      <w:bookmarkStart w:id="32" w:name="_Toc526501566"/>
      <w:bookmarkStart w:id="33" w:name="_Toc526502635"/>
      <w:bookmarkStart w:id="34" w:name="_Toc526502680"/>
      <w:bookmarkStart w:id="35" w:name="_Toc526502931"/>
      <w:bookmarkStart w:id="36" w:name="_Toc526502976"/>
      <w:bookmarkStart w:id="37" w:name="_Toc526503021"/>
      <w:bookmarkStart w:id="38" w:name="_Toc526503066"/>
      <w:bookmarkStart w:id="39" w:name="_Toc526503111"/>
      <w:bookmarkStart w:id="40" w:name="_Toc526503286"/>
      <w:bookmarkStart w:id="41" w:name="_Toc526503335"/>
      <w:bookmarkStart w:id="42" w:name="_Toc526503886"/>
      <w:bookmarkStart w:id="43" w:name="_Toc527647493"/>
      <w:bookmarkStart w:id="44" w:name="_Toc527650829"/>
      <w:bookmarkStart w:id="45" w:name="_Toc528083658"/>
      <w:bookmarkStart w:id="46" w:name="_Toc528154862"/>
      <w:bookmarkStart w:id="47" w:name="_Toc528166006"/>
      <w:bookmarkStart w:id="48" w:name="_Toc4753475"/>
      <w:bookmarkStart w:id="49" w:name="_Toc475415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</w:p>
    <w:p w14:paraId="1333011C" w14:textId="28DCFD46" w:rsidR="00F37A04" w:rsidRPr="00F37A04" w:rsidRDefault="00276442" w:rsidP="000B21DE">
      <w:pPr>
        <w:pStyle w:val="-2"/>
        <w:numPr>
          <w:ilvl w:val="1"/>
          <w:numId w:val="3"/>
        </w:numPr>
        <w:ind w:left="851" w:hanging="567"/>
        <w:rPr>
          <w:rFonts w:ascii="Calibri" w:hAnsi="Calibri" w:cs="Calibri"/>
        </w:rPr>
      </w:pPr>
      <w:bookmarkStart w:id="50" w:name="_Toc4754156"/>
      <w:r>
        <w:rPr>
          <w:rFonts w:ascii="Calibri" w:hAnsi="Calibri" w:cs="Calibri" w:hint="eastAsia"/>
        </w:rPr>
        <w:t>채널</w:t>
      </w:r>
      <w:r>
        <w:rPr>
          <w:rFonts w:ascii="Calibri" w:hAnsi="Calibri" w:cs="Calibri" w:hint="eastAsia"/>
        </w:rPr>
        <w:t xml:space="preserve"> </w:t>
      </w:r>
      <w:r w:rsidRPr="00F37A04">
        <w:rPr>
          <w:rFonts w:ascii="Calibri" w:hAnsi="Calibri" w:cs="Calibri" w:hint="eastAsia"/>
        </w:rPr>
        <w:t>메인</w:t>
      </w:r>
      <w:r w:rsidRPr="00F37A04">
        <w:rPr>
          <w:rFonts w:ascii="Calibri" w:hAnsi="Calibri" w:cs="Calibri" w:hint="eastAsia"/>
        </w:rPr>
        <w:t xml:space="preserve"> </w:t>
      </w:r>
      <w:r>
        <w:rPr>
          <w:rFonts w:ascii="Calibri" w:hAnsi="Calibri" w:cs="Calibri" w:hint="eastAsia"/>
        </w:rPr>
        <w:t>전시</w:t>
      </w:r>
      <w:r w:rsidRPr="00F37A04">
        <w:rPr>
          <w:rFonts w:ascii="Calibri" w:hAnsi="Calibri" w:cs="Calibri" w:hint="eastAsia"/>
        </w:rPr>
        <w:t xml:space="preserve"> </w:t>
      </w:r>
      <w:r>
        <w:rPr>
          <w:rFonts w:ascii="Calibri" w:hAnsi="Calibri" w:cs="Calibri" w:hint="eastAsia"/>
        </w:rPr>
        <w:t>정의</w:t>
      </w:r>
      <w:bookmarkEnd w:id="50"/>
    </w:p>
    <w:p w14:paraId="1F7E5BA7" w14:textId="601D0AC9" w:rsidR="009B00C8" w:rsidRDefault="009B00C8" w:rsidP="000B21DE">
      <w:pPr>
        <w:pStyle w:val="a3"/>
      </w:pPr>
      <w:r>
        <w:rPr>
          <w:rFonts w:hint="eastAsia"/>
        </w:rPr>
        <w:t>사이트</w:t>
      </w:r>
      <w:r>
        <w:t xml:space="preserve"> 인입</w:t>
      </w:r>
      <w:r w:rsidR="00F8399C">
        <w:rPr>
          <w:rFonts w:hint="eastAsia"/>
        </w:rPr>
        <w:t xml:space="preserve"> </w:t>
      </w:r>
      <w:r>
        <w:t>시 방문자가 처음 접하게 되는 페이지로, 첫인상을 결정짓는 중요한 페이지이다.</w:t>
      </w:r>
    </w:p>
    <w:p w14:paraId="4D8ED7C1" w14:textId="1E6E7644" w:rsidR="009B00C8" w:rsidRDefault="009B00C8" w:rsidP="000B21DE">
      <w:pPr>
        <w:pStyle w:val="a3"/>
      </w:pPr>
      <w:r>
        <w:rPr>
          <w:rFonts w:hint="eastAsia"/>
        </w:rPr>
        <w:t>메인</w:t>
      </w:r>
      <w:r>
        <w:t xml:space="preserve"> 화면은 </w:t>
      </w:r>
      <w:r w:rsidR="003F3A32">
        <w:rPr>
          <w:rFonts w:hint="eastAsia"/>
        </w:rPr>
        <w:t>A</w:t>
      </w:r>
      <w:r w:rsidR="003F3A32">
        <w:t>-RT</w:t>
      </w:r>
      <w:r w:rsidR="00F8399C">
        <w:rPr>
          <w:rFonts w:hint="eastAsia"/>
        </w:rPr>
        <w:t xml:space="preserve"> 메인 포함 각 </w:t>
      </w:r>
      <w:r w:rsidR="00391F58">
        <w:rPr>
          <w:rFonts w:hint="eastAsia"/>
        </w:rPr>
        <w:t>전시</w:t>
      </w:r>
      <w:r w:rsidR="00F8399C">
        <w:rPr>
          <w:rFonts w:hint="eastAsia"/>
        </w:rPr>
        <w:t>채널</w:t>
      </w:r>
      <w:r w:rsidR="00276442">
        <w:rPr>
          <w:rFonts w:hint="eastAsia"/>
        </w:rPr>
        <w:t xml:space="preserve"> 메인으</w:t>
      </w:r>
      <w:r w:rsidR="00F8399C">
        <w:rPr>
          <w:rFonts w:hint="eastAsia"/>
        </w:rPr>
        <w:t xml:space="preserve">로 </w:t>
      </w:r>
      <w:r>
        <w:t xml:space="preserve">구성된다. </w:t>
      </w:r>
    </w:p>
    <w:p w14:paraId="09E6B68A" w14:textId="15FB79F4" w:rsidR="00D44C82" w:rsidRDefault="00F8399C" w:rsidP="000B21DE">
      <w:pPr>
        <w:pStyle w:val="a3"/>
      </w:pPr>
      <w:r>
        <w:rPr>
          <w:rFonts w:hint="eastAsia"/>
        </w:rPr>
        <w:t xml:space="preserve">각 </w:t>
      </w:r>
      <w:r w:rsidR="00391F58">
        <w:rPr>
          <w:rFonts w:hint="eastAsia"/>
        </w:rPr>
        <w:t>전시</w:t>
      </w:r>
      <w:r>
        <w:rPr>
          <w:rFonts w:hint="eastAsia"/>
        </w:rPr>
        <w:t xml:space="preserve">채널 </w:t>
      </w:r>
      <w:r w:rsidR="009B00C8">
        <w:t xml:space="preserve">메인은 사이트의 브랜딩과 </w:t>
      </w:r>
      <w:r w:rsidR="00336EDD">
        <w:t>네</w:t>
      </w:r>
      <w:r w:rsidR="00336EDD">
        <w:rPr>
          <w:rFonts w:hint="eastAsia"/>
        </w:rPr>
        <w:t>비</w:t>
      </w:r>
      <w:r w:rsidR="009B00C8">
        <w:t xml:space="preserve">게이션의 역할을 하면서도 방문자의 목적을 충족할 수 있는 </w:t>
      </w:r>
      <w:r w:rsidR="001A1EA4">
        <w:rPr>
          <w:rFonts w:hint="eastAsia"/>
        </w:rPr>
        <w:t>콘</w:t>
      </w:r>
      <w:r w:rsidR="009B00C8">
        <w:t xml:space="preserve">텐츠(상품, </w:t>
      </w:r>
      <w:r w:rsidR="003F3A32">
        <w:rPr>
          <w:rFonts w:hint="eastAsia"/>
        </w:rPr>
        <w:t>이벤트,</w:t>
      </w:r>
      <w:r w:rsidR="003F3A32">
        <w:t xml:space="preserve"> </w:t>
      </w:r>
      <w:r w:rsidR="009B00C8">
        <w:t>기획전</w:t>
      </w:r>
      <w:r w:rsidR="003F3A32">
        <w:rPr>
          <w:rFonts w:hint="eastAsia"/>
        </w:rPr>
        <w:t>,</w:t>
      </w:r>
      <w:r w:rsidR="003F3A32">
        <w:t xml:space="preserve"> </w:t>
      </w:r>
      <w:r w:rsidR="003F3A32">
        <w:rPr>
          <w:rFonts w:hint="eastAsia"/>
        </w:rPr>
        <w:t>웹진</w:t>
      </w:r>
      <w:r w:rsidR="009B00C8">
        <w:t xml:space="preserve"> 등)을 제공함으로써 방문자가 사이트를 계속해서 이용할 수 있도록 유도하여야 한다</w:t>
      </w:r>
      <w:r w:rsidR="003D619C">
        <w:rPr>
          <w:rFonts w:hint="eastAsia"/>
        </w:rPr>
        <w:t>.</w:t>
      </w:r>
    </w:p>
    <w:p w14:paraId="3866C4E6" w14:textId="77777777" w:rsidR="004E5B8B" w:rsidRDefault="004E5B8B" w:rsidP="000B21DE">
      <w:pPr>
        <w:pStyle w:val="a3"/>
        <w:numPr>
          <w:ilvl w:val="0"/>
          <w:numId w:val="0"/>
        </w:numPr>
        <w:ind w:left="1417"/>
      </w:pPr>
    </w:p>
    <w:p w14:paraId="0E3B37FC" w14:textId="486F80C1" w:rsidR="009B00C8" w:rsidRPr="00F37A04" w:rsidRDefault="00276442" w:rsidP="009B00C8">
      <w:pPr>
        <w:pStyle w:val="-2"/>
        <w:numPr>
          <w:ilvl w:val="1"/>
          <w:numId w:val="3"/>
        </w:numPr>
        <w:ind w:leftChars="142" w:left="1106"/>
        <w:rPr>
          <w:rFonts w:ascii="Calibri" w:hAnsi="Calibri" w:cs="Calibri"/>
        </w:rPr>
      </w:pPr>
      <w:bookmarkStart w:id="51" w:name="_Toc4754157"/>
      <w:r>
        <w:rPr>
          <w:rFonts w:ascii="Calibri" w:hAnsi="Calibri" w:cs="Calibri" w:hint="eastAsia"/>
        </w:rPr>
        <w:t>채널</w:t>
      </w:r>
      <w:r>
        <w:rPr>
          <w:rFonts w:ascii="Calibri" w:hAnsi="Calibri" w:cs="Calibri" w:hint="eastAsia"/>
        </w:rPr>
        <w:t xml:space="preserve"> </w:t>
      </w:r>
      <w:r w:rsidRPr="00F37A04">
        <w:rPr>
          <w:rFonts w:ascii="Calibri" w:hAnsi="Calibri" w:cs="Calibri" w:hint="eastAsia"/>
        </w:rPr>
        <w:t>메인</w:t>
      </w:r>
      <w:r w:rsidRPr="00F37A04">
        <w:rPr>
          <w:rFonts w:ascii="Calibri" w:hAnsi="Calibri" w:cs="Calibri" w:hint="eastAsia"/>
        </w:rPr>
        <w:t xml:space="preserve"> </w:t>
      </w:r>
      <w:r>
        <w:rPr>
          <w:rFonts w:ascii="Calibri" w:hAnsi="Calibri" w:cs="Calibri" w:hint="eastAsia"/>
        </w:rPr>
        <w:t>전시</w:t>
      </w:r>
      <w:r w:rsidRPr="00F37A04">
        <w:rPr>
          <w:rFonts w:ascii="Calibri" w:hAnsi="Calibri" w:cs="Calibri" w:hint="eastAsia"/>
        </w:rPr>
        <w:t xml:space="preserve"> </w:t>
      </w:r>
      <w:r w:rsidRPr="00F37A04">
        <w:rPr>
          <w:rFonts w:ascii="Calibri" w:hAnsi="Calibri" w:cs="Calibri" w:hint="eastAsia"/>
        </w:rPr>
        <w:t>구성</w:t>
      </w:r>
      <w:bookmarkEnd w:id="51"/>
    </w:p>
    <w:p w14:paraId="5453136A" w14:textId="159E8E00" w:rsidR="009B00C8" w:rsidRPr="003D619C" w:rsidRDefault="00195D44" w:rsidP="000B21DE">
      <w:pPr>
        <w:pStyle w:val="a3"/>
      </w:pPr>
      <w:r>
        <w:rPr>
          <w:noProof/>
        </w:rPr>
        <w:drawing>
          <wp:anchor distT="0" distB="0" distL="114300" distR="114300" simplePos="0" relativeHeight="251632640" behindDoc="0" locked="0" layoutInCell="1" allowOverlap="1" wp14:anchorId="4C25611A" wp14:editId="34EB6C1B">
            <wp:simplePos x="0" y="0"/>
            <wp:positionH relativeFrom="column">
              <wp:posOffset>448310</wp:posOffset>
            </wp:positionH>
            <wp:positionV relativeFrom="paragraph">
              <wp:posOffset>836295</wp:posOffset>
            </wp:positionV>
            <wp:extent cx="5325110" cy="3157220"/>
            <wp:effectExtent l="0" t="0" r="0" b="5080"/>
            <wp:wrapTopAndBottom/>
            <wp:docPr id="55" name="그림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1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11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00C8" w:rsidRPr="003D619C">
        <w:rPr>
          <w:rFonts w:hint="eastAsia"/>
        </w:rPr>
        <w:t>메인 페이지는 크게 유틸리티</w:t>
      </w:r>
      <w:r w:rsidR="009B00C8" w:rsidRPr="003D619C">
        <w:t xml:space="preserve">, </w:t>
      </w:r>
      <w:r w:rsidR="009B00C8" w:rsidRPr="003D619C">
        <w:rPr>
          <w:rFonts w:hint="eastAsia"/>
        </w:rPr>
        <w:t>GNB</w:t>
      </w:r>
      <w:r w:rsidR="003D619C" w:rsidRPr="003D619C">
        <w:rPr>
          <w:rFonts w:asciiTheme="minorHAnsi" w:eastAsiaTheme="minorHAnsi" w:hAnsiTheme="minorHAnsi"/>
          <w:sz w:val="18"/>
          <w:szCs w:val="22"/>
        </w:rPr>
        <w:t>(Global Navigation Bar)</w:t>
      </w:r>
      <w:r w:rsidR="009B00C8" w:rsidRPr="003D619C">
        <w:rPr>
          <w:rFonts w:hint="eastAsia"/>
        </w:rPr>
        <w:t xml:space="preserve">, </w:t>
      </w:r>
      <w:r w:rsidR="003D619C" w:rsidRPr="003D619C">
        <w:t>Simple GNB</w:t>
      </w:r>
      <w:r w:rsidR="003D619C" w:rsidRPr="003D619C">
        <w:rPr>
          <w:rFonts w:asciiTheme="minorHAnsi" w:eastAsiaTheme="minorHAnsi" w:hAnsiTheme="minorHAnsi"/>
          <w:sz w:val="18"/>
          <w:szCs w:val="22"/>
        </w:rPr>
        <w:t>(</w:t>
      </w:r>
      <w:r w:rsidR="003D619C" w:rsidRPr="003D619C">
        <w:rPr>
          <w:rFonts w:asciiTheme="minorHAnsi" w:eastAsiaTheme="minorHAnsi" w:hAnsiTheme="minorHAnsi" w:hint="eastAsia"/>
          <w:sz w:val="18"/>
          <w:szCs w:val="22"/>
        </w:rPr>
        <w:t xml:space="preserve">Simple </w:t>
      </w:r>
      <w:r w:rsidR="003D619C" w:rsidRPr="003D619C">
        <w:rPr>
          <w:rFonts w:asciiTheme="minorHAnsi" w:eastAsiaTheme="minorHAnsi" w:hAnsiTheme="minorHAnsi"/>
          <w:sz w:val="18"/>
          <w:szCs w:val="22"/>
        </w:rPr>
        <w:t>Global Navigation Bar)</w:t>
      </w:r>
      <w:r w:rsidR="009B00C8" w:rsidRPr="003D619C">
        <w:rPr>
          <w:rFonts w:hint="eastAsia"/>
        </w:rPr>
        <w:t>,</w:t>
      </w:r>
      <w:r w:rsidR="009B00C8" w:rsidRPr="003D619C">
        <w:t xml:space="preserve"> </w:t>
      </w:r>
      <w:r w:rsidR="009B00C8" w:rsidRPr="003D619C">
        <w:rPr>
          <w:rFonts w:hint="eastAsia"/>
        </w:rPr>
        <w:t>B</w:t>
      </w:r>
      <w:r w:rsidR="000F0046" w:rsidRPr="003D619C">
        <w:rPr>
          <w:rFonts w:hint="eastAsia"/>
        </w:rPr>
        <w:t>o</w:t>
      </w:r>
      <w:r w:rsidR="000F0046" w:rsidRPr="003D619C">
        <w:t>dy</w:t>
      </w:r>
      <w:r w:rsidR="009B00C8" w:rsidRPr="003D619C">
        <w:rPr>
          <w:rFonts w:hint="eastAsia"/>
        </w:rPr>
        <w:t>, F</w:t>
      </w:r>
      <w:r w:rsidR="000F0046" w:rsidRPr="003D619C">
        <w:t>ooter</w:t>
      </w:r>
      <w:r w:rsidR="009B00C8" w:rsidRPr="003D619C">
        <w:rPr>
          <w:rFonts w:hint="eastAsia"/>
        </w:rPr>
        <w:t xml:space="preserve"> 영역으로 구성되며, 가시</w:t>
      </w:r>
      <w:r w:rsidR="00FA096A" w:rsidRPr="003D619C">
        <w:rPr>
          <w:rFonts w:hint="eastAsia"/>
        </w:rPr>
        <w:t xml:space="preserve"> </w:t>
      </w:r>
      <w:r w:rsidR="009B00C8" w:rsidRPr="003D619C">
        <w:rPr>
          <w:rFonts w:hint="eastAsia"/>
        </w:rPr>
        <w:t>기준선을 기준으로 위로는 주요 정보들을 아래로는 기타 정보들을 노출한다.</w:t>
      </w:r>
      <w:r w:rsidR="008C097D" w:rsidRPr="003D619C">
        <w:br/>
      </w:r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856"/>
        <w:gridCol w:w="7161"/>
      </w:tblGrid>
      <w:tr w:rsidR="009B00C8" w:rsidRPr="008A45AC" w14:paraId="403DAD02" w14:textId="77777777" w:rsidTr="00EF6C24">
        <w:trPr>
          <w:trHeight w:val="249"/>
        </w:trPr>
        <w:tc>
          <w:tcPr>
            <w:tcW w:w="10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4D68039" w14:textId="41204F60" w:rsidR="009B00C8" w:rsidRPr="00D520B6" w:rsidRDefault="009B00C8" w:rsidP="003150B4">
            <w:pPr>
              <w:wordWrap w:val="0"/>
              <w:autoSpaceDE w:val="0"/>
              <w:autoSpaceDN w:val="0"/>
              <w:spacing w:line="276" w:lineRule="auto"/>
              <w:ind w:left="180" w:hanging="180"/>
              <w:jc w:val="center"/>
              <w:rPr>
                <w:rFonts w:ascii="바탕" w:hAnsi="바탕"/>
                <w:sz w:val="18"/>
                <w:szCs w:val="22"/>
              </w:rPr>
            </w:pPr>
            <w:r w:rsidRPr="00D520B6">
              <w:rPr>
                <w:rFonts w:ascii="바탕" w:hAnsi="바탕" w:hint="eastAsia"/>
                <w:sz w:val="18"/>
                <w:szCs w:val="22"/>
              </w:rPr>
              <w:t>구분</w:t>
            </w:r>
          </w:p>
        </w:tc>
        <w:tc>
          <w:tcPr>
            <w:tcW w:w="39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401B306" w14:textId="77777777" w:rsidR="009B00C8" w:rsidRPr="00D520B6" w:rsidRDefault="009B00C8" w:rsidP="003150B4">
            <w:pPr>
              <w:wordWrap w:val="0"/>
              <w:autoSpaceDE w:val="0"/>
              <w:autoSpaceDN w:val="0"/>
              <w:spacing w:line="276" w:lineRule="auto"/>
              <w:ind w:left="180" w:hanging="180"/>
              <w:jc w:val="center"/>
              <w:rPr>
                <w:rFonts w:ascii="바탕" w:hAnsi="바탕"/>
                <w:sz w:val="18"/>
                <w:szCs w:val="22"/>
              </w:rPr>
            </w:pPr>
            <w:r w:rsidRPr="00D520B6">
              <w:rPr>
                <w:rFonts w:ascii="바탕" w:hAnsi="바탕" w:hint="eastAsia"/>
                <w:sz w:val="18"/>
                <w:szCs w:val="22"/>
              </w:rPr>
              <w:t>설명</w:t>
            </w:r>
          </w:p>
        </w:tc>
      </w:tr>
      <w:tr w:rsidR="009B00C8" w:rsidRPr="008A45AC" w14:paraId="64EA239D" w14:textId="77777777" w:rsidTr="00EF6C24">
        <w:trPr>
          <w:trHeight w:val="377"/>
        </w:trPr>
        <w:tc>
          <w:tcPr>
            <w:tcW w:w="10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230D64" w14:textId="1A464A56" w:rsidR="009B00C8" w:rsidRPr="00D520B6" w:rsidRDefault="009B00C8" w:rsidP="003150B4">
            <w:pPr>
              <w:jc w:val="left"/>
              <w:rPr>
                <w:rFonts w:asciiTheme="minorHAnsi" w:eastAsiaTheme="minorHAnsi" w:hAnsiTheme="minorHAnsi"/>
                <w:sz w:val="18"/>
                <w:szCs w:val="22"/>
              </w:rPr>
            </w:pPr>
            <w:r w:rsidRPr="00D520B6">
              <w:rPr>
                <w:rFonts w:asciiTheme="minorHAnsi" w:eastAsiaTheme="minorHAnsi" w:hAnsiTheme="minorHAnsi" w:hint="eastAsia"/>
                <w:sz w:val="18"/>
                <w:szCs w:val="22"/>
              </w:rPr>
              <w:t xml:space="preserve">유틸리티 </w:t>
            </w:r>
          </w:p>
        </w:tc>
        <w:tc>
          <w:tcPr>
            <w:tcW w:w="39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65486E" w14:textId="4DEEB37F" w:rsidR="00616CCA" w:rsidRDefault="009B00C8" w:rsidP="003150B4">
            <w:pPr>
              <w:jc w:val="left"/>
              <w:rPr>
                <w:rFonts w:asciiTheme="minorHAnsi" w:eastAsiaTheme="minorHAnsi" w:hAnsiTheme="minorHAnsi"/>
                <w:sz w:val="18"/>
                <w:szCs w:val="22"/>
              </w:rPr>
            </w:pPr>
            <w:r w:rsidRPr="00D520B6">
              <w:rPr>
                <w:rFonts w:asciiTheme="minorHAnsi" w:eastAsiaTheme="minorHAnsi" w:hAnsiTheme="minorHAnsi" w:hint="eastAsia"/>
                <w:sz w:val="18"/>
                <w:szCs w:val="22"/>
              </w:rPr>
              <w:t xml:space="preserve">자주 사용하는 주요 메뉴를 노출하는 영역으로써, 다른 </w:t>
            </w:r>
            <w:r w:rsidR="00B61560">
              <w:rPr>
                <w:rFonts w:asciiTheme="minorHAnsi" w:eastAsiaTheme="minorHAnsi" w:hAnsiTheme="minorHAnsi" w:hint="eastAsia"/>
                <w:sz w:val="18"/>
                <w:szCs w:val="22"/>
              </w:rPr>
              <w:t>판매</w:t>
            </w:r>
            <w:r w:rsidR="00203237" w:rsidRPr="00D520B6">
              <w:rPr>
                <w:rFonts w:asciiTheme="minorHAnsi" w:eastAsiaTheme="minorHAnsi" w:hAnsiTheme="minorHAnsi" w:hint="eastAsia"/>
                <w:sz w:val="18"/>
                <w:szCs w:val="22"/>
              </w:rPr>
              <w:t>채널</w:t>
            </w:r>
            <w:r w:rsidRPr="00D520B6">
              <w:rPr>
                <w:rFonts w:asciiTheme="minorHAnsi" w:eastAsiaTheme="minorHAnsi" w:hAnsiTheme="minorHAnsi" w:hint="eastAsia"/>
                <w:sz w:val="18"/>
                <w:szCs w:val="22"/>
              </w:rPr>
              <w:t xml:space="preserve"> 또는 페이지를 이동해도 변하지 않는 메뉴들로 구성한다.</w:t>
            </w:r>
          </w:p>
          <w:p w14:paraId="70C58772" w14:textId="5AE29B1B" w:rsidR="009B00C8" w:rsidRPr="00D520B6" w:rsidRDefault="009B00C8" w:rsidP="003150B4">
            <w:pPr>
              <w:jc w:val="left"/>
              <w:rPr>
                <w:rFonts w:asciiTheme="minorHAnsi" w:eastAsiaTheme="minorHAnsi" w:hAnsiTheme="minorHAnsi"/>
                <w:sz w:val="18"/>
                <w:szCs w:val="22"/>
              </w:rPr>
            </w:pPr>
            <w:r w:rsidRPr="00D520B6">
              <w:rPr>
                <w:rFonts w:asciiTheme="minorHAnsi" w:eastAsiaTheme="minorHAnsi" w:hAnsiTheme="minorHAnsi" w:hint="eastAsia"/>
                <w:sz w:val="18"/>
                <w:szCs w:val="22"/>
              </w:rPr>
              <w:t>(</w:t>
            </w:r>
            <w:r w:rsidR="00FA096A" w:rsidRPr="00D520B6">
              <w:rPr>
                <w:rFonts w:asciiTheme="minorHAnsi" w:eastAsiaTheme="minorHAnsi" w:hAnsiTheme="minorHAnsi" w:hint="eastAsia"/>
                <w:sz w:val="18"/>
                <w:szCs w:val="22"/>
              </w:rPr>
              <w:t xml:space="preserve">몰 </w:t>
            </w:r>
            <w:r w:rsidRPr="00D520B6">
              <w:rPr>
                <w:rFonts w:asciiTheme="minorHAnsi" w:eastAsiaTheme="minorHAnsi" w:hAnsiTheme="minorHAnsi" w:hint="eastAsia"/>
                <w:sz w:val="18"/>
                <w:szCs w:val="22"/>
              </w:rPr>
              <w:t>이동</w:t>
            </w:r>
            <w:r w:rsidR="00FA096A" w:rsidRPr="00D520B6">
              <w:rPr>
                <w:rFonts w:asciiTheme="minorHAnsi" w:eastAsiaTheme="minorHAnsi" w:hAnsiTheme="minorHAnsi" w:hint="eastAsia"/>
                <w:sz w:val="18"/>
                <w:szCs w:val="22"/>
              </w:rPr>
              <w:t xml:space="preserve"> 탭</w:t>
            </w:r>
            <w:r w:rsidRPr="00D520B6">
              <w:rPr>
                <w:rFonts w:asciiTheme="minorHAnsi" w:eastAsiaTheme="minorHAnsi" w:hAnsiTheme="minorHAnsi" w:hint="eastAsia"/>
                <w:sz w:val="18"/>
                <w:szCs w:val="22"/>
              </w:rPr>
              <w:t>/검색/로그인/회원가입)</w:t>
            </w:r>
          </w:p>
        </w:tc>
      </w:tr>
      <w:tr w:rsidR="009B00C8" w:rsidRPr="008A45AC" w14:paraId="74A840AF" w14:textId="77777777" w:rsidTr="00EF6C24">
        <w:trPr>
          <w:trHeight w:val="282"/>
        </w:trPr>
        <w:tc>
          <w:tcPr>
            <w:tcW w:w="10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295C78" w14:textId="77777777" w:rsidR="009B00C8" w:rsidRPr="001B7D64" w:rsidRDefault="009B00C8" w:rsidP="003150B4">
            <w:pPr>
              <w:jc w:val="left"/>
              <w:rPr>
                <w:rFonts w:asciiTheme="minorHAnsi" w:eastAsiaTheme="minorHAnsi" w:hAnsiTheme="minorHAnsi"/>
                <w:sz w:val="18"/>
                <w:szCs w:val="22"/>
              </w:rPr>
            </w:pPr>
            <w:r w:rsidRPr="001B7D64">
              <w:rPr>
                <w:rFonts w:asciiTheme="minorHAnsi" w:eastAsiaTheme="minorHAnsi" w:hAnsiTheme="minorHAnsi" w:hint="eastAsia"/>
                <w:sz w:val="18"/>
                <w:szCs w:val="22"/>
              </w:rPr>
              <w:t>GNB</w:t>
            </w:r>
          </w:p>
          <w:p w14:paraId="056519FA" w14:textId="3525102D" w:rsidR="00336EDD" w:rsidRPr="001B7D64" w:rsidRDefault="001B7D64" w:rsidP="003150B4">
            <w:pPr>
              <w:jc w:val="left"/>
              <w:rPr>
                <w:rFonts w:asciiTheme="minorHAnsi" w:eastAsiaTheme="minorHAnsi" w:hAnsiTheme="minorHAnsi"/>
                <w:sz w:val="18"/>
                <w:szCs w:val="22"/>
              </w:rPr>
            </w:pPr>
            <w:r w:rsidRPr="001B7D64">
              <w:rPr>
                <w:rFonts w:asciiTheme="minorHAnsi" w:eastAsiaTheme="minorHAnsi" w:hAnsiTheme="minorHAnsi"/>
                <w:sz w:val="18"/>
                <w:szCs w:val="22"/>
              </w:rPr>
              <w:lastRenderedPageBreak/>
              <w:t>(Global Navigation Bar)</w:t>
            </w:r>
          </w:p>
        </w:tc>
        <w:tc>
          <w:tcPr>
            <w:tcW w:w="39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47A53A" w14:textId="77777777" w:rsidR="009B00C8" w:rsidRDefault="001B7D64" w:rsidP="003150B4">
            <w:pPr>
              <w:jc w:val="left"/>
              <w:rPr>
                <w:rFonts w:asciiTheme="minorHAnsi" w:eastAsiaTheme="minorHAnsi" w:hAnsiTheme="minorHAnsi"/>
                <w:sz w:val="18"/>
                <w:szCs w:val="22"/>
              </w:rPr>
            </w:pPr>
            <w:r w:rsidRPr="001B7D64">
              <w:rPr>
                <w:rFonts w:asciiTheme="minorHAnsi" w:eastAsiaTheme="minorHAnsi" w:hAnsiTheme="minorHAnsi" w:hint="eastAsia"/>
                <w:sz w:val="18"/>
                <w:szCs w:val="22"/>
              </w:rPr>
              <w:lastRenderedPageBreak/>
              <w:t>GNB는</w:t>
            </w:r>
            <w:r w:rsidR="004E5B8B">
              <w:rPr>
                <w:rFonts w:asciiTheme="minorHAnsi" w:eastAsiaTheme="minorHAnsi" w:hAnsiTheme="minorHAnsi" w:hint="eastAsia"/>
                <w:sz w:val="18"/>
                <w:szCs w:val="22"/>
              </w:rPr>
              <w:t xml:space="preserve"> </w:t>
            </w:r>
            <w:r w:rsidR="004E5B8B">
              <w:rPr>
                <w:rFonts w:asciiTheme="minorHAnsi" w:eastAsiaTheme="minorHAnsi" w:hAnsiTheme="minorHAnsi"/>
                <w:sz w:val="18"/>
                <w:szCs w:val="22"/>
              </w:rPr>
              <w:t>A-RT, ABC-MART, GRAND STAGE</w:t>
            </w:r>
            <w:r w:rsidRPr="001B7D64">
              <w:rPr>
                <w:rFonts w:asciiTheme="minorHAnsi" w:eastAsiaTheme="minorHAnsi" w:hAnsiTheme="minorHAnsi" w:hint="eastAsia"/>
                <w:sz w:val="18"/>
                <w:szCs w:val="22"/>
              </w:rPr>
              <w:t xml:space="preserve"> 동일</w:t>
            </w:r>
            <w:r w:rsidR="004E5B8B">
              <w:rPr>
                <w:rFonts w:asciiTheme="minorHAnsi" w:eastAsiaTheme="minorHAnsi" w:hAnsiTheme="minorHAnsi" w:hint="eastAsia"/>
                <w:sz w:val="18"/>
                <w:szCs w:val="22"/>
              </w:rPr>
              <w:t xml:space="preserve">한 기능을 제공하되 </w:t>
            </w:r>
            <w:r w:rsidRPr="001B7D64">
              <w:rPr>
                <w:rFonts w:asciiTheme="minorHAnsi" w:eastAsiaTheme="minorHAnsi" w:hAnsiTheme="minorHAnsi" w:hint="eastAsia"/>
                <w:sz w:val="18"/>
                <w:szCs w:val="22"/>
              </w:rPr>
              <w:t xml:space="preserve">카테고리만 </w:t>
            </w:r>
            <w:r w:rsidRPr="001B7D64">
              <w:rPr>
                <w:rFonts w:asciiTheme="minorHAnsi" w:eastAsiaTheme="minorHAnsi" w:hAnsiTheme="minorHAnsi" w:hint="eastAsia"/>
                <w:sz w:val="18"/>
                <w:szCs w:val="22"/>
              </w:rPr>
              <w:lastRenderedPageBreak/>
              <w:t>채널별로 상이하게 노출된다.</w:t>
            </w:r>
          </w:p>
          <w:p w14:paraId="12A23A6E" w14:textId="68FA5307" w:rsidR="004E5B8B" w:rsidRPr="001B7D64" w:rsidRDefault="004E5B8B" w:rsidP="003150B4">
            <w:pPr>
              <w:jc w:val="left"/>
              <w:rPr>
                <w:rFonts w:asciiTheme="minorHAnsi" w:eastAsiaTheme="minorHAnsi" w:hAnsiTheme="minorHAnsi"/>
                <w:sz w:val="18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22"/>
              </w:rPr>
              <w:t>O</w:t>
            </w:r>
            <w:r>
              <w:rPr>
                <w:rFonts w:asciiTheme="minorHAnsi" w:eastAsiaTheme="minorHAnsi" w:hAnsiTheme="minorHAnsi"/>
                <w:sz w:val="18"/>
                <w:szCs w:val="22"/>
              </w:rPr>
              <w:t>N THE SPOT</w:t>
            </w:r>
            <w:r w:rsidR="00CC47BB">
              <w:rPr>
                <w:rFonts w:asciiTheme="minorHAnsi" w:eastAsiaTheme="minorHAnsi" w:hAnsiTheme="minorHAnsi" w:hint="eastAsia"/>
                <w:sz w:val="18"/>
                <w:szCs w:val="22"/>
              </w:rPr>
              <w:t>은</w:t>
            </w:r>
            <w:r>
              <w:rPr>
                <w:rFonts w:asciiTheme="minorHAnsi" w:eastAsiaTheme="minorHAnsi" w:hAnsiTheme="minorHAnsi" w:hint="eastAsia"/>
                <w:sz w:val="18"/>
                <w:szCs w:val="22"/>
              </w:rPr>
              <w:t xml:space="preserve"> 별도의 </w:t>
            </w:r>
            <w:r>
              <w:rPr>
                <w:rFonts w:asciiTheme="minorHAnsi" w:eastAsiaTheme="minorHAnsi" w:hAnsiTheme="minorHAnsi"/>
                <w:sz w:val="18"/>
                <w:szCs w:val="22"/>
              </w:rPr>
              <w:t>GNB</w:t>
            </w:r>
            <w:r>
              <w:rPr>
                <w:rFonts w:asciiTheme="minorHAnsi" w:eastAsiaTheme="minorHAnsi" w:hAnsiTheme="minorHAnsi" w:hint="eastAsia"/>
                <w:sz w:val="18"/>
                <w:szCs w:val="22"/>
              </w:rPr>
              <w:t>를 사용한다.</w:t>
            </w:r>
          </w:p>
        </w:tc>
      </w:tr>
      <w:tr w:rsidR="001B7D64" w:rsidRPr="008A45AC" w14:paraId="4280D87C" w14:textId="77777777" w:rsidTr="00EF6C24">
        <w:trPr>
          <w:trHeight w:val="282"/>
        </w:trPr>
        <w:tc>
          <w:tcPr>
            <w:tcW w:w="10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669A16" w14:textId="425F66E9" w:rsidR="001B7D64" w:rsidRDefault="003D619C" w:rsidP="003150B4">
            <w:pPr>
              <w:jc w:val="left"/>
              <w:rPr>
                <w:rFonts w:asciiTheme="minorHAnsi" w:eastAsiaTheme="minorHAnsi" w:hAnsiTheme="minorHAnsi"/>
                <w:sz w:val="18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22"/>
              </w:rPr>
              <w:lastRenderedPageBreak/>
              <w:t>Simple</w:t>
            </w:r>
            <w:r w:rsidR="001B7D64" w:rsidRPr="001B7D64">
              <w:rPr>
                <w:rFonts w:asciiTheme="minorHAnsi" w:eastAsiaTheme="minorHAnsi" w:hAnsiTheme="minorHAnsi" w:hint="eastAsia"/>
                <w:sz w:val="18"/>
                <w:szCs w:val="22"/>
              </w:rPr>
              <w:t xml:space="preserve"> GNB</w:t>
            </w:r>
          </w:p>
          <w:p w14:paraId="0F6C4529" w14:textId="3739396A" w:rsidR="001B7D64" w:rsidRPr="001B7D64" w:rsidRDefault="001B7D64" w:rsidP="003150B4">
            <w:pPr>
              <w:jc w:val="left"/>
              <w:rPr>
                <w:rFonts w:asciiTheme="minorHAnsi" w:eastAsiaTheme="minorHAnsi" w:hAnsiTheme="minorHAnsi"/>
                <w:sz w:val="18"/>
                <w:szCs w:val="22"/>
              </w:rPr>
            </w:pPr>
            <w:r w:rsidRPr="001B7D64">
              <w:rPr>
                <w:rFonts w:asciiTheme="minorHAnsi" w:eastAsiaTheme="minorHAnsi" w:hAnsiTheme="minorHAnsi"/>
                <w:sz w:val="18"/>
                <w:szCs w:val="22"/>
              </w:rPr>
              <w:t>(</w:t>
            </w:r>
            <w:r w:rsidR="003D619C">
              <w:rPr>
                <w:rFonts w:asciiTheme="minorHAnsi" w:eastAsiaTheme="minorHAnsi" w:hAnsiTheme="minorHAnsi" w:hint="eastAsia"/>
                <w:sz w:val="18"/>
                <w:szCs w:val="22"/>
              </w:rPr>
              <w:t xml:space="preserve">Simple </w:t>
            </w:r>
            <w:r w:rsidRPr="001B7D64">
              <w:rPr>
                <w:rFonts w:asciiTheme="minorHAnsi" w:eastAsiaTheme="minorHAnsi" w:hAnsiTheme="minorHAnsi"/>
                <w:sz w:val="18"/>
                <w:szCs w:val="22"/>
              </w:rPr>
              <w:t>Global Navigation Bar)</w:t>
            </w:r>
          </w:p>
        </w:tc>
        <w:tc>
          <w:tcPr>
            <w:tcW w:w="39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A5E64C" w14:textId="39979DEA" w:rsidR="001B7D64" w:rsidRPr="001B7D64" w:rsidRDefault="001B7D64" w:rsidP="003150B4">
            <w:pPr>
              <w:jc w:val="left"/>
              <w:rPr>
                <w:rFonts w:asciiTheme="minorHAnsi" w:eastAsiaTheme="minorHAnsi" w:hAnsiTheme="minorHAnsi"/>
                <w:sz w:val="18"/>
                <w:szCs w:val="22"/>
              </w:rPr>
            </w:pPr>
            <w:r w:rsidRPr="001B7D64">
              <w:rPr>
                <w:rFonts w:asciiTheme="minorHAnsi" w:eastAsiaTheme="minorHAnsi" w:hAnsiTheme="minorHAnsi" w:hint="eastAsia"/>
                <w:sz w:val="18"/>
                <w:szCs w:val="22"/>
              </w:rPr>
              <w:t xml:space="preserve">아래로 화면 이동시 상단에 고정으로 노출되며 카테고리, 검색, 주요코너 GATEWAY를 노출한다. </w:t>
            </w:r>
          </w:p>
        </w:tc>
      </w:tr>
      <w:tr w:rsidR="009B00C8" w:rsidRPr="003150B4" w14:paraId="39193AD8" w14:textId="77777777" w:rsidTr="00EF6C24">
        <w:trPr>
          <w:trHeight w:val="471"/>
        </w:trPr>
        <w:tc>
          <w:tcPr>
            <w:tcW w:w="10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C04151" w14:textId="40B8F457" w:rsidR="009B00C8" w:rsidRPr="00D520B6" w:rsidRDefault="00336EDD" w:rsidP="003150B4">
            <w:pPr>
              <w:jc w:val="left"/>
              <w:rPr>
                <w:rFonts w:asciiTheme="minorHAnsi" w:eastAsiaTheme="minorHAnsi" w:hAnsiTheme="minorHAnsi"/>
                <w:sz w:val="18"/>
                <w:szCs w:val="22"/>
              </w:rPr>
            </w:pPr>
            <w:r w:rsidRPr="00D520B6">
              <w:rPr>
                <w:rFonts w:asciiTheme="minorHAnsi" w:eastAsiaTheme="minorHAnsi" w:hAnsiTheme="minorHAnsi" w:hint="eastAsia"/>
                <w:sz w:val="18"/>
                <w:szCs w:val="22"/>
              </w:rPr>
              <w:t>Body</w:t>
            </w:r>
          </w:p>
        </w:tc>
        <w:tc>
          <w:tcPr>
            <w:tcW w:w="39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969684" w14:textId="0C267080" w:rsidR="009B00C8" w:rsidRPr="00D520B6" w:rsidRDefault="00203237" w:rsidP="00203237">
            <w:pPr>
              <w:jc w:val="left"/>
              <w:rPr>
                <w:rFonts w:asciiTheme="minorHAnsi" w:eastAsiaTheme="minorHAnsi" w:hAnsiTheme="minorHAnsi"/>
                <w:sz w:val="18"/>
                <w:szCs w:val="22"/>
              </w:rPr>
            </w:pPr>
            <w:r w:rsidRPr="00D520B6">
              <w:rPr>
                <w:rFonts w:asciiTheme="minorHAnsi" w:eastAsiaTheme="minorHAnsi" w:hAnsiTheme="minorHAnsi" w:hint="eastAsia"/>
                <w:sz w:val="18"/>
                <w:szCs w:val="22"/>
              </w:rPr>
              <w:t>채널</w:t>
            </w:r>
            <w:r w:rsidR="004E5B8B">
              <w:rPr>
                <w:rFonts w:asciiTheme="minorHAnsi" w:eastAsiaTheme="minorHAnsi" w:hAnsiTheme="minorHAnsi" w:hint="eastAsia"/>
                <w:sz w:val="18"/>
                <w:szCs w:val="22"/>
              </w:rPr>
              <w:t xml:space="preserve"> </w:t>
            </w:r>
            <w:r w:rsidRPr="00D520B6">
              <w:rPr>
                <w:rFonts w:asciiTheme="minorHAnsi" w:eastAsiaTheme="minorHAnsi" w:hAnsiTheme="minorHAnsi" w:hint="eastAsia"/>
                <w:sz w:val="18"/>
                <w:szCs w:val="22"/>
              </w:rPr>
              <w:t xml:space="preserve">별 </w:t>
            </w:r>
            <w:r w:rsidR="009B00C8" w:rsidRPr="00D520B6">
              <w:rPr>
                <w:rFonts w:asciiTheme="minorHAnsi" w:eastAsiaTheme="minorHAnsi" w:hAnsiTheme="minorHAnsi" w:hint="eastAsia"/>
                <w:sz w:val="18"/>
                <w:szCs w:val="22"/>
              </w:rPr>
              <w:t>메인 페이지</w:t>
            </w:r>
            <w:r w:rsidR="004E5B8B">
              <w:rPr>
                <w:rFonts w:asciiTheme="minorHAnsi" w:eastAsiaTheme="minorHAnsi" w:hAnsiTheme="minorHAnsi" w:hint="eastAsia"/>
                <w:sz w:val="18"/>
                <w:szCs w:val="22"/>
              </w:rPr>
              <w:t>,</w:t>
            </w:r>
            <w:r w:rsidR="009B00C8" w:rsidRPr="00D520B6">
              <w:rPr>
                <w:rFonts w:asciiTheme="minorHAnsi" w:eastAsiaTheme="minorHAnsi" w:hAnsiTheme="minorHAnsi" w:hint="eastAsia"/>
                <w:sz w:val="18"/>
                <w:szCs w:val="22"/>
              </w:rPr>
              <w:t xml:space="preserve"> 주요 프로모션, 상품, 서비스</w:t>
            </w:r>
            <w:r w:rsidR="004E5B8B">
              <w:rPr>
                <w:rFonts w:asciiTheme="minorHAnsi" w:eastAsiaTheme="minorHAnsi" w:hAnsiTheme="minorHAnsi" w:hint="eastAsia"/>
                <w:sz w:val="18"/>
                <w:szCs w:val="22"/>
              </w:rPr>
              <w:t xml:space="preserve"> </w:t>
            </w:r>
            <w:r w:rsidR="009B00C8" w:rsidRPr="00D520B6">
              <w:rPr>
                <w:rFonts w:asciiTheme="minorHAnsi" w:eastAsiaTheme="minorHAnsi" w:hAnsiTheme="minorHAnsi" w:hint="eastAsia"/>
                <w:sz w:val="18"/>
                <w:szCs w:val="22"/>
              </w:rPr>
              <w:t xml:space="preserve">등 </w:t>
            </w:r>
            <w:r w:rsidR="004E5B8B">
              <w:rPr>
                <w:rFonts w:asciiTheme="minorHAnsi" w:eastAsiaTheme="minorHAnsi" w:hAnsiTheme="minorHAnsi" w:hint="eastAsia"/>
                <w:sz w:val="18"/>
                <w:szCs w:val="22"/>
              </w:rPr>
              <w:t>콘</w:t>
            </w:r>
            <w:r w:rsidR="009B00C8" w:rsidRPr="00D520B6">
              <w:rPr>
                <w:rFonts w:asciiTheme="minorHAnsi" w:eastAsiaTheme="minorHAnsi" w:hAnsiTheme="minorHAnsi" w:hint="eastAsia"/>
                <w:sz w:val="18"/>
                <w:szCs w:val="22"/>
              </w:rPr>
              <w:t>텐츠를 노출하는 영역으로 전시</w:t>
            </w:r>
            <w:r w:rsidR="003150B4" w:rsidRPr="00D520B6">
              <w:rPr>
                <w:rFonts w:asciiTheme="minorHAnsi" w:eastAsiaTheme="minorHAnsi" w:hAnsiTheme="minorHAnsi" w:hint="eastAsia"/>
                <w:sz w:val="18"/>
                <w:szCs w:val="22"/>
              </w:rPr>
              <w:t xml:space="preserve"> </w:t>
            </w:r>
            <w:r w:rsidR="009B00C8" w:rsidRPr="00D520B6">
              <w:rPr>
                <w:rFonts w:asciiTheme="minorHAnsi" w:eastAsiaTheme="minorHAnsi" w:hAnsiTheme="minorHAnsi" w:hint="eastAsia"/>
                <w:sz w:val="18"/>
                <w:szCs w:val="22"/>
              </w:rPr>
              <w:t>구좌를 이용하여 효율적인 운영을 할 수 있도록 구성한다.</w:t>
            </w:r>
          </w:p>
        </w:tc>
      </w:tr>
      <w:tr w:rsidR="009B00C8" w:rsidRPr="008A45AC" w14:paraId="736F8BC3" w14:textId="77777777" w:rsidTr="00EF6C24">
        <w:trPr>
          <w:trHeight w:val="282"/>
        </w:trPr>
        <w:tc>
          <w:tcPr>
            <w:tcW w:w="10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F331BC" w14:textId="77777777" w:rsidR="009B00C8" w:rsidRPr="00D520B6" w:rsidRDefault="009B00C8" w:rsidP="003150B4">
            <w:pPr>
              <w:jc w:val="left"/>
              <w:rPr>
                <w:rFonts w:asciiTheme="minorHAnsi" w:eastAsiaTheme="minorHAnsi" w:hAnsiTheme="minorHAnsi"/>
                <w:sz w:val="18"/>
                <w:szCs w:val="22"/>
              </w:rPr>
            </w:pPr>
            <w:r w:rsidRPr="00D520B6">
              <w:rPr>
                <w:rFonts w:asciiTheme="minorHAnsi" w:eastAsiaTheme="minorHAnsi" w:hAnsiTheme="minorHAnsi" w:hint="eastAsia"/>
                <w:sz w:val="18"/>
                <w:szCs w:val="22"/>
              </w:rPr>
              <w:t>Footer</w:t>
            </w:r>
          </w:p>
        </w:tc>
        <w:tc>
          <w:tcPr>
            <w:tcW w:w="39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E1BAC6" w14:textId="77777777" w:rsidR="009B00C8" w:rsidRDefault="009B00C8" w:rsidP="003150B4">
            <w:pPr>
              <w:jc w:val="left"/>
              <w:rPr>
                <w:rFonts w:asciiTheme="minorHAnsi" w:eastAsiaTheme="minorHAnsi" w:hAnsiTheme="minorHAnsi"/>
                <w:sz w:val="18"/>
                <w:szCs w:val="22"/>
              </w:rPr>
            </w:pPr>
            <w:r w:rsidRPr="00D520B6">
              <w:rPr>
                <w:rFonts w:asciiTheme="minorHAnsi" w:eastAsiaTheme="minorHAnsi" w:hAnsiTheme="minorHAnsi" w:hint="eastAsia"/>
                <w:sz w:val="18"/>
                <w:szCs w:val="22"/>
              </w:rPr>
              <w:t xml:space="preserve">회사 정보 관련된 메뉴들을 노출하는 영역이다. </w:t>
            </w:r>
          </w:p>
          <w:p w14:paraId="67C7B4CA" w14:textId="37C455A0" w:rsidR="00391F58" w:rsidRPr="00D520B6" w:rsidRDefault="00391F58" w:rsidP="003150B4">
            <w:pPr>
              <w:jc w:val="left"/>
              <w:rPr>
                <w:rFonts w:asciiTheme="minorHAnsi" w:eastAsiaTheme="minorHAnsi" w:hAnsiTheme="minorHAnsi"/>
                <w:sz w:val="18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22"/>
              </w:rPr>
              <w:t>A</w:t>
            </w:r>
            <w:r>
              <w:rPr>
                <w:rFonts w:asciiTheme="minorHAnsi" w:eastAsiaTheme="minorHAnsi" w:hAnsiTheme="minorHAnsi"/>
                <w:sz w:val="18"/>
                <w:szCs w:val="22"/>
              </w:rPr>
              <w:t>-RT, ABC-MART, GRAND STAGE</w:t>
            </w:r>
            <w:r>
              <w:rPr>
                <w:rFonts w:asciiTheme="minorHAnsi" w:eastAsiaTheme="minorHAnsi" w:hAnsiTheme="minorHAnsi" w:hint="eastAsia"/>
                <w:sz w:val="18"/>
                <w:szCs w:val="22"/>
              </w:rPr>
              <w:t>의 푸터는 동일하게 사용한다.</w:t>
            </w:r>
          </w:p>
        </w:tc>
      </w:tr>
    </w:tbl>
    <w:p w14:paraId="5FFE7DA8" w14:textId="703F74B6" w:rsidR="00D44C82" w:rsidRDefault="00D44C82" w:rsidP="000B21DE">
      <w:pPr>
        <w:pStyle w:val="a3"/>
        <w:numPr>
          <w:ilvl w:val="0"/>
          <w:numId w:val="0"/>
        </w:numPr>
        <w:ind w:left="1417"/>
      </w:pPr>
    </w:p>
    <w:p w14:paraId="04BE4036" w14:textId="77777777" w:rsidR="009C4065" w:rsidRDefault="009C4065" w:rsidP="000B21DE">
      <w:pPr>
        <w:pStyle w:val="a3"/>
        <w:numPr>
          <w:ilvl w:val="0"/>
          <w:numId w:val="0"/>
        </w:numPr>
        <w:ind w:left="1417"/>
      </w:pPr>
    </w:p>
    <w:p w14:paraId="4769B7AD" w14:textId="3F832287" w:rsidR="00AD1F93" w:rsidRDefault="00B61560" w:rsidP="00AD1F93">
      <w:pPr>
        <w:pStyle w:val="-2"/>
        <w:numPr>
          <w:ilvl w:val="1"/>
          <w:numId w:val="3"/>
        </w:numPr>
        <w:ind w:leftChars="142" w:left="1106"/>
        <w:rPr>
          <w:rFonts w:ascii="Calibri" w:hAnsi="Calibri" w:cs="Calibri"/>
        </w:rPr>
      </w:pPr>
      <w:bookmarkStart w:id="52" w:name="_Toc4754158"/>
      <w:r>
        <w:rPr>
          <w:rFonts w:ascii="Calibri" w:hAnsi="Calibri" w:cs="Calibri" w:hint="eastAsia"/>
        </w:rPr>
        <w:t>채널</w:t>
      </w:r>
      <w:r w:rsidR="009A5A88">
        <w:rPr>
          <w:rFonts w:ascii="Calibri" w:hAnsi="Calibri" w:cs="Calibri" w:hint="eastAsia"/>
        </w:rPr>
        <w:t xml:space="preserve"> </w:t>
      </w:r>
      <w:r w:rsidR="009A5A88">
        <w:rPr>
          <w:rFonts w:ascii="Calibri" w:hAnsi="Calibri" w:cs="Calibri" w:hint="eastAsia"/>
        </w:rPr>
        <w:t>별</w:t>
      </w:r>
      <w:r>
        <w:rPr>
          <w:rFonts w:ascii="Calibri" w:hAnsi="Calibri" w:cs="Calibri" w:hint="eastAsia"/>
        </w:rPr>
        <w:t xml:space="preserve"> </w:t>
      </w:r>
      <w:r>
        <w:rPr>
          <w:rFonts w:ascii="Calibri" w:hAnsi="Calibri" w:cs="Calibri" w:hint="eastAsia"/>
        </w:rPr>
        <w:t>메인</w:t>
      </w:r>
      <w:r>
        <w:rPr>
          <w:rFonts w:ascii="Calibri" w:hAnsi="Calibri" w:cs="Calibri" w:hint="eastAsia"/>
        </w:rPr>
        <w:t xml:space="preserve"> </w:t>
      </w:r>
      <w:r>
        <w:rPr>
          <w:rFonts w:ascii="Calibri" w:hAnsi="Calibri" w:cs="Calibri" w:hint="eastAsia"/>
        </w:rPr>
        <w:t>전시</w:t>
      </w:r>
      <w:r>
        <w:rPr>
          <w:rFonts w:ascii="Calibri" w:hAnsi="Calibri" w:cs="Calibri" w:hint="eastAsia"/>
        </w:rPr>
        <w:t xml:space="preserve"> </w:t>
      </w:r>
      <w:r>
        <w:rPr>
          <w:rFonts w:ascii="Calibri" w:hAnsi="Calibri" w:cs="Calibri" w:hint="eastAsia"/>
        </w:rPr>
        <w:t>구조</w:t>
      </w:r>
      <w:bookmarkEnd w:id="52"/>
    </w:p>
    <w:p w14:paraId="622CC44C" w14:textId="20504E6E" w:rsidR="004B2901" w:rsidRPr="004B2901" w:rsidRDefault="001B7D64" w:rsidP="00F34ACF">
      <w:pPr>
        <w:pStyle w:val="-3"/>
        <w:numPr>
          <w:ilvl w:val="2"/>
          <w:numId w:val="3"/>
        </w:numPr>
        <w:ind w:leftChars="283" w:left="1077" w:hanging="511"/>
        <w:rPr>
          <w:rFonts w:ascii="Calibri" w:hAnsi="Calibri" w:cs="Calibri"/>
        </w:rPr>
      </w:pPr>
      <w:bookmarkStart w:id="53" w:name="_Toc4754159"/>
      <w:r>
        <w:rPr>
          <w:rFonts w:ascii="Calibri" w:hAnsi="Calibri" w:cs="Calibri" w:hint="eastAsia"/>
        </w:rPr>
        <w:t>A-RT</w:t>
      </w:r>
      <w:bookmarkEnd w:id="5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822"/>
        <w:gridCol w:w="1518"/>
        <w:gridCol w:w="5677"/>
      </w:tblGrid>
      <w:tr w:rsidR="005B6C2F" w:rsidRPr="00336EDD" w14:paraId="27438E8E" w14:textId="77777777" w:rsidTr="00EF6C24">
        <w:trPr>
          <w:trHeight w:val="130"/>
        </w:trPr>
        <w:tc>
          <w:tcPr>
            <w:tcW w:w="1010" w:type="pct"/>
            <w:shd w:val="clear" w:color="auto" w:fill="D9D9D9" w:themeFill="background1" w:themeFillShade="D9"/>
            <w:vAlign w:val="center"/>
            <w:hideMark/>
          </w:tcPr>
          <w:p w14:paraId="4DF6E784" w14:textId="77777777" w:rsidR="005B6C2F" w:rsidRPr="00336EDD" w:rsidRDefault="005B6C2F" w:rsidP="000678D2">
            <w:pPr>
              <w:widowControl/>
              <w:spacing w:line="240" w:lineRule="auto"/>
              <w:jc w:val="center"/>
              <w:rPr>
                <w:rFonts w:cs="굴림"/>
                <w:bCs/>
                <w:sz w:val="18"/>
                <w:szCs w:val="18"/>
              </w:rPr>
            </w:pPr>
            <w:r w:rsidRPr="00336EDD">
              <w:rPr>
                <w:rFonts w:cs="굴림" w:hint="eastAsia"/>
                <w:bCs/>
                <w:sz w:val="18"/>
                <w:szCs w:val="18"/>
              </w:rPr>
              <w:t>구분</w:t>
            </w:r>
          </w:p>
        </w:tc>
        <w:tc>
          <w:tcPr>
            <w:tcW w:w="842" w:type="pct"/>
            <w:shd w:val="clear" w:color="auto" w:fill="D9D9D9" w:themeFill="background1" w:themeFillShade="D9"/>
            <w:vAlign w:val="center"/>
          </w:tcPr>
          <w:p w14:paraId="5AD651BE" w14:textId="77777777" w:rsidR="005B6C2F" w:rsidRDefault="005B6C2F" w:rsidP="000678D2">
            <w:pPr>
              <w:widowControl/>
              <w:spacing w:line="240" w:lineRule="auto"/>
              <w:jc w:val="center"/>
              <w:rPr>
                <w:rFonts w:cs="굴림"/>
                <w:bCs/>
                <w:sz w:val="18"/>
                <w:szCs w:val="18"/>
              </w:rPr>
            </w:pPr>
            <w:r>
              <w:rPr>
                <w:rFonts w:cs="굴림" w:hint="eastAsia"/>
                <w:bCs/>
                <w:sz w:val="18"/>
                <w:szCs w:val="18"/>
              </w:rPr>
              <w:t>전시형태</w:t>
            </w:r>
          </w:p>
          <w:p w14:paraId="637969F7" w14:textId="05623438" w:rsidR="007034A2" w:rsidRPr="00336EDD" w:rsidRDefault="007034A2" w:rsidP="000678D2">
            <w:pPr>
              <w:widowControl/>
              <w:spacing w:line="240" w:lineRule="auto"/>
              <w:jc w:val="center"/>
              <w:rPr>
                <w:rFonts w:cs="굴림"/>
                <w:bCs/>
                <w:sz w:val="18"/>
                <w:szCs w:val="18"/>
              </w:rPr>
            </w:pPr>
            <w:r>
              <w:rPr>
                <w:rFonts w:cs="굴림" w:hint="eastAsia"/>
                <w:bCs/>
                <w:sz w:val="18"/>
                <w:szCs w:val="18"/>
              </w:rPr>
              <w:t>(전시대상)</w:t>
            </w:r>
          </w:p>
        </w:tc>
        <w:tc>
          <w:tcPr>
            <w:tcW w:w="3147" w:type="pct"/>
            <w:shd w:val="clear" w:color="auto" w:fill="D9D9D9" w:themeFill="background1" w:themeFillShade="D9"/>
            <w:vAlign w:val="center"/>
            <w:hideMark/>
          </w:tcPr>
          <w:p w14:paraId="141C9317" w14:textId="2389406D" w:rsidR="005B6C2F" w:rsidRPr="00336EDD" w:rsidRDefault="005B6C2F" w:rsidP="000678D2">
            <w:pPr>
              <w:widowControl/>
              <w:spacing w:line="240" w:lineRule="auto"/>
              <w:jc w:val="center"/>
              <w:rPr>
                <w:rFonts w:cs="굴림"/>
                <w:bCs/>
                <w:sz w:val="18"/>
                <w:szCs w:val="18"/>
              </w:rPr>
            </w:pPr>
            <w:r w:rsidRPr="00336EDD">
              <w:rPr>
                <w:rFonts w:cs="굴림" w:hint="eastAsia"/>
                <w:bCs/>
                <w:sz w:val="18"/>
                <w:szCs w:val="18"/>
              </w:rPr>
              <w:t>설명</w:t>
            </w:r>
          </w:p>
        </w:tc>
      </w:tr>
      <w:tr w:rsidR="0095491A" w:rsidRPr="00336EDD" w14:paraId="0CC84787" w14:textId="77777777" w:rsidTr="00EF6C24">
        <w:trPr>
          <w:trHeight w:val="222"/>
        </w:trPr>
        <w:tc>
          <w:tcPr>
            <w:tcW w:w="1010" w:type="pct"/>
            <w:shd w:val="clear" w:color="auto" w:fill="auto"/>
            <w:vAlign w:val="center"/>
          </w:tcPr>
          <w:p w14:paraId="75821E81" w14:textId="2FB41DA5" w:rsidR="0095491A" w:rsidRPr="00E609AC" w:rsidRDefault="0095491A" w:rsidP="000678D2">
            <w:pPr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상단 띠배너</w:t>
            </w:r>
          </w:p>
        </w:tc>
        <w:tc>
          <w:tcPr>
            <w:tcW w:w="842" w:type="pct"/>
            <w:vAlign w:val="center"/>
          </w:tcPr>
          <w:p w14:paraId="158AF600" w14:textId="45A51119" w:rsidR="0095491A" w:rsidRDefault="0095491A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수동 전시</w:t>
            </w:r>
          </w:p>
          <w:p w14:paraId="1BD92C62" w14:textId="65E1E17D" w:rsidR="0095491A" w:rsidRDefault="0095491A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(</w:t>
            </w:r>
            <w:r w:rsidR="00BB5A40">
              <w:rPr>
                <w:rFonts w:asciiTheme="minorHAnsi" w:eastAsiaTheme="minorHAnsi" w:hAnsiTheme="minorHAnsi" w:hint="eastAsia"/>
                <w:sz w:val="18"/>
                <w:szCs w:val="18"/>
              </w:rPr>
              <w:t>이미지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)</w:t>
            </w:r>
          </w:p>
        </w:tc>
        <w:tc>
          <w:tcPr>
            <w:tcW w:w="3147" w:type="pct"/>
            <w:shd w:val="clear" w:color="auto" w:fill="auto"/>
            <w:vAlign w:val="center"/>
          </w:tcPr>
          <w:p w14:paraId="4D2BFE3D" w14:textId="688DD7E7" w:rsidR="00B71886" w:rsidRDefault="00B71886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BO &gt; 전시관리 등록 </w:t>
            </w:r>
            <w:r w:rsidR="00BB5A40">
              <w:rPr>
                <w:rFonts w:asciiTheme="minorHAnsi" w:eastAsiaTheme="minorHAnsi" w:hAnsiTheme="minorHAnsi" w:hint="eastAsia"/>
                <w:sz w:val="18"/>
                <w:szCs w:val="18"/>
              </w:rPr>
              <w:t>이미지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</w:t>
            </w:r>
            <w:r w:rsidR="003F3A32">
              <w:rPr>
                <w:rFonts w:asciiTheme="minorHAnsi" w:eastAsiaTheme="minorHAnsi" w:hAnsiTheme="minorHAnsi"/>
                <w:sz w:val="18"/>
                <w:szCs w:val="18"/>
              </w:rPr>
              <w:t>1</w:t>
            </w:r>
            <w:r w:rsidR="003F3A32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개 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노출</w:t>
            </w:r>
          </w:p>
          <w:p w14:paraId="437253F4" w14:textId="24A0A15F" w:rsidR="00B71886" w:rsidRDefault="00B71886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등록된 </w:t>
            </w:r>
            <w:r w:rsidR="00BB5A40">
              <w:rPr>
                <w:rFonts w:asciiTheme="minorHAnsi" w:eastAsiaTheme="minorHAnsi" w:hAnsiTheme="minorHAnsi" w:hint="eastAsia"/>
                <w:sz w:val="18"/>
                <w:szCs w:val="18"/>
              </w:rPr>
              <w:t>이미지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가 0건 일 경우 해당 영역 자체 미노출</w:t>
            </w:r>
          </w:p>
          <w:p w14:paraId="5262C416" w14:textId="32095869" w:rsidR="00627283" w:rsidRDefault="00627283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627283">
              <w:rPr>
                <w:rFonts w:asciiTheme="minorHAnsi" w:eastAsiaTheme="minorHAnsi" w:hAnsiTheme="minorHAnsi" w:hint="eastAsia"/>
                <w:sz w:val="18"/>
                <w:szCs w:val="18"/>
              </w:rPr>
              <w:t>유형별(공지형,</w:t>
            </w:r>
            <w:r w:rsidRPr="00627283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627283">
              <w:rPr>
                <w:rFonts w:asciiTheme="minorHAnsi" w:eastAsiaTheme="minorHAnsi" w:hAnsiTheme="minorHAnsi" w:hint="eastAsia"/>
                <w:sz w:val="18"/>
                <w:szCs w:val="18"/>
              </w:rPr>
              <w:t>이벤트형,</w:t>
            </w:r>
            <w:r w:rsidRPr="00627283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627283">
              <w:rPr>
                <w:rFonts w:asciiTheme="minorHAnsi" w:eastAsiaTheme="minorHAnsi" w:hAnsiTheme="minorHAnsi" w:hint="eastAsia"/>
                <w:sz w:val="18"/>
                <w:szCs w:val="18"/>
              </w:rPr>
              <w:t>확장형) 별도 디자인 가이드 제공</w:t>
            </w:r>
          </w:p>
          <w:p w14:paraId="75886644" w14:textId="047D0757" w:rsidR="00B71886" w:rsidRPr="00B71886" w:rsidRDefault="00572E62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이미지</w:t>
            </w:r>
            <w:r w:rsidR="00B71886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: 전시관리 내 설정된 링크로 이동</w:t>
            </w:r>
          </w:p>
        </w:tc>
      </w:tr>
      <w:tr w:rsidR="001A1EA4" w:rsidRPr="00336EDD" w14:paraId="3BEF986D" w14:textId="77777777" w:rsidTr="00EF6C24">
        <w:trPr>
          <w:trHeight w:val="222"/>
        </w:trPr>
        <w:tc>
          <w:tcPr>
            <w:tcW w:w="1010" w:type="pct"/>
            <w:vMerge w:val="restart"/>
            <w:shd w:val="clear" w:color="auto" w:fill="auto"/>
            <w:vAlign w:val="center"/>
            <w:hideMark/>
          </w:tcPr>
          <w:p w14:paraId="65C0B613" w14:textId="58ED5A0D" w:rsidR="001A1EA4" w:rsidRPr="00E609AC" w:rsidRDefault="001A1EA4" w:rsidP="000678D2">
            <w:pPr>
              <w:rPr>
                <w:rFonts w:asciiTheme="minorHAnsi" w:eastAsiaTheme="minorHAnsi" w:hAnsiTheme="minorHAnsi"/>
                <w:sz w:val="18"/>
                <w:szCs w:val="18"/>
              </w:rPr>
            </w:pPr>
            <w:r w:rsidRPr="00E609AC">
              <w:rPr>
                <w:rFonts w:asciiTheme="minorHAnsi" w:eastAsiaTheme="minorHAnsi" w:hAnsiTheme="minorHAnsi" w:hint="eastAsia"/>
                <w:sz w:val="18"/>
                <w:szCs w:val="18"/>
              </w:rPr>
              <w:t>메인 배너</w:t>
            </w:r>
          </w:p>
        </w:tc>
        <w:tc>
          <w:tcPr>
            <w:tcW w:w="842" w:type="pct"/>
            <w:vAlign w:val="center"/>
          </w:tcPr>
          <w:p w14:paraId="7D4C31E3" w14:textId="4228B338" w:rsidR="001A1EA4" w:rsidRDefault="001A1EA4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수동 전시</w:t>
            </w:r>
          </w:p>
          <w:p w14:paraId="79EE89CA" w14:textId="18E85DE9" w:rsidR="001A1EA4" w:rsidRDefault="001A1EA4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(이미지)</w:t>
            </w:r>
          </w:p>
        </w:tc>
        <w:tc>
          <w:tcPr>
            <w:tcW w:w="3147" w:type="pct"/>
            <w:shd w:val="clear" w:color="auto" w:fill="auto"/>
            <w:vAlign w:val="center"/>
            <w:hideMark/>
          </w:tcPr>
          <w:p w14:paraId="069CABAA" w14:textId="29343E16" w:rsidR="001A1EA4" w:rsidRDefault="001A1EA4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BO &gt; 전시관리 등록 </w:t>
            </w:r>
            <w:r w:rsidR="00A00FA3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세트 노출순서별 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노출</w:t>
            </w:r>
          </w:p>
          <w:p w14:paraId="354E43E3" w14:textId="577F64DE" w:rsidR="00627283" w:rsidRDefault="00627283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이미지는 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1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~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2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분할 혼합하여 운영 가능</w:t>
            </w:r>
            <w:r w:rsidR="00A00FA3">
              <w:rPr>
                <w:rFonts w:asciiTheme="minorHAnsi" w:eastAsiaTheme="minorHAnsi" w:hAnsiTheme="minorHAnsi" w:hint="eastAsia"/>
                <w:sz w:val="18"/>
                <w:szCs w:val="18"/>
              </w:rPr>
              <w:t>(세트로 운영)</w:t>
            </w:r>
          </w:p>
          <w:p w14:paraId="2D15E499" w14:textId="587001C8" w:rsidR="001A1EA4" w:rsidRPr="00627283" w:rsidRDefault="001A1EA4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이미지 : 전시관리 내 설정된 링크로 이동</w:t>
            </w:r>
          </w:p>
        </w:tc>
      </w:tr>
      <w:tr w:rsidR="001A1EA4" w:rsidRPr="00336EDD" w14:paraId="299FE87B" w14:textId="77777777" w:rsidTr="00EF6C24">
        <w:trPr>
          <w:trHeight w:val="222"/>
        </w:trPr>
        <w:tc>
          <w:tcPr>
            <w:tcW w:w="1010" w:type="pct"/>
            <w:vMerge/>
            <w:shd w:val="clear" w:color="auto" w:fill="auto"/>
            <w:vAlign w:val="center"/>
          </w:tcPr>
          <w:p w14:paraId="45155681" w14:textId="77777777" w:rsidR="001A1EA4" w:rsidRPr="00E609AC" w:rsidRDefault="001A1EA4" w:rsidP="000678D2">
            <w:pPr>
              <w:rPr>
                <w:rFonts w:asciiTheme="minorHAnsi" w:eastAsiaTheme="minorHAnsi" w:hAnsiTheme="minorHAnsi"/>
                <w:sz w:val="18"/>
                <w:szCs w:val="18"/>
              </w:rPr>
            </w:pPr>
          </w:p>
        </w:tc>
        <w:tc>
          <w:tcPr>
            <w:tcW w:w="842" w:type="pct"/>
            <w:vAlign w:val="center"/>
          </w:tcPr>
          <w:p w14:paraId="67806F29" w14:textId="77777777" w:rsidR="001A1EA4" w:rsidRDefault="001A1EA4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수동 전시</w:t>
            </w:r>
          </w:p>
          <w:p w14:paraId="5EA465A8" w14:textId="45355ABA" w:rsidR="001A1EA4" w:rsidRDefault="001A1EA4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(동영상)</w:t>
            </w:r>
          </w:p>
        </w:tc>
        <w:tc>
          <w:tcPr>
            <w:tcW w:w="3147" w:type="pct"/>
            <w:shd w:val="clear" w:color="auto" w:fill="auto"/>
            <w:vAlign w:val="center"/>
          </w:tcPr>
          <w:p w14:paraId="2AE65B74" w14:textId="10FEC0EF" w:rsidR="001A1EA4" w:rsidRDefault="001A1EA4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BO &gt; 전시관리 등록 시 영역 내 재생 체크 된 동영상 노출</w:t>
            </w:r>
          </w:p>
          <w:p w14:paraId="63DCD338" w14:textId="183C3A1D" w:rsidR="001A1EA4" w:rsidRDefault="001A1EA4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해당 동영상 </w:t>
            </w:r>
            <w:r w:rsidR="003F3A32">
              <w:rPr>
                <w:rFonts w:asciiTheme="minorHAnsi" w:eastAsiaTheme="minorHAnsi" w:hAnsiTheme="minorHAnsi" w:hint="eastAsia"/>
                <w:sz w:val="18"/>
                <w:szCs w:val="18"/>
              </w:rPr>
              <w:t>전시처리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시 상위 이미지 구좌는 미노출</w:t>
            </w:r>
          </w:p>
        </w:tc>
      </w:tr>
      <w:tr w:rsidR="001A1EA4" w:rsidRPr="00336EDD" w14:paraId="595F1CAC" w14:textId="77777777" w:rsidTr="00EF6C24">
        <w:trPr>
          <w:trHeight w:val="166"/>
        </w:trPr>
        <w:tc>
          <w:tcPr>
            <w:tcW w:w="1010" w:type="pct"/>
            <w:shd w:val="clear" w:color="auto" w:fill="auto"/>
            <w:vAlign w:val="center"/>
          </w:tcPr>
          <w:p w14:paraId="69E7811C" w14:textId="77777777" w:rsidR="000678D2" w:rsidRDefault="00391F58" w:rsidP="000678D2">
            <w:pPr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T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ODAY’S</w:t>
            </w:r>
            <w:r w:rsidR="000678D2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</w:p>
          <w:p w14:paraId="71B75514" w14:textId="0116FCA9" w:rsidR="001A1EA4" w:rsidRPr="00E609AC" w:rsidRDefault="00391F58" w:rsidP="000678D2">
            <w:pPr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HOT DEAL</w:t>
            </w:r>
          </w:p>
        </w:tc>
        <w:tc>
          <w:tcPr>
            <w:tcW w:w="842" w:type="pct"/>
            <w:vAlign w:val="center"/>
          </w:tcPr>
          <w:p w14:paraId="484106B7" w14:textId="2E7053B8" w:rsidR="001A1EA4" w:rsidRDefault="001A1EA4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자동 전시</w:t>
            </w:r>
          </w:p>
          <w:p w14:paraId="7470EF45" w14:textId="0BE8D68E" w:rsidR="001A1EA4" w:rsidRDefault="001A1EA4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(이미지)</w:t>
            </w:r>
          </w:p>
        </w:tc>
        <w:tc>
          <w:tcPr>
            <w:tcW w:w="3147" w:type="pct"/>
            <w:shd w:val="clear" w:color="auto" w:fill="auto"/>
            <w:vAlign w:val="center"/>
          </w:tcPr>
          <w:p w14:paraId="4997D1A0" w14:textId="61AF0AFD" w:rsidR="00627283" w:rsidRDefault="001A1EA4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BO &gt; </w:t>
            </w:r>
            <w:r w:rsidRPr="00E609AC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프로모션관리 </w:t>
            </w:r>
            <w:r w:rsidR="00627283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기간한정 특가 프로모션으로 </w:t>
            </w:r>
            <w:r w:rsidRPr="00E609AC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등록된 상품 </w:t>
            </w:r>
            <w:r w:rsidR="00627283">
              <w:rPr>
                <w:rFonts w:asciiTheme="minorHAnsi" w:eastAsiaTheme="minorHAnsi" w:hAnsiTheme="minorHAnsi" w:hint="eastAsia"/>
                <w:sz w:val="18"/>
                <w:szCs w:val="18"/>
              </w:rPr>
              <w:t>노출</w:t>
            </w:r>
            <w:r w:rsidR="005E027A">
              <w:rPr>
                <w:rFonts w:asciiTheme="minorHAnsi" w:eastAsiaTheme="minorHAnsi" w:hAnsiTheme="minorHAnsi"/>
                <w:sz w:val="18"/>
                <w:szCs w:val="18"/>
              </w:rPr>
              <w:br/>
            </w:r>
            <w:r w:rsidR="005E027A">
              <w:rPr>
                <w:rFonts w:asciiTheme="minorHAnsi" w:eastAsiaTheme="minorHAnsi" w:hAnsiTheme="minorHAnsi" w:hint="eastAsia"/>
                <w:sz w:val="18"/>
                <w:szCs w:val="18"/>
              </w:rPr>
              <w:t>자동노출 영역으로,</w:t>
            </w:r>
            <w:r w:rsidR="005E027A">
              <w:rPr>
                <w:rFonts w:asciiTheme="minorHAnsi" w:eastAsiaTheme="minorHAnsi" w:hAnsiTheme="minorHAnsi"/>
                <w:sz w:val="18"/>
                <w:szCs w:val="18"/>
              </w:rPr>
              <w:t xml:space="preserve"> BO</w:t>
            </w:r>
            <w:r w:rsidR="005E027A">
              <w:rPr>
                <w:rFonts w:asciiTheme="minorHAnsi" w:eastAsiaTheme="minorHAnsi" w:hAnsiTheme="minorHAnsi" w:hint="eastAsia"/>
                <w:sz w:val="18"/>
                <w:szCs w:val="18"/>
              </w:rPr>
              <w:t>에서 코너로 관리하지 않음</w:t>
            </w:r>
          </w:p>
          <w:p w14:paraId="654E9E21" w14:textId="22B65F61" w:rsidR="00627283" w:rsidRDefault="00627283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할인율과 </w:t>
            </w:r>
            <w:r w:rsidR="003F3A32">
              <w:rPr>
                <w:rFonts w:asciiTheme="minorHAnsi" w:eastAsiaTheme="minorHAnsi" w:hAnsiTheme="minorHAnsi" w:hint="eastAsia"/>
                <w:sz w:val="18"/>
                <w:szCs w:val="18"/>
              </w:rPr>
              <w:t>특가 진행 기간 강조하여 노출</w:t>
            </w:r>
          </w:p>
          <w:p w14:paraId="546607FC" w14:textId="77777777" w:rsidR="001A1EA4" w:rsidRDefault="00627283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상품 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: 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해당 상품 상세로 이동</w:t>
            </w:r>
          </w:p>
          <w:p w14:paraId="2147C50C" w14:textId="2F7A0863" w:rsidR="00627283" w:rsidRPr="00E609AC" w:rsidRDefault="00627283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더보기 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: HOT DEAL 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페이지로 이동</w:t>
            </w:r>
          </w:p>
        </w:tc>
      </w:tr>
      <w:tr w:rsidR="001A1EA4" w:rsidRPr="00336EDD" w14:paraId="14065343" w14:textId="77777777" w:rsidTr="00EF6C24">
        <w:trPr>
          <w:trHeight w:val="222"/>
        </w:trPr>
        <w:tc>
          <w:tcPr>
            <w:tcW w:w="1010" w:type="pct"/>
            <w:shd w:val="clear" w:color="auto" w:fill="auto"/>
            <w:vAlign w:val="center"/>
          </w:tcPr>
          <w:p w14:paraId="25BF6EFE" w14:textId="51B4F84C" w:rsidR="001A1EA4" w:rsidRPr="00E609AC" w:rsidRDefault="001A1EA4" w:rsidP="000678D2">
            <w:pPr>
              <w:rPr>
                <w:rFonts w:asciiTheme="minorHAnsi" w:eastAsiaTheme="minorHAnsi" w:hAnsiTheme="minorHAnsi"/>
                <w:sz w:val="18"/>
                <w:szCs w:val="18"/>
              </w:rPr>
            </w:pPr>
            <w:r w:rsidRPr="00E609AC">
              <w:rPr>
                <w:rFonts w:asciiTheme="minorHAnsi" w:eastAsiaTheme="minorHAnsi" w:hAnsiTheme="minorHAnsi" w:hint="eastAsia"/>
                <w:sz w:val="18"/>
                <w:szCs w:val="18"/>
              </w:rPr>
              <w:t>BEST BRAND</w:t>
            </w:r>
          </w:p>
        </w:tc>
        <w:tc>
          <w:tcPr>
            <w:tcW w:w="842" w:type="pct"/>
            <w:vAlign w:val="center"/>
          </w:tcPr>
          <w:p w14:paraId="5AE54F60" w14:textId="264894A9" w:rsidR="001A1EA4" w:rsidRDefault="001A1EA4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수동 전시</w:t>
            </w:r>
          </w:p>
          <w:p w14:paraId="07C588CD" w14:textId="00C0A991" w:rsidR="001A1EA4" w:rsidRDefault="001A1EA4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(배너+상품)</w:t>
            </w:r>
          </w:p>
        </w:tc>
        <w:tc>
          <w:tcPr>
            <w:tcW w:w="3147" w:type="pct"/>
            <w:shd w:val="clear" w:color="auto" w:fill="auto"/>
            <w:vAlign w:val="center"/>
          </w:tcPr>
          <w:p w14:paraId="5006C0E6" w14:textId="30324774" w:rsidR="001A1EA4" w:rsidRDefault="001A1EA4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BO &gt; 전시관리 등록 </w:t>
            </w:r>
            <w:r w:rsidRPr="00E609AC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브랜드 프로모션 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이미지</w:t>
            </w:r>
            <w:r w:rsidRPr="00E609AC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1개+상품 4개 세트로 노출</w:t>
            </w:r>
          </w:p>
          <w:p w14:paraId="13EBEAF6" w14:textId="48982EBB" w:rsidR="000678D2" w:rsidRPr="00E609AC" w:rsidRDefault="000678D2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주력 브랜드와 해당 브랜드의 주력상품 위주로 구성하여 전시</w:t>
            </w:r>
          </w:p>
          <w:p w14:paraId="5A792CAC" w14:textId="4B3CA6C2" w:rsidR="001A1EA4" w:rsidRPr="00E609AC" w:rsidRDefault="001A1EA4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이미지</w:t>
            </w:r>
            <w:r w:rsidRPr="00E609AC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: 전시관리 내 설정된 링크로 이동</w:t>
            </w:r>
          </w:p>
          <w:p w14:paraId="3C11DADE" w14:textId="3C9DC534" w:rsidR="001A1EA4" w:rsidRPr="00E609AC" w:rsidRDefault="001A1EA4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E609AC">
              <w:rPr>
                <w:rFonts w:asciiTheme="minorHAnsi" w:eastAsiaTheme="minorHAnsi" w:hAnsiTheme="minorHAnsi" w:hint="eastAsia"/>
                <w:sz w:val="18"/>
                <w:szCs w:val="18"/>
              </w:rPr>
              <w:t>상품 : 해당 상품 상세로 이동</w:t>
            </w:r>
          </w:p>
        </w:tc>
      </w:tr>
      <w:tr w:rsidR="001A1EA4" w:rsidRPr="00336EDD" w14:paraId="0882DF77" w14:textId="77777777" w:rsidTr="00EF6C24">
        <w:trPr>
          <w:trHeight w:val="222"/>
        </w:trPr>
        <w:tc>
          <w:tcPr>
            <w:tcW w:w="1010" w:type="pct"/>
            <w:shd w:val="clear" w:color="auto" w:fill="auto"/>
            <w:vAlign w:val="center"/>
          </w:tcPr>
          <w:p w14:paraId="2487A916" w14:textId="77777777" w:rsidR="001A1EA4" w:rsidRPr="00E609AC" w:rsidRDefault="001A1EA4" w:rsidP="000678D2">
            <w:pPr>
              <w:rPr>
                <w:rFonts w:asciiTheme="minorHAnsi" w:eastAsiaTheme="minorHAnsi" w:hAnsiTheme="minorHAnsi"/>
                <w:sz w:val="18"/>
                <w:szCs w:val="18"/>
              </w:rPr>
            </w:pPr>
            <w:r w:rsidRPr="00E609AC">
              <w:rPr>
                <w:rFonts w:asciiTheme="minorHAnsi" w:eastAsiaTheme="minorHAnsi" w:hAnsiTheme="minorHAnsi" w:hint="eastAsia"/>
                <w:sz w:val="18"/>
                <w:szCs w:val="18"/>
              </w:rPr>
              <w:t>ROOKIE BRAND</w:t>
            </w:r>
          </w:p>
          <w:p w14:paraId="64D0C04A" w14:textId="77777777" w:rsidR="001A1EA4" w:rsidRPr="00E609AC" w:rsidRDefault="001A1EA4" w:rsidP="000678D2">
            <w:pPr>
              <w:rPr>
                <w:rFonts w:asciiTheme="minorHAnsi" w:eastAsiaTheme="minorHAnsi" w:hAnsiTheme="minorHAnsi"/>
                <w:sz w:val="18"/>
                <w:szCs w:val="18"/>
              </w:rPr>
            </w:pPr>
          </w:p>
        </w:tc>
        <w:tc>
          <w:tcPr>
            <w:tcW w:w="842" w:type="pct"/>
            <w:vAlign w:val="center"/>
          </w:tcPr>
          <w:p w14:paraId="685038BD" w14:textId="497BD091" w:rsidR="001A1EA4" w:rsidRDefault="001A1EA4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수동 전시</w:t>
            </w:r>
          </w:p>
          <w:p w14:paraId="5583A9FD" w14:textId="6F666106" w:rsidR="001A1EA4" w:rsidRDefault="001A1EA4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(이미지)</w:t>
            </w:r>
          </w:p>
        </w:tc>
        <w:tc>
          <w:tcPr>
            <w:tcW w:w="3147" w:type="pct"/>
            <w:shd w:val="clear" w:color="auto" w:fill="auto"/>
            <w:vAlign w:val="center"/>
          </w:tcPr>
          <w:p w14:paraId="515D216F" w14:textId="391EC852" w:rsidR="001A1EA4" w:rsidRDefault="001A1EA4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BO &gt; 전시관리 등록 </w:t>
            </w:r>
            <w:r w:rsidRPr="00E609AC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브랜드 프로모션 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이미지 우선순위별 </w:t>
            </w:r>
            <w:r w:rsidRPr="00E609AC">
              <w:rPr>
                <w:rFonts w:asciiTheme="minorHAnsi" w:eastAsiaTheme="minorHAnsi" w:hAnsiTheme="minorHAnsi" w:hint="eastAsia"/>
                <w:sz w:val="18"/>
                <w:szCs w:val="18"/>
              </w:rPr>
              <w:t>노출</w:t>
            </w:r>
          </w:p>
          <w:p w14:paraId="6CF7C5DB" w14:textId="35E866DE" w:rsidR="000678D2" w:rsidRDefault="000678D2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입점 브랜드 위주로 구성하여 전시</w:t>
            </w:r>
          </w:p>
          <w:p w14:paraId="376DC09C" w14:textId="484FDE30" w:rsidR="001A1EA4" w:rsidRPr="00177C4D" w:rsidRDefault="001A1EA4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이미지</w:t>
            </w:r>
            <w:r w:rsidRPr="00E609AC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: 전시관리 내 설정된 링크로 이동</w:t>
            </w:r>
          </w:p>
        </w:tc>
      </w:tr>
      <w:tr w:rsidR="001A1EA4" w:rsidRPr="00336EDD" w14:paraId="4BAB3FD1" w14:textId="77777777" w:rsidTr="00EF6C24">
        <w:trPr>
          <w:trHeight w:val="222"/>
        </w:trPr>
        <w:tc>
          <w:tcPr>
            <w:tcW w:w="1010" w:type="pct"/>
            <w:shd w:val="clear" w:color="auto" w:fill="auto"/>
            <w:vAlign w:val="center"/>
          </w:tcPr>
          <w:p w14:paraId="30DBDEFB" w14:textId="6E156B3F" w:rsidR="001A1EA4" w:rsidRPr="00EC26A8" w:rsidRDefault="001A1EA4" w:rsidP="000678D2">
            <w:pPr>
              <w:rPr>
                <w:rFonts w:asciiTheme="minorHAnsi" w:eastAsiaTheme="minorHAnsi" w:hAnsiTheme="minorHAnsi"/>
                <w:sz w:val="18"/>
                <w:szCs w:val="18"/>
              </w:rPr>
            </w:pPr>
            <w:r w:rsidRPr="00EC26A8">
              <w:rPr>
                <w:rFonts w:asciiTheme="minorHAnsi" w:eastAsiaTheme="minorHAnsi" w:hAnsiTheme="minorHAnsi"/>
                <w:sz w:val="18"/>
                <w:szCs w:val="18"/>
              </w:rPr>
              <w:lastRenderedPageBreak/>
              <w:t>NEW ARRIVALS</w:t>
            </w:r>
          </w:p>
        </w:tc>
        <w:tc>
          <w:tcPr>
            <w:tcW w:w="842" w:type="pct"/>
            <w:vAlign w:val="center"/>
          </w:tcPr>
          <w:p w14:paraId="3073894B" w14:textId="2DFD14DB" w:rsidR="001A1EA4" w:rsidRDefault="001A1EA4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수동 전시</w:t>
            </w:r>
          </w:p>
          <w:p w14:paraId="7629AE7A" w14:textId="6B941147" w:rsidR="001A1EA4" w:rsidRDefault="001A1EA4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(상품)</w:t>
            </w:r>
          </w:p>
        </w:tc>
        <w:tc>
          <w:tcPr>
            <w:tcW w:w="3147" w:type="pct"/>
            <w:shd w:val="clear" w:color="auto" w:fill="auto"/>
            <w:vAlign w:val="center"/>
          </w:tcPr>
          <w:p w14:paraId="6775E2FD" w14:textId="77777777" w:rsidR="001A1EA4" w:rsidRDefault="001A1EA4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BO &gt; 전시관리 등록 상품 </w:t>
            </w:r>
            <w:r w:rsidR="000678D2">
              <w:rPr>
                <w:rFonts w:asciiTheme="minorHAnsi" w:eastAsiaTheme="minorHAnsi" w:hAnsiTheme="minorHAnsi" w:hint="eastAsia"/>
                <w:sz w:val="18"/>
                <w:szCs w:val="18"/>
              </w:rPr>
              <w:t>우선순위에 따라 노출</w:t>
            </w:r>
          </w:p>
          <w:p w14:paraId="5C447F2F" w14:textId="77777777" w:rsidR="000678D2" w:rsidRDefault="000678D2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홍보가 필요한 신상품 전시</w:t>
            </w:r>
          </w:p>
          <w:p w14:paraId="7E061D9E" w14:textId="4AD00358" w:rsidR="00071E61" w:rsidRPr="00EC26A8" w:rsidRDefault="00071E61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상품 : 해당 상품 상세로 이동</w:t>
            </w:r>
          </w:p>
        </w:tc>
      </w:tr>
      <w:tr w:rsidR="001A1EA4" w:rsidRPr="00336EDD" w14:paraId="3E52F954" w14:textId="77777777" w:rsidTr="00EF6C24">
        <w:trPr>
          <w:trHeight w:val="278"/>
        </w:trPr>
        <w:tc>
          <w:tcPr>
            <w:tcW w:w="1010" w:type="pct"/>
            <w:shd w:val="clear" w:color="auto" w:fill="auto"/>
            <w:vAlign w:val="center"/>
          </w:tcPr>
          <w:p w14:paraId="03BC13DD" w14:textId="30D57CCF" w:rsidR="001A1EA4" w:rsidRPr="007D3FB0" w:rsidRDefault="001A1EA4" w:rsidP="000678D2">
            <w:pPr>
              <w:rPr>
                <w:rFonts w:asciiTheme="minorHAnsi" w:eastAsiaTheme="minorHAnsi" w:hAnsiTheme="minorHAnsi"/>
                <w:sz w:val="18"/>
                <w:szCs w:val="18"/>
              </w:rPr>
            </w:pPr>
            <w:r w:rsidRPr="007D3FB0">
              <w:rPr>
                <w:rFonts w:asciiTheme="minorHAnsi" w:eastAsiaTheme="minorHAnsi" w:hAnsiTheme="minorHAnsi" w:hint="eastAsia"/>
                <w:sz w:val="18"/>
                <w:szCs w:val="18"/>
              </w:rPr>
              <w:t>프로모션 배너</w:t>
            </w:r>
          </w:p>
        </w:tc>
        <w:tc>
          <w:tcPr>
            <w:tcW w:w="842" w:type="pct"/>
            <w:vAlign w:val="center"/>
          </w:tcPr>
          <w:p w14:paraId="6907B7E1" w14:textId="6115E8A7" w:rsidR="001A1EA4" w:rsidRDefault="001A1EA4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수동 전시</w:t>
            </w:r>
          </w:p>
          <w:p w14:paraId="77E211E9" w14:textId="6CA2ED18" w:rsidR="001A1EA4" w:rsidRDefault="001A1EA4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(이미지)</w:t>
            </w:r>
          </w:p>
        </w:tc>
        <w:tc>
          <w:tcPr>
            <w:tcW w:w="3147" w:type="pct"/>
            <w:shd w:val="clear" w:color="auto" w:fill="auto"/>
            <w:vAlign w:val="center"/>
          </w:tcPr>
          <w:p w14:paraId="1A26D341" w14:textId="680B755D" w:rsidR="001A1EA4" w:rsidRDefault="001A1EA4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B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O &gt; 전시관리 등록 프로모션 이미지 우선순위별 노출 (2개)</w:t>
            </w:r>
          </w:p>
          <w:p w14:paraId="6152BE14" w14:textId="22628897" w:rsidR="001A1EA4" w:rsidRPr="007D3FB0" w:rsidRDefault="001A1EA4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이미지</w:t>
            </w:r>
            <w:r w:rsidRPr="00E609AC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: 전시관리 내 설정된 링크로 이동</w:t>
            </w:r>
          </w:p>
        </w:tc>
      </w:tr>
      <w:tr w:rsidR="001A1EA4" w:rsidRPr="00336EDD" w14:paraId="4FC40BB0" w14:textId="77777777" w:rsidTr="00EF6C24">
        <w:trPr>
          <w:trHeight w:val="278"/>
        </w:trPr>
        <w:tc>
          <w:tcPr>
            <w:tcW w:w="1010" w:type="pct"/>
            <w:shd w:val="clear" w:color="auto" w:fill="auto"/>
            <w:vAlign w:val="center"/>
          </w:tcPr>
          <w:p w14:paraId="027387B5" w14:textId="62C2BA8F" w:rsidR="001A1EA4" w:rsidRPr="008635E3" w:rsidRDefault="001A1EA4" w:rsidP="000678D2">
            <w:pPr>
              <w:rPr>
                <w:rFonts w:asciiTheme="minorHAnsi" w:eastAsiaTheme="minorHAnsi" w:hAnsiTheme="minorHAnsi"/>
                <w:sz w:val="18"/>
                <w:szCs w:val="18"/>
              </w:rPr>
            </w:pPr>
            <w:r w:rsidRPr="008635E3">
              <w:rPr>
                <w:rFonts w:asciiTheme="minorHAnsi" w:eastAsiaTheme="minorHAnsi" w:hAnsiTheme="minorHAnsi" w:hint="eastAsia"/>
                <w:sz w:val="18"/>
                <w:szCs w:val="18"/>
              </w:rPr>
              <w:t>UPCOMING</w:t>
            </w:r>
          </w:p>
        </w:tc>
        <w:tc>
          <w:tcPr>
            <w:tcW w:w="842" w:type="pct"/>
            <w:vAlign w:val="center"/>
          </w:tcPr>
          <w:p w14:paraId="12DB9CF2" w14:textId="208B395E" w:rsidR="001A1EA4" w:rsidRDefault="001A1EA4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수동 전시</w:t>
            </w:r>
          </w:p>
          <w:p w14:paraId="4C1BEB7F" w14:textId="62AD8469" w:rsidR="001A1EA4" w:rsidRPr="007D3FB0" w:rsidRDefault="001A1EA4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(상품)</w:t>
            </w:r>
          </w:p>
        </w:tc>
        <w:tc>
          <w:tcPr>
            <w:tcW w:w="3147" w:type="pct"/>
            <w:shd w:val="clear" w:color="auto" w:fill="auto"/>
            <w:vAlign w:val="center"/>
          </w:tcPr>
          <w:p w14:paraId="76DEC6D3" w14:textId="229EA683" w:rsidR="001A1EA4" w:rsidRDefault="001A1EA4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BO &gt; 전시관리 등록 상품 우선순위별 노출 (3개)</w:t>
            </w:r>
            <w:r w:rsidR="005E027A">
              <w:rPr>
                <w:rFonts w:asciiTheme="minorHAnsi" w:eastAsiaTheme="minorHAnsi" w:hAnsiTheme="minorHAnsi"/>
                <w:sz w:val="18"/>
                <w:szCs w:val="18"/>
              </w:rPr>
              <w:br/>
            </w:r>
            <w:r w:rsidR="005E027A">
              <w:rPr>
                <w:rFonts w:asciiTheme="minorHAnsi" w:eastAsiaTheme="minorHAnsi" w:hAnsiTheme="minorHAnsi" w:hint="eastAsia"/>
                <w:sz w:val="18"/>
                <w:szCs w:val="18"/>
              </w:rPr>
              <w:t>자동노출 영역으로,</w:t>
            </w:r>
            <w:r w:rsidR="005E027A">
              <w:rPr>
                <w:rFonts w:asciiTheme="minorHAnsi" w:eastAsiaTheme="minorHAnsi" w:hAnsiTheme="minorHAnsi"/>
                <w:sz w:val="18"/>
                <w:szCs w:val="18"/>
              </w:rPr>
              <w:t xml:space="preserve"> BO</w:t>
            </w:r>
            <w:r w:rsidR="005E027A">
              <w:rPr>
                <w:rFonts w:asciiTheme="minorHAnsi" w:eastAsiaTheme="minorHAnsi" w:hAnsiTheme="minorHAnsi" w:hint="eastAsia"/>
                <w:sz w:val="18"/>
                <w:szCs w:val="18"/>
              </w:rPr>
              <w:t>에서 코너로 관리하지 않음</w:t>
            </w:r>
          </w:p>
          <w:p w14:paraId="2529CDAC" w14:textId="476EB08E" w:rsidR="000678D2" w:rsidRPr="008635E3" w:rsidRDefault="000678D2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출시예정 상품을 전시하며 출시예정 상품이 없을 경우 이미 출시된 상품도 함께 전시</w:t>
            </w:r>
          </w:p>
        </w:tc>
      </w:tr>
      <w:tr w:rsidR="001A1EA4" w:rsidRPr="00336EDD" w14:paraId="6C091685" w14:textId="77777777" w:rsidTr="00EF6C24">
        <w:trPr>
          <w:trHeight w:val="278"/>
        </w:trPr>
        <w:tc>
          <w:tcPr>
            <w:tcW w:w="1010" w:type="pct"/>
            <w:shd w:val="clear" w:color="auto" w:fill="auto"/>
            <w:vAlign w:val="center"/>
          </w:tcPr>
          <w:p w14:paraId="585DE44F" w14:textId="6E0B069B" w:rsidR="001A1EA4" w:rsidRPr="008635E3" w:rsidRDefault="001A1EA4" w:rsidP="000678D2">
            <w:pPr>
              <w:rPr>
                <w:rFonts w:asciiTheme="minorHAnsi" w:eastAsiaTheme="minorHAnsi" w:hAnsiTheme="minorHAnsi"/>
                <w:sz w:val="18"/>
                <w:szCs w:val="18"/>
              </w:rPr>
            </w:pPr>
            <w:r w:rsidRPr="008635E3">
              <w:rPr>
                <w:rFonts w:asciiTheme="minorHAnsi" w:eastAsiaTheme="minorHAnsi" w:hAnsiTheme="minorHAnsi"/>
                <w:sz w:val="18"/>
                <w:szCs w:val="18"/>
              </w:rPr>
              <w:t>MD’s PICK</w:t>
            </w:r>
          </w:p>
        </w:tc>
        <w:tc>
          <w:tcPr>
            <w:tcW w:w="842" w:type="pct"/>
            <w:vAlign w:val="center"/>
          </w:tcPr>
          <w:p w14:paraId="7D0F3D2D" w14:textId="182497CE" w:rsidR="001A1EA4" w:rsidRDefault="001A1EA4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수동 전시</w:t>
            </w:r>
          </w:p>
          <w:p w14:paraId="67ED4215" w14:textId="733356CF" w:rsidR="001A1EA4" w:rsidRDefault="001A1EA4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(텍스트+상품)</w:t>
            </w:r>
          </w:p>
        </w:tc>
        <w:tc>
          <w:tcPr>
            <w:tcW w:w="3147" w:type="pct"/>
            <w:shd w:val="clear" w:color="auto" w:fill="auto"/>
            <w:vAlign w:val="center"/>
          </w:tcPr>
          <w:p w14:paraId="33618A6E" w14:textId="3C01C08B" w:rsidR="001A1EA4" w:rsidRDefault="001A1EA4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BO &gt; 전시관리 등록 세트명 </w:t>
            </w:r>
            <w:r w:rsidRPr="00E609AC">
              <w:rPr>
                <w:rFonts w:asciiTheme="minorHAnsi" w:eastAsiaTheme="minorHAnsi" w:hAnsiTheme="minorHAnsi" w:hint="eastAsia"/>
                <w:sz w:val="18"/>
                <w:szCs w:val="18"/>
              </w:rPr>
              <w:t>1개+상품 4개 세트로 노출</w:t>
            </w:r>
          </w:p>
          <w:p w14:paraId="5B80F1CB" w14:textId="42812F9C" w:rsidR="00944DD2" w:rsidRDefault="00944DD2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마케팅 키워드를 설정하여 키워드별 상품을 전시</w:t>
            </w:r>
          </w:p>
          <w:p w14:paraId="5233E1BF" w14:textId="2A4A969E" w:rsidR="001A1EA4" w:rsidRDefault="00CE5C7D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세트명</w:t>
            </w:r>
            <w:r w:rsidR="001A1EA4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: 클릭 시 해당 상품 4개 노출</w:t>
            </w:r>
          </w:p>
          <w:p w14:paraId="250C82F7" w14:textId="762F2EC2" w:rsidR="001A1EA4" w:rsidRPr="008635E3" w:rsidRDefault="001A1EA4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상품 : 해당 상품 상세로 이동</w:t>
            </w:r>
          </w:p>
        </w:tc>
      </w:tr>
      <w:tr w:rsidR="001A1EA4" w:rsidRPr="00336EDD" w14:paraId="567B6EFE" w14:textId="77777777" w:rsidTr="00EF6C24">
        <w:trPr>
          <w:trHeight w:val="278"/>
        </w:trPr>
        <w:tc>
          <w:tcPr>
            <w:tcW w:w="1010" w:type="pct"/>
            <w:shd w:val="clear" w:color="auto" w:fill="auto"/>
            <w:vAlign w:val="center"/>
          </w:tcPr>
          <w:p w14:paraId="0A6E20A3" w14:textId="18FB2A60" w:rsidR="001A1EA4" w:rsidRPr="008635E3" w:rsidRDefault="001A1EA4" w:rsidP="000678D2">
            <w:pPr>
              <w:rPr>
                <w:rFonts w:asciiTheme="minorHAnsi" w:eastAsiaTheme="minorHAnsi" w:hAnsiTheme="minorHAnsi"/>
                <w:sz w:val="18"/>
                <w:szCs w:val="18"/>
              </w:rPr>
            </w:pPr>
            <w:r w:rsidRPr="008635E3">
              <w:rPr>
                <w:rFonts w:asciiTheme="minorHAnsi" w:eastAsiaTheme="minorHAnsi" w:hAnsiTheme="minorHAnsi" w:hint="eastAsia"/>
                <w:sz w:val="18"/>
                <w:szCs w:val="18"/>
              </w:rPr>
              <w:t>기획전</w:t>
            </w:r>
          </w:p>
        </w:tc>
        <w:tc>
          <w:tcPr>
            <w:tcW w:w="842" w:type="pct"/>
            <w:vAlign w:val="center"/>
          </w:tcPr>
          <w:p w14:paraId="4A576970" w14:textId="4EE06658" w:rsidR="001A1EA4" w:rsidRDefault="001A1EA4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수동 전시</w:t>
            </w:r>
          </w:p>
          <w:p w14:paraId="5146DCB4" w14:textId="1175ED2D" w:rsidR="001A1EA4" w:rsidRDefault="001A1EA4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(이미지+텍스트)</w:t>
            </w:r>
          </w:p>
        </w:tc>
        <w:tc>
          <w:tcPr>
            <w:tcW w:w="3147" w:type="pct"/>
            <w:shd w:val="clear" w:color="auto" w:fill="auto"/>
            <w:vAlign w:val="center"/>
          </w:tcPr>
          <w:p w14:paraId="64C751BF" w14:textId="1E757FCC" w:rsidR="001A1EA4" w:rsidRDefault="001A1EA4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BO &gt;전시관리 등록 이미지 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1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개 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+ 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텍스트 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2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개 세트로 노출 </w:t>
            </w:r>
          </w:p>
          <w:p w14:paraId="7F76B2B9" w14:textId="3A5B159C" w:rsidR="00944DD2" w:rsidRDefault="00944DD2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진행중인 기획전 목록을 A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-RT 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디자인 가이드에 맞게 제작하여 전시</w:t>
            </w:r>
          </w:p>
          <w:p w14:paraId="5863C4F9" w14:textId="79EAE4C6" w:rsidR="001A1EA4" w:rsidRDefault="001A1EA4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이미지</w:t>
            </w:r>
            <w:r w:rsidRPr="00E609AC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: 전시관리 내 설정된 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기획전 상세 페이지로 이동</w:t>
            </w:r>
          </w:p>
          <w:p w14:paraId="3DE6B35B" w14:textId="4635ED37" w:rsidR="00CE5C7D" w:rsidRPr="008635E3" w:rsidRDefault="00CE5C7D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텍스트</w:t>
            </w:r>
            <w:r w:rsidRPr="00E609AC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: 전시관리 내 설정된 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기획전 상세 페이지로 이동</w:t>
            </w:r>
          </w:p>
        </w:tc>
      </w:tr>
      <w:tr w:rsidR="001A1EA4" w:rsidRPr="00336EDD" w14:paraId="3B4102C4" w14:textId="77777777" w:rsidTr="00EF6C24">
        <w:trPr>
          <w:trHeight w:val="278"/>
        </w:trPr>
        <w:tc>
          <w:tcPr>
            <w:tcW w:w="1010" w:type="pct"/>
            <w:shd w:val="clear" w:color="auto" w:fill="auto"/>
            <w:vAlign w:val="center"/>
          </w:tcPr>
          <w:p w14:paraId="607CED5C" w14:textId="2D6AFB35" w:rsidR="001A1EA4" w:rsidRPr="005B6C2F" w:rsidRDefault="001A1EA4" w:rsidP="000678D2">
            <w:pPr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웹진</w:t>
            </w:r>
          </w:p>
        </w:tc>
        <w:tc>
          <w:tcPr>
            <w:tcW w:w="842" w:type="pct"/>
            <w:vAlign w:val="center"/>
          </w:tcPr>
          <w:p w14:paraId="290D53AA" w14:textId="223945F4" w:rsidR="001A1EA4" w:rsidRPr="007034A2" w:rsidRDefault="001A1EA4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수동 전시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br/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(이미지+텍스트+상품)</w:t>
            </w:r>
          </w:p>
        </w:tc>
        <w:tc>
          <w:tcPr>
            <w:tcW w:w="3147" w:type="pct"/>
            <w:shd w:val="clear" w:color="auto" w:fill="auto"/>
            <w:vAlign w:val="center"/>
          </w:tcPr>
          <w:p w14:paraId="03B019AF" w14:textId="6F973FEF" w:rsidR="001A1EA4" w:rsidRDefault="001A1EA4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BO &gt; 전시관리 등록 </w:t>
            </w:r>
            <w:r w:rsidR="00CE5C7D" w:rsidRPr="00CE5C7D">
              <w:rPr>
                <w:rFonts w:asciiTheme="minorHAnsi" w:eastAsiaTheme="minorHAnsi" w:hAnsiTheme="minorHAnsi" w:hint="eastAsia"/>
                <w:sz w:val="18"/>
                <w:szCs w:val="18"/>
              </w:rPr>
              <w:t>세트명</w:t>
            </w:r>
            <w:r w:rsidR="00CE5C7D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</w:t>
            </w:r>
            <w:r w:rsidR="00CE5C7D" w:rsidRPr="00CE5C7D">
              <w:rPr>
                <w:rFonts w:asciiTheme="minorHAnsi" w:eastAsiaTheme="minorHAnsi" w:hAnsiTheme="minorHAnsi"/>
                <w:sz w:val="18"/>
                <w:szCs w:val="18"/>
              </w:rPr>
              <w:t>1개</w:t>
            </w:r>
            <w:r w:rsidR="00CE5C7D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</w:t>
            </w:r>
            <w:r w:rsidR="00CE5C7D" w:rsidRPr="00CE5C7D">
              <w:rPr>
                <w:rFonts w:asciiTheme="minorHAnsi" w:eastAsiaTheme="minorHAnsi" w:hAnsiTheme="minorHAnsi"/>
                <w:sz w:val="18"/>
                <w:szCs w:val="18"/>
              </w:rPr>
              <w:t>+이미지</w:t>
            </w:r>
            <w:r w:rsidR="00CE5C7D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</w:t>
            </w:r>
            <w:r w:rsidR="00CE5C7D" w:rsidRPr="00CE5C7D">
              <w:rPr>
                <w:rFonts w:asciiTheme="minorHAnsi" w:eastAsiaTheme="minorHAnsi" w:hAnsiTheme="minorHAnsi"/>
                <w:sz w:val="18"/>
                <w:szCs w:val="18"/>
              </w:rPr>
              <w:t>1개</w:t>
            </w:r>
            <w:r w:rsidR="00CE5C7D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</w:t>
            </w:r>
            <w:r w:rsidR="00CE5C7D" w:rsidRPr="00CE5C7D">
              <w:rPr>
                <w:rFonts w:asciiTheme="minorHAnsi" w:eastAsiaTheme="minorHAnsi" w:hAnsiTheme="minorHAnsi"/>
                <w:sz w:val="18"/>
                <w:szCs w:val="18"/>
              </w:rPr>
              <w:t>+텍스트</w:t>
            </w:r>
            <w:r w:rsidR="00CE5C7D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</w:t>
            </w:r>
            <w:r w:rsidR="00CE5C7D" w:rsidRPr="00CE5C7D">
              <w:rPr>
                <w:rFonts w:asciiTheme="minorHAnsi" w:eastAsiaTheme="minorHAnsi" w:hAnsiTheme="minorHAnsi"/>
                <w:sz w:val="18"/>
                <w:szCs w:val="18"/>
              </w:rPr>
              <w:t>3개</w:t>
            </w:r>
            <w:r w:rsidR="00CE5C7D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</w:t>
            </w:r>
            <w:r w:rsidR="00CE5C7D" w:rsidRPr="00CE5C7D">
              <w:rPr>
                <w:rFonts w:asciiTheme="minorHAnsi" w:eastAsiaTheme="minorHAnsi" w:hAnsiTheme="minorHAnsi"/>
                <w:sz w:val="18"/>
                <w:szCs w:val="18"/>
              </w:rPr>
              <w:t>+상품</w:t>
            </w:r>
            <w:r w:rsidR="00CE5C7D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</w:t>
            </w:r>
            <w:r w:rsidR="00CE5C7D" w:rsidRPr="00CE5C7D">
              <w:rPr>
                <w:rFonts w:asciiTheme="minorHAnsi" w:eastAsiaTheme="minorHAnsi" w:hAnsiTheme="minorHAnsi"/>
                <w:sz w:val="18"/>
                <w:szCs w:val="18"/>
              </w:rPr>
              <w:t>2개 구성의 1세트 등록 및 노출</w:t>
            </w:r>
            <w:r w:rsidR="00CE5C7D">
              <w:rPr>
                <w:rFonts w:asciiTheme="minorHAnsi" w:eastAsiaTheme="minorHAnsi" w:hAnsiTheme="minorHAnsi" w:hint="eastAsia"/>
                <w:sz w:val="18"/>
                <w:szCs w:val="18"/>
              </w:rPr>
              <w:t>,</w:t>
            </w:r>
            <w:r w:rsidR="00CE5C7D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="00CE5C7D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이미지 </w:t>
            </w:r>
            <w:r w:rsidR="00CE5C7D">
              <w:rPr>
                <w:rFonts w:asciiTheme="minorHAnsi" w:eastAsiaTheme="minorHAnsi" w:hAnsiTheme="minorHAnsi"/>
                <w:sz w:val="18"/>
                <w:szCs w:val="18"/>
              </w:rPr>
              <w:t>2</w:t>
            </w:r>
            <w:r w:rsidR="00CE5C7D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개 혹은 이미지 </w:t>
            </w:r>
            <w:r w:rsidR="00CE5C7D">
              <w:rPr>
                <w:rFonts w:asciiTheme="minorHAnsi" w:eastAsiaTheme="minorHAnsi" w:hAnsiTheme="minorHAnsi"/>
                <w:sz w:val="18"/>
                <w:szCs w:val="18"/>
              </w:rPr>
              <w:t>1</w:t>
            </w:r>
            <w:r w:rsidR="00CE5C7D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개 </w:t>
            </w:r>
            <w:r w:rsidR="00CE5C7D">
              <w:rPr>
                <w:rFonts w:asciiTheme="minorHAnsi" w:eastAsiaTheme="minorHAnsi" w:hAnsiTheme="minorHAnsi"/>
                <w:sz w:val="18"/>
                <w:szCs w:val="18"/>
              </w:rPr>
              <w:t xml:space="preserve">+ </w:t>
            </w:r>
            <w:r w:rsidR="00CE5C7D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동영상 </w:t>
            </w:r>
            <w:r w:rsidR="00CE5C7D">
              <w:rPr>
                <w:rFonts w:asciiTheme="minorHAnsi" w:eastAsiaTheme="minorHAnsi" w:hAnsiTheme="minorHAnsi"/>
                <w:sz w:val="18"/>
                <w:szCs w:val="18"/>
              </w:rPr>
              <w:t>1</w:t>
            </w:r>
            <w:r w:rsidR="00CE5C7D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개로 구성된 </w:t>
            </w:r>
            <w:r w:rsidR="00CE5C7D">
              <w:rPr>
                <w:rFonts w:asciiTheme="minorHAnsi" w:eastAsiaTheme="minorHAnsi" w:hAnsiTheme="minorHAnsi"/>
                <w:sz w:val="18"/>
                <w:szCs w:val="18"/>
              </w:rPr>
              <w:t>1</w:t>
            </w:r>
            <w:r w:rsidR="00CE5C7D">
              <w:rPr>
                <w:rFonts w:asciiTheme="minorHAnsi" w:eastAsiaTheme="minorHAnsi" w:hAnsiTheme="minorHAnsi" w:hint="eastAsia"/>
                <w:sz w:val="18"/>
                <w:szCs w:val="18"/>
              </w:rPr>
              <w:t>세트 등록 및 노출</w:t>
            </w:r>
          </w:p>
          <w:p w14:paraId="3BA7F3E7" w14:textId="5B1FE54A" w:rsidR="00944DD2" w:rsidRDefault="00944DD2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등록한 콘텐츠가 없는 경우 미전시 처리</w:t>
            </w:r>
          </w:p>
          <w:p w14:paraId="30456B41" w14:textId="17DA1DD4" w:rsidR="001A1EA4" w:rsidRDefault="001A1EA4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이미지</w:t>
            </w:r>
            <w:r w:rsidRPr="00E609AC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: 전시관리 내 설정된 링크로 이동</w:t>
            </w:r>
          </w:p>
          <w:p w14:paraId="56DD5891" w14:textId="13C10463" w:rsidR="001A1EA4" w:rsidRPr="009A5A88" w:rsidRDefault="001A1EA4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텍스트 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: 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전시관리 내 설정된 링크로 이동</w:t>
            </w:r>
          </w:p>
          <w:p w14:paraId="7F449856" w14:textId="77777777" w:rsidR="001A1EA4" w:rsidRDefault="001A1EA4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상품 : 해당 상품 상세로 이동</w:t>
            </w:r>
          </w:p>
          <w:p w14:paraId="33AAD1D7" w14:textId="0D63C59F" w:rsidR="001A1EA4" w:rsidRPr="005B6C2F" w:rsidRDefault="001A1EA4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동영상 : 동영상 노출</w:t>
            </w:r>
          </w:p>
        </w:tc>
      </w:tr>
      <w:tr w:rsidR="001A1EA4" w:rsidRPr="00336EDD" w14:paraId="674940AA" w14:textId="77777777" w:rsidTr="00EF6C24">
        <w:trPr>
          <w:trHeight w:val="278"/>
        </w:trPr>
        <w:tc>
          <w:tcPr>
            <w:tcW w:w="1010" w:type="pct"/>
            <w:shd w:val="clear" w:color="auto" w:fill="auto"/>
            <w:vAlign w:val="center"/>
          </w:tcPr>
          <w:p w14:paraId="4813F4FD" w14:textId="521FFB45" w:rsidR="001A1EA4" w:rsidRPr="005B6C2F" w:rsidRDefault="001A1EA4" w:rsidP="000678D2">
            <w:pPr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SNS NOW</w:t>
            </w:r>
          </w:p>
        </w:tc>
        <w:tc>
          <w:tcPr>
            <w:tcW w:w="842" w:type="pct"/>
            <w:vAlign w:val="center"/>
          </w:tcPr>
          <w:p w14:paraId="773C7BCB" w14:textId="47A11C95" w:rsidR="001A1EA4" w:rsidRDefault="001A1EA4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수동 전시</w:t>
            </w:r>
          </w:p>
          <w:p w14:paraId="25504614" w14:textId="3172D935" w:rsidR="001A1EA4" w:rsidRPr="005B6C2F" w:rsidRDefault="001A1EA4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(이미지)</w:t>
            </w:r>
          </w:p>
        </w:tc>
        <w:tc>
          <w:tcPr>
            <w:tcW w:w="3147" w:type="pct"/>
            <w:shd w:val="clear" w:color="auto" w:fill="auto"/>
            <w:vAlign w:val="center"/>
          </w:tcPr>
          <w:p w14:paraId="1CCECE5B" w14:textId="01363048" w:rsidR="001A1EA4" w:rsidRDefault="001A1EA4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B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O &gt; 전시관리 등록 이미지 우선순위별 노출</w:t>
            </w:r>
          </w:p>
          <w:p w14:paraId="75E3CD5D" w14:textId="708ED1AE" w:rsidR="00944DD2" w:rsidRDefault="00944DD2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A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BC-MART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와 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GRAND STAGE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의 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SNS 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이미지를 A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-RT 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디자</w:t>
            </w:r>
            <w:r w:rsidR="00071E61">
              <w:rPr>
                <w:rFonts w:asciiTheme="minorHAnsi" w:eastAsiaTheme="minorHAnsi" w:hAnsiTheme="minorHAnsi" w:hint="eastAsia"/>
                <w:sz w:val="18"/>
                <w:szCs w:val="18"/>
              </w:rPr>
              <w:t>인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가이드에 맞게 제작하여 전시</w:t>
            </w:r>
          </w:p>
          <w:p w14:paraId="40AA7B4E" w14:textId="0EC75211" w:rsidR="001A1EA4" w:rsidRPr="005B6C2F" w:rsidRDefault="001A1EA4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이미지</w:t>
            </w:r>
            <w:r w:rsidRPr="00E609AC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: 전시관리 내 설정된 링크로 이동</w:t>
            </w:r>
          </w:p>
        </w:tc>
      </w:tr>
      <w:tr w:rsidR="001A1EA4" w:rsidRPr="00336EDD" w14:paraId="152CD5C3" w14:textId="77777777" w:rsidTr="00EF6C24">
        <w:trPr>
          <w:trHeight w:val="15"/>
        </w:trPr>
        <w:tc>
          <w:tcPr>
            <w:tcW w:w="1010" w:type="pct"/>
            <w:shd w:val="clear" w:color="auto" w:fill="auto"/>
            <w:vAlign w:val="center"/>
          </w:tcPr>
          <w:p w14:paraId="0042B817" w14:textId="67DE1FE6" w:rsidR="001A1EA4" w:rsidRPr="005B6C2F" w:rsidRDefault="001A1EA4" w:rsidP="000678D2">
            <w:pPr>
              <w:widowControl/>
              <w:spacing w:line="240" w:lineRule="auto"/>
              <w:rPr>
                <w:rFonts w:cs="굴림"/>
                <w:sz w:val="18"/>
                <w:szCs w:val="18"/>
              </w:rPr>
            </w:pPr>
            <w:r>
              <w:rPr>
                <w:rFonts w:cs="굴림" w:hint="eastAsia"/>
                <w:sz w:val="18"/>
                <w:szCs w:val="18"/>
              </w:rPr>
              <w:t>하단 띠배너</w:t>
            </w:r>
          </w:p>
        </w:tc>
        <w:tc>
          <w:tcPr>
            <w:tcW w:w="842" w:type="pct"/>
            <w:vAlign w:val="center"/>
          </w:tcPr>
          <w:p w14:paraId="5F5115A7" w14:textId="0AD26656" w:rsidR="001A1EA4" w:rsidRDefault="001A1EA4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수동 전시</w:t>
            </w:r>
          </w:p>
          <w:p w14:paraId="0FA197D1" w14:textId="5732AD5A" w:rsidR="001A1EA4" w:rsidRPr="005B6C2F" w:rsidRDefault="001A1EA4" w:rsidP="000678D2">
            <w:pPr>
              <w:pStyle w:val="a4"/>
              <w:widowControl/>
              <w:numPr>
                <w:ilvl w:val="0"/>
                <w:numId w:val="0"/>
              </w:numPr>
              <w:spacing w:line="240" w:lineRule="auto"/>
              <w:jc w:val="both"/>
              <w:rPr>
                <w:rFonts w:cs="굴림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(이미지)</w:t>
            </w:r>
          </w:p>
        </w:tc>
        <w:tc>
          <w:tcPr>
            <w:tcW w:w="3147" w:type="pct"/>
            <w:shd w:val="clear" w:color="auto" w:fill="auto"/>
            <w:vAlign w:val="center"/>
          </w:tcPr>
          <w:p w14:paraId="349AC2C9" w14:textId="650A8E8A" w:rsidR="001A1EA4" w:rsidRDefault="001A1EA4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B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O &gt; 전시관리 등록 이미지 우선순위별 노출</w:t>
            </w:r>
          </w:p>
          <w:p w14:paraId="1A9D0746" w14:textId="229A62C6" w:rsidR="001A1EA4" w:rsidRPr="0095491A" w:rsidRDefault="001A1EA4" w:rsidP="000678D2">
            <w:pPr>
              <w:pStyle w:val="a4"/>
              <w:widowControl/>
              <w:numPr>
                <w:ilvl w:val="0"/>
                <w:numId w:val="0"/>
              </w:numPr>
              <w:spacing w:line="240" w:lineRule="auto"/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이미지</w:t>
            </w:r>
            <w:r w:rsidRPr="00E609AC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: 전시관리 내 설정된 링크로 이동 </w:t>
            </w:r>
          </w:p>
        </w:tc>
      </w:tr>
      <w:tr w:rsidR="001A1EA4" w:rsidRPr="00336EDD" w14:paraId="36E0DDA0" w14:textId="77777777" w:rsidTr="00EF6C24">
        <w:trPr>
          <w:trHeight w:val="15"/>
        </w:trPr>
        <w:tc>
          <w:tcPr>
            <w:tcW w:w="1010" w:type="pct"/>
            <w:shd w:val="clear" w:color="auto" w:fill="auto"/>
            <w:vAlign w:val="center"/>
          </w:tcPr>
          <w:p w14:paraId="292B14A4" w14:textId="44AC9B6D" w:rsidR="001A1EA4" w:rsidRPr="0095491A" w:rsidRDefault="001A1EA4" w:rsidP="000678D2">
            <w:pPr>
              <w:widowControl/>
              <w:spacing w:line="240" w:lineRule="auto"/>
              <w:rPr>
                <w:rFonts w:cs="굴림"/>
                <w:sz w:val="18"/>
                <w:szCs w:val="18"/>
              </w:rPr>
            </w:pPr>
            <w:r>
              <w:rPr>
                <w:rFonts w:cs="굴림" w:hint="eastAsia"/>
                <w:sz w:val="18"/>
                <w:szCs w:val="18"/>
              </w:rPr>
              <w:t>플라이 배너</w:t>
            </w:r>
          </w:p>
        </w:tc>
        <w:tc>
          <w:tcPr>
            <w:tcW w:w="842" w:type="pct"/>
            <w:vAlign w:val="center"/>
          </w:tcPr>
          <w:p w14:paraId="7014883F" w14:textId="77777777" w:rsidR="001A1EA4" w:rsidRDefault="001A1EA4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수동 전시</w:t>
            </w:r>
          </w:p>
          <w:p w14:paraId="74C3983D" w14:textId="694D5C1A" w:rsidR="001A1EA4" w:rsidRDefault="001A1EA4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(</w:t>
            </w:r>
            <w:r w:rsidR="00071E61">
              <w:rPr>
                <w:rFonts w:asciiTheme="minorHAnsi" w:eastAsiaTheme="minorHAnsi" w:hAnsiTheme="minorHAnsi" w:hint="eastAsia"/>
                <w:sz w:val="18"/>
                <w:szCs w:val="18"/>
              </w:rPr>
              <w:t>개발콘텐츠</w:t>
            </w:r>
            <w:r w:rsidR="00944DD2">
              <w:rPr>
                <w:rFonts w:asciiTheme="minorHAnsi" w:eastAsiaTheme="minorHAnsi" w:hAnsiTheme="minorHAnsi"/>
                <w:sz w:val="18"/>
                <w:szCs w:val="18"/>
              </w:rPr>
              <w:t>+</w:t>
            </w:r>
            <w:r w:rsidR="00944DD2">
              <w:rPr>
                <w:rFonts w:asciiTheme="minorHAnsi" w:eastAsiaTheme="minorHAnsi" w:hAnsiTheme="minorHAnsi" w:hint="eastAsia"/>
                <w:sz w:val="18"/>
                <w:szCs w:val="18"/>
              </w:rPr>
              <w:t>이미지)</w:t>
            </w:r>
          </w:p>
        </w:tc>
        <w:tc>
          <w:tcPr>
            <w:tcW w:w="3147" w:type="pct"/>
            <w:shd w:val="clear" w:color="auto" w:fill="auto"/>
            <w:vAlign w:val="center"/>
          </w:tcPr>
          <w:p w14:paraId="5FCAF6F9" w14:textId="610B2311" w:rsidR="001A1EA4" w:rsidRDefault="001A1EA4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B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O &gt; 전시관리 등록 프로모션 배너 랜덤 노출 (최대1개)</w:t>
            </w:r>
          </w:p>
          <w:p w14:paraId="034D2257" w14:textId="20826F9D" w:rsidR="00944DD2" w:rsidRDefault="00944DD2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최근 쇼핑정보(상품,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이벤트)와 프로모션 배너 이미지 및 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TOP 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버튼 노출 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(A-RT, ABC-MART, GRAND STAGE 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공통)</w:t>
            </w:r>
          </w:p>
          <w:p w14:paraId="0EB45300" w14:textId="7BDCE546" w:rsidR="001A1EA4" w:rsidRPr="0095491A" w:rsidRDefault="001A1EA4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이미지</w:t>
            </w:r>
            <w:r w:rsidRPr="00E609AC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: 전시관리 내 설정된 링크로 이동</w:t>
            </w:r>
          </w:p>
        </w:tc>
      </w:tr>
    </w:tbl>
    <w:p w14:paraId="7FF49624" w14:textId="77777777" w:rsidR="00D44C82" w:rsidRDefault="00D44C82" w:rsidP="000B21DE">
      <w:pPr>
        <w:pStyle w:val="a3"/>
        <w:numPr>
          <w:ilvl w:val="0"/>
          <w:numId w:val="0"/>
        </w:numPr>
        <w:ind w:left="1417"/>
      </w:pPr>
    </w:p>
    <w:p w14:paraId="156B6402" w14:textId="32EE7532" w:rsidR="002E490E" w:rsidRDefault="004B2901" w:rsidP="00F34ACF">
      <w:pPr>
        <w:pStyle w:val="-3"/>
        <w:numPr>
          <w:ilvl w:val="2"/>
          <w:numId w:val="3"/>
        </w:numPr>
        <w:ind w:leftChars="283" w:left="1077" w:hanging="511"/>
        <w:rPr>
          <w:rFonts w:asciiTheme="minorEastAsia" w:eastAsiaTheme="minorEastAsia" w:hAnsiTheme="minorEastAsia" w:cs="Calibri"/>
        </w:rPr>
      </w:pPr>
      <w:bookmarkStart w:id="54" w:name="_Toc4754160"/>
      <w:r w:rsidRPr="004B2901">
        <w:rPr>
          <w:rFonts w:asciiTheme="minorEastAsia" w:eastAsiaTheme="minorEastAsia" w:hAnsiTheme="minorEastAsia" w:cs="Calibri" w:hint="eastAsia"/>
        </w:rPr>
        <w:t>ABC-</w:t>
      </w:r>
      <w:r w:rsidR="00B61560">
        <w:rPr>
          <w:rFonts w:asciiTheme="minorEastAsia" w:eastAsiaTheme="minorEastAsia" w:hAnsiTheme="minorEastAsia" w:cs="Calibri" w:hint="eastAsia"/>
        </w:rPr>
        <w:t>M</w:t>
      </w:r>
      <w:r w:rsidR="00AF0B3F">
        <w:rPr>
          <w:rFonts w:asciiTheme="minorEastAsia" w:eastAsiaTheme="minorEastAsia" w:hAnsiTheme="minorEastAsia" w:cs="Calibri"/>
        </w:rPr>
        <w:t>ART</w:t>
      </w:r>
      <w:bookmarkEnd w:id="5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822"/>
        <w:gridCol w:w="1518"/>
        <w:gridCol w:w="5677"/>
      </w:tblGrid>
      <w:tr w:rsidR="005B6C2F" w:rsidRPr="00C06780" w14:paraId="51D270FF" w14:textId="77777777" w:rsidTr="00EF6C24">
        <w:trPr>
          <w:trHeight w:val="97"/>
        </w:trPr>
        <w:tc>
          <w:tcPr>
            <w:tcW w:w="1010" w:type="pct"/>
            <w:shd w:val="clear" w:color="auto" w:fill="D9D9D9" w:themeFill="background1" w:themeFillShade="D9"/>
            <w:vAlign w:val="center"/>
            <w:hideMark/>
          </w:tcPr>
          <w:p w14:paraId="3FAB2C50" w14:textId="77777777" w:rsidR="005B6C2F" w:rsidRPr="00336EDD" w:rsidRDefault="005B6C2F" w:rsidP="00F648C8">
            <w:pPr>
              <w:widowControl/>
              <w:spacing w:line="240" w:lineRule="auto"/>
              <w:jc w:val="center"/>
              <w:rPr>
                <w:rFonts w:cs="굴림"/>
                <w:bCs/>
                <w:sz w:val="18"/>
                <w:szCs w:val="22"/>
              </w:rPr>
            </w:pPr>
            <w:r w:rsidRPr="00336EDD">
              <w:rPr>
                <w:rFonts w:cs="굴림" w:hint="eastAsia"/>
                <w:bCs/>
                <w:sz w:val="18"/>
                <w:szCs w:val="22"/>
              </w:rPr>
              <w:t>구분</w:t>
            </w:r>
          </w:p>
        </w:tc>
        <w:tc>
          <w:tcPr>
            <w:tcW w:w="842" w:type="pct"/>
            <w:shd w:val="clear" w:color="auto" w:fill="D9D9D9" w:themeFill="background1" w:themeFillShade="D9"/>
          </w:tcPr>
          <w:p w14:paraId="2F8BBC29" w14:textId="77777777" w:rsidR="007034A2" w:rsidRDefault="007034A2" w:rsidP="007034A2">
            <w:pPr>
              <w:widowControl/>
              <w:spacing w:line="240" w:lineRule="auto"/>
              <w:jc w:val="center"/>
              <w:rPr>
                <w:rFonts w:cs="굴림"/>
                <w:bCs/>
                <w:sz w:val="18"/>
                <w:szCs w:val="18"/>
              </w:rPr>
            </w:pPr>
            <w:r>
              <w:rPr>
                <w:rFonts w:cs="굴림" w:hint="eastAsia"/>
                <w:bCs/>
                <w:sz w:val="18"/>
                <w:szCs w:val="18"/>
              </w:rPr>
              <w:t>전시형태</w:t>
            </w:r>
          </w:p>
          <w:p w14:paraId="0EDF1DC5" w14:textId="1EBE4544" w:rsidR="005B6C2F" w:rsidRPr="00336EDD" w:rsidRDefault="007034A2" w:rsidP="007034A2">
            <w:pPr>
              <w:widowControl/>
              <w:spacing w:line="240" w:lineRule="auto"/>
              <w:jc w:val="center"/>
              <w:rPr>
                <w:rFonts w:cs="굴림"/>
                <w:bCs/>
                <w:sz w:val="18"/>
                <w:szCs w:val="22"/>
              </w:rPr>
            </w:pPr>
            <w:r>
              <w:rPr>
                <w:rFonts w:cs="굴림" w:hint="eastAsia"/>
                <w:bCs/>
                <w:sz w:val="18"/>
                <w:szCs w:val="18"/>
              </w:rPr>
              <w:t>(전시대상)</w:t>
            </w:r>
          </w:p>
        </w:tc>
        <w:tc>
          <w:tcPr>
            <w:tcW w:w="3147" w:type="pct"/>
            <w:shd w:val="clear" w:color="auto" w:fill="D9D9D9" w:themeFill="background1" w:themeFillShade="D9"/>
            <w:vAlign w:val="center"/>
            <w:hideMark/>
          </w:tcPr>
          <w:p w14:paraId="24CFC557" w14:textId="5D513159" w:rsidR="005B6C2F" w:rsidRPr="00336EDD" w:rsidRDefault="005B6C2F" w:rsidP="00F648C8">
            <w:pPr>
              <w:widowControl/>
              <w:spacing w:line="240" w:lineRule="auto"/>
              <w:jc w:val="center"/>
              <w:rPr>
                <w:rFonts w:cs="굴림"/>
                <w:bCs/>
                <w:sz w:val="18"/>
                <w:szCs w:val="22"/>
              </w:rPr>
            </w:pPr>
            <w:r w:rsidRPr="00336EDD">
              <w:rPr>
                <w:rFonts w:cs="굴림" w:hint="eastAsia"/>
                <w:bCs/>
                <w:sz w:val="18"/>
                <w:szCs w:val="22"/>
              </w:rPr>
              <w:t>설명</w:t>
            </w:r>
          </w:p>
        </w:tc>
      </w:tr>
      <w:tr w:rsidR="00B71886" w:rsidRPr="00203237" w14:paraId="617C8046" w14:textId="77777777" w:rsidTr="00EF6C24">
        <w:trPr>
          <w:trHeight w:val="166"/>
        </w:trPr>
        <w:tc>
          <w:tcPr>
            <w:tcW w:w="1010" w:type="pct"/>
            <w:shd w:val="clear" w:color="auto" w:fill="auto"/>
            <w:vAlign w:val="center"/>
          </w:tcPr>
          <w:p w14:paraId="1145D10A" w14:textId="663844DF" w:rsidR="00B71886" w:rsidRPr="007A0EBE" w:rsidRDefault="00B71886" w:rsidP="00F648C8">
            <w:pPr>
              <w:jc w:val="left"/>
              <w:rPr>
                <w:rFonts w:asciiTheme="minorHAnsi" w:eastAsiaTheme="minorHAnsi" w:hAnsiTheme="minorHAnsi"/>
                <w:sz w:val="18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상단 띠배너</w:t>
            </w:r>
          </w:p>
        </w:tc>
        <w:tc>
          <w:tcPr>
            <w:tcW w:w="842" w:type="pct"/>
            <w:vAlign w:val="center"/>
          </w:tcPr>
          <w:p w14:paraId="17B6FF26" w14:textId="77777777" w:rsidR="00B71886" w:rsidRDefault="00B71886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수동 전시 </w:t>
            </w:r>
          </w:p>
          <w:p w14:paraId="454CBEDC" w14:textId="7C8A824A" w:rsidR="00B71886" w:rsidRPr="007A0EBE" w:rsidRDefault="00B71886" w:rsidP="000678D2">
            <w:pPr>
              <w:pStyle w:val="a4"/>
              <w:widowControl/>
              <w:numPr>
                <w:ilvl w:val="0"/>
                <w:numId w:val="0"/>
              </w:numPr>
              <w:spacing w:line="240" w:lineRule="auto"/>
              <w:jc w:val="both"/>
              <w:rPr>
                <w:rFonts w:asciiTheme="minorHAnsi" w:eastAsiaTheme="minorHAnsi" w:hAnsiTheme="minorHAnsi"/>
                <w:sz w:val="18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(</w:t>
            </w:r>
            <w:r w:rsidR="00567232">
              <w:rPr>
                <w:rFonts w:asciiTheme="minorHAnsi" w:eastAsiaTheme="minorHAnsi" w:hAnsiTheme="minorHAnsi" w:hint="eastAsia"/>
                <w:sz w:val="18"/>
                <w:szCs w:val="18"/>
              </w:rPr>
              <w:t>이미지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)</w:t>
            </w:r>
          </w:p>
        </w:tc>
        <w:tc>
          <w:tcPr>
            <w:tcW w:w="3147" w:type="pct"/>
            <w:shd w:val="clear" w:color="auto" w:fill="auto"/>
            <w:vAlign w:val="center"/>
          </w:tcPr>
          <w:p w14:paraId="769A71B0" w14:textId="77777777" w:rsidR="00944DD2" w:rsidRDefault="00944DD2" w:rsidP="00944D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BO &gt; 전시관리 등록 이미지 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1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개 노출</w:t>
            </w:r>
          </w:p>
          <w:p w14:paraId="1E0867BF" w14:textId="77777777" w:rsidR="00944DD2" w:rsidRDefault="00944DD2" w:rsidP="00944D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등록된 이미지가 0건 일 경우 해당 영역 자체 미노출</w:t>
            </w:r>
          </w:p>
          <w:p w14:paraId="4380D923" w14:textId="77777777" w:rsidR="00944DD2" w:rsidRDefault="00944DD2" w:rsidP="00944D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627283">
              <w:rPr>
                <w:rFonts w:asciiTheme="minorHAnsi" w:eastAsiaTheme="minorHAnsi" w:hAnsiTheme="minorHAnsi" w:hint="eastAsia"/>
                <w:sz w:val="18"/>
                <w:szCs w:val="18"/>
              </w:rPr>
              <w:t>유형별(공지형,</w:t>
            </w:r>
            <w:r w:rsidRPr="00627283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627283">
              <w:rPr>
                <w:rFonts w:asciiTheme="minorHAnsi" w:eastAsiaTheme="minorHAnsi" w:hAnsiTheme="minorHAnsi" w:hint="eastAsia"/>
                <w:sz w:val="18"/>
                <w:szCs w:val="18"/>
              </w:rPr>
              <w:t>이벤트형,</w:t>
            </w:r>
            <w:r w:rsidRPr="00627283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627283">
              <w:rPr>
                <w:rFonts w:asciiTheme="minorHAnsi" w:eastAsiaTheme="minorHAnsi" w:hAnsiTheme="minorHAnsi" w:hint="eastAsia"/>
                <w:sz w:val="18"/>
                <w:szCs w:val="18"/>
              </w:rPr>
              <w:t>확장형) 별도 디자인 가이드 제공</w:t>
            </w:r>
          </w:p>
          <w:p w14:paraId="3FD174D9" w14:textId="4116E9E2" w:rsidR="00B71886" w:rsidRPr="007A0EBE" w:rsidRDefault="00944DD2" w:rsidP="00944DD2">
            <w:pPr>
              <w:pStyle w:val="a4"/>
              <w:widowControl/>
              <w:numPr>
                <w:ilvl w:val="0"/>
                <w:numId w:val="0"/>
              </w:numPr>
              <w:spacing w:line="240" w:lineRule="auto"/>
              <w:rPr>
                <w:rFonts w:asciiTheme="minorHAnsi" w:eastAsiaTheme="minorHAnsi" w:hAnsiTheme="minorHAnsi"/>
                <w:sz w:val="18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이미지 : 전시관리 내 설정된 링크로 이동</w:t>
            </w:r>
          </w:p>
        </w:tc>
      </w:tr>
      <w:tr w:rsidR="00B71886" w:rsidRPr="00203237" w14:paraId="46F353B3" w14:textId="77777777" w:rsidTr="00EF6C24">
        <w:trPr>
          <w:trHeight w:val="125"/>
        </w:trPr>
        <w:tc>
          <w:tcPr>
            <w:tcW w:w="1010" w:type="pct"/>
            <w:shd w:val="clear" w:color="auto" w:fill="auto"/>
            <w:vAlign w:val="center"/>
          </w:tcPr>
          <w:p w14:paraId="0051D64D" w14:textId="27175899" w:rsidR="00B71886" w:rsidRPr="007A0EBE" w:rsidRDefault="00B71886" w:rsidP="002371ED">
            <w:pPr>
              <w:jc w:val="left"/>
              <w:rPr>
                <w:rFonts w:asciiTheme="minorHAnsi" w:eastAsiaTheme="minorHAnsi" w:hAnsiTheme="minorHAnsi"/>
                <w:sz w:val="18"/>
                <w:szCs w:val="22"/>
              </w:rPr>
            </w:pPr>
            <w:r w:rsidRPr="00E609AC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메인 배너 </w:t>
            </w:r>
          </w:p>
        </w:tc>
        <w:tc>
          <w:tcPr>
            <w:tcW w:w="842" w:type="pct"/>
            <w:vAlign w:val="center"/>
          </w:tcPr>
          <w:p w14:paraId="5DC26E1C" w14:textId="77777777" w:rsidR="00B71886" w:rsidRDefault="00B71886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수동 전시</w:t>
            </w:r>
          </w:p>
          <w:p w14:paraId="1B0BA923" w14:textId="6DBA9141" w:rsidR="00B71886" w:rsidRPr="007A0EBE" w:rsidRDefault="00B71886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(</w:t>
            </w:r>
            <w:r w:rsidR="00567232">
              <w:rPr>
                <w:rFonts w:asciiTheme="minorHAnsi" w:eastAsiaTheme="minorHAnsi" w:hAnsiTheme="minorHAnsi" w:hint="eastAsia"/>
                <w:sz w:val="18"/>
                <w:szCs w:val="18"/>
              </w:rPr>
              <w:t>이미지</w:t>
            </w:r>
            <w:r w:rsidR="001E5BD4">
              <w:rPr>
                <w:rFonts w:asciiTheme="minorHAnsi" w:eastAsiaTheme="minorHAnsi" w:hAnsiTheme="minorHAnsi" w:hint="eastAsia"/>
                <w:sz w:val="18"/>
                <w:szCs w:val="18"/>
              </w:rPr>
              <w:t>+텍스트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)</w:t>
            </w:r>
          </w:p>
        </w:tc>
        <w:tc>
          <w:tcPr>
            <w:tcW w:w="3147" w:type="pct"/>
            <w:shd w:val="clear" w:color="auto" w:fill="auto"/>
            <w:vAlign w:val="center"/>
          </w:tcPr>
          <w:p w14:paraId="32D3BF8A" w14:textId="57A57570" w:rsidR="00B71886" w:rsidRDefault="00B71886" w:rsidP="00CD1FE5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BO &gt; 전시관리 등록 </w:t>
            </w:r>
            <w:r w:rsidR="00567232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이미지 </w:t>
            </w:r>
            <w:r w:rsidR="00567232">
              <w:rPr>
                <w:rFonts w:asciiTheme="minorHAnsi" w:eastAsiaTheme="minorHAnsi" w:hAnsiTheme="minorHAnsi"/>
                <w:sz w:val="18"/>
                <w:szCs w:val="18"/>
              </w:rPr>
              <w:t>1</w:t>
            </w:r>
            <w:r w:rsidR="00567232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개+텍스트 </w:t>
            </w:r>
            <w:r w:rsidR="00567232">
              <w:rPr>
                <w:rFonts w:asciiTheme="minorHAnsi" w:eastAsiaTheme="minorHAnsi" w:hAnsiTheme="minorHAnsi"/>
                <w:sz w:val="18"/>
                <w:szCs w:val="18"/>
              </w:rPr>
              <w:t>1</w:t>
            </w:r>
            <w:r w:rsidR="00567232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개 세트로 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우선순위별 노출 </w:t>
            </w:r>
            <w:r w:rsidRPr="00E609AC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</w:p>
          <w:p w14:paraId="3233F95F" w14:textId="792EF335" w:rsidR="00027894" w:rsidRDefault="00027894" w:rsidP="00CD1FE5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동영상 전시일 경우 </w:t>
            </w:r>
            <w:r w:rsidR="00012C6D">
              <w:rPr>
                <w:rFonts w:asciiTheme="minorHAnsi" w:eastAsiaTheme="minorHAnsi" w:hAnsiTheme="minorHAnsi" w:hint="eastAsia"/>
                <w:sz w:val="18"/>
                <w:szCs w:val="18"/>
              </w:rPr>
              <w:t>등록한 섬네일 이미지를 노출</w:t>
            </w:r>
          </w:p>
          <w:p w14:paraId="577B5A6A" w14:textId="77777777" w:rsidR="00B71886" w:rsidRDefault="00AF0B3F" w:rsidP="001B7D64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이미지</w:t>
            </w:r>
            <w:r w:rsidR="00B71886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: 전시관리 내 설정된 링크로 이동</w:t>
            </w:r>
          </w:p>
          <w:p w14:paraId="5DEC2279" w14:textId="2BDC0C66" w:rsidR="0034531C" w:rsidRPr="00C04F0C" w:rsidRDefault="0034531C" w:rsidP="001B7D64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동영상 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: 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레이어팝업 노출하여 동영상 재생</w:t>
            </w:r>
          </w:p>
        </w:tc>
      </w:tr>
      <w:tr w:rsidR="00B71886" w:rsidRPr="00203237" w14:paraId="3EC082FB" w14:textId="77777777" w:rsidTr="00EF6C24">
        <w:trPr>
          <w:trHeight w:val="166"/>
        </w:trPr>
        <w:tc>
          <w:tcPr>
            <w:tcW w:w="1010" w:type="pct"/>
            <w:shd w:val="clear" w:color="auto" w:fill="auto"/>
            <w:vAlign w:val="center"/>
          </w:tcPr>
          <w:p w14:paraId="7FDEC866" w14:textId="452C5241" w:rsidR="00B71886" w:rsidRPr="007A0EBE" w:rsidRDefault="00B71886" w:rsidP="002371ED">
            <w:pPr>
              <w:jc w:val="left"/>
              <w:rPr>
                <w:rFonts w:asciiTheme="minorHAnsi" w:eastAsiaTheme="minorHAnsi" w:hAnsiTheme="minorHAnsi"/>
                <w:sz w:val="18"/>
                <w:szCs w:val="22"/>
              </w:rPr>
            </w:pPr>
            <w:r w:rsidRPr="00EC26A8">
              <w:rPr>
                <w:rFonts w:asciiTheme="minorHAnsi" w:eastAsiaTheme="minorHAnsi" w:hAnsiTheme="minorHAnsi"/>
                <w:sz w:val="18"/>
                <w:szCs w:val="18"/>
              </w:rPr>
              <w:t>NEW ARRIVALS</w:t>
            </w:r>
          </w:p>
        </w:tc>
        <w:tc>
          <w:tcPr>
            <w:tcW w:w="842" w:type="pct"/>
            <w:vAlign w:val="center"/>
          </w:tcPr>
          <w:p w14:paraId="505C6DE4" w14:textId="77777777" w:rsidR="00B71886" w:rsidRDefault="00B71886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수동 전시</w:t>
            </w:r>
          </w:p>
          <w:p w14:paraId="096C04BC" w14:textId="1F818852" w:rsidR="00B71886" w:rsidRPr="007A0EBE" w:rsidRDefault="00B71886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(상품)</w:t>
            </w:r>
          </w:p>
        </w:tc>
        <w:tc>
          <w:tcPr>
            <w:tcW w:w="3147" w:type="pct"/>
            <w:shd w:val="clear" w:color="auto" w:fill="auto"/>
            <w:vAlign w:val="center"/>
          </w:tcPr>
          <w:p w14:paraId="0B3E51EB" w14:textId="77777777" w:rsidR="00071E61" w:rsidRDefault="00071E61" w:rsidP="00071E61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BO &gt; 전시관리 등록 상품 우선순위에 따라 노출</w:t>
            </w:r>
          </w:p>
          <w:p w14:paraId="065B9A87" w14:textId="70D96076" w:rsidR="00071E61" w:rsidRDefault="00071E61" w:rsidP="00071E61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홍보가 필요한 신상품 전시</w:t>
            </w:r>
          </w:p>
          <w:p w14:paraId="20BAF11C" w14:textId="7CA901E0" w:rsidR="00F10200" w:rsidRPr="007A0EBE" w:rsidRDefault="00F10200" w:rsidP="001B7D64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상품 : 해당 상품 상세로 이동</w:t>
            </w:r>
          </w:p>
        </w:tc>
      </w:tr>
      <w:tr w:rsidR="00B71886" w:rsidRPr="00203237" w14:paraId="5500CC12" w14:textId="77777777" w:rsidTr="00EF6C24">
        <w:trPr>
          <w:trHeight w:val="209"/>
        </w:trPr>
        <w:tc>
          <w:tcPr>
            <w:tcW w:w="1010" w:type="pct"/>
            <w:shd w:val="clear" w:color="auto" w:fill="auto"/>
            <w:vAlign w:val="center"/>
          </w:tcPr>
          <w:p w14:paraId="7A6DBFC8" w14:textId="2F539FE7" w:rsidR="00B71886" w:rsidRPr="007A0EBE" w:rsidRDefault="00B71886" w:rsidP="002371ED">
            <w:pPr>
              <w:jc w:val="left"/>
              <w:rPr>
                <w:rFonts w:asciiTheme="minorHAnsi" w:eastAsiaTheme="minorHAnsi" w:hAnsiTheme="minorHAnsi"/>
                <w:sz w:val="18"/>
                <w:szCs w:val="22"/>
              </w:rPr>
            </w:pPr>
            <w:r w:rsidRPr="008635E3">
              <w:rPr>
                <w:rFonts w:asciiTheme="minorHAnsi" w:eastAsiaTheme="minorHAnsi" w:hAnsiTheme="minorHAnsi" w:hint="eastAsia"/>
                <w:sz w:val="18"/>
                <w:szCs w:val="18"/>
              </w:rPr>
              <w:t>기획전</w:t>
            </w:r>
          </w:p>
        </w:tc>
        <w:tc>
          <w:tcPr>
            <w:tcW w:w="842" w:type="pct"/>
            <w:vAlign w:val="center"/>
          </w:tcPr>
          <w:p w14:paraId="362A2F38" w14:textId="77777777" w:rsidR="00B71886" w:rsidRDefault="00B71886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수동 전시</w:t>
            </w:r>
          </w:p>
          <w:p w14:paraId="2C0B9727" w14:textId="50FAE923" w:rsidR="00B71886" w:rsidRPr="007A0EBE" w:rsidRDefault="00B71886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(</w:t>
            </w:r>
            <w:r w:rsidR="00520389">
              <w:rPr>
                <w:rFonts w:asciiTheme="minorHAnsi" w:eastAsiaTheme="minorHAnsi" w:hAnsiTheme="minorHAnsi" w:hint="eastAsia"/>
                <w:sz w:val="18"/>
                <w:szCs w:val="18"/>
              </w:rPr>
              <w:t>이미지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+기획전)</w:t>
            </w:r>
          </w:p>
        </w:tc>
        <w:tc>
          <w:tcPr>
            <w:tcW w:w="3147" w:type="pct"/>
            <w:shd w:val="clear" w:color="auto" w:fill="auto"/>
            <w:vAlign w:val="center"/>
          </w:tcPr>
          <w:p w14:paraId="4F8319CB" w14:textId="1CB47147" w:rsidR="0034531C" w:rsidRDefault="0034531C" w:rsidP="0034531C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BO &gt;전시관리 등록 이미지 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1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개 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+ 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텍스트 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2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개 세트로 노출 </w:t>
            </w:r>
          </w:p>
          <w:p w14:paraId="738160A7" w14:textId="783CE712" w:rsidR="0034531C" w:rsidRDefault="0034531C" w:rsidP="0034531C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진행중인 기획전 목록을 A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BC-MART 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디자인 가이드에 맞게 제작하여 전시</w:t>
            </w:r>
          </w:p>
          <w:p w14:paraId="71E76454" w14:textId="78F6529A" w:rsidR="00520389" w:rsidRPr="0034531C" w:rsidRDefault="0034531C" w:rsidP="0034531C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이미지</w:t>
            </w:r>
            <w:r w:rsidRPr="00E609AC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: 전시관리 내 설정된 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기획전 상세 페이지로 이동 </w:t>
            </w:r>
          </w:p>
        </w:tc>
      </w:tr>
      <w:tr w:rsidR="00B71886" w:rsidRPr="00203237" w14:paraId="63DA420B" w14:textId="77777777" w:rsidTr="00EF6C24">
        <w:trPr>
          <w:trHeight w:val="209"/>
        </w:trPr>
        <w:tc>
          <w:tcPr>
            <w:tcW w:w="1010" w:type="pct"/>
            <w:shd w:val="clear" w:color="auto" w:fill="auto"/>
            <w:vAlign w:val="center"/>
          </w:tcPr>
          <w:p w14:paraId="1AA1BB90" w14:textId="7E1276DA" w:rsidR="00B71886" w:rsidRPr="007A0EBE" w:rsidRDefault="00B71886" w:rsidP="00A64C1E">
            <w:pPr>
              <w:jc w:val="left"/>
              <w:rPr>
                <w:rFonts w:asciiTheme="minorHAnsi" w:eastAsiaTheme="minorHAnsi" w:hAnsiTheme="minorHAnsi"/>
                <w:sz w:val="18"/>
                <w:szCs w:val="22"/>
              </w:rPr>
            </w:pPr>
            <w:r w:rsidRPr="008635E3">
              <w:rPr>
                <w:rFonts w:asciiTheme="minorHAnsi" w:eastAsiaTheme="minorHAnsi" w:hAnsiTheme="minorHAnsi"/>
                <w:sz w:val="18"/>
                <w:szCs w:val="18"/>
              </w:rPr>
              <w:t>MD’s PICK</w:t>
            </w:r>
          </w:p>
        </w:tc>
        <w:tc>
          <w:tcPr>
            <w:tcW w:w="842" w:type="pct"/>
            <w:vAlign w:val="center"/>
          </w:tcPr>
          <w:p w14:paraId="256687AD" w14:textId="77777777" w:rsidR="00B71886" w:rsidRDefault="00B71886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수동 전시</w:t>
            </w:r>
          </w:p>
          <w:p w14:paraId="696FC2B3" w14:textId="77777777" w:rsidR="00B71886" w:rsidRDefault="00B71886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(텍스트+상품 )</w:t>
            </w:r>
          </w:p>
          <w:p w14:paraId="02CA238F" w14:textId="77777777" w:rsidR="00B71886" w:rsidRPr="007A0EBE" w:rsidRDefault="00B71886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</w:p>
        </w:tc>
        <w:tc>
          <w:tcPr>
            <w:tcW w:w="3147" w:type="pct"/>
            <w:shd w:val="clear" w:color="auto" w:fill="auto"/>
            <w:vAlign w:val="center"/>
          </w:tcPr>
          <w:p w14:paraId="0139DDFC" w14:textId="59736BF7" w:rsidR="0034531C" w:rsidRDefault="0034531C" w:rsidP="0034531C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BO &gt; 전시관리 등록 세트명 </w:t>
            </w:r>
            <w:r w:rsidRPr="00E609AC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1개+상품 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5</w:t>
            </w:r>
            <w:r w:rsidRPr="00E609AC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개 세트로 노출 </w:t>
            </w:r>
          </w:p>
          <w:p w14:paraId="2405AEF1" w14:textId="77777777" w:rsidR="0034531C" w:rsidRDefault="0034531C" w:rsidP="0034531C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마케팅 키워드를 설정하여 키워드별 상품을 전시</w:t>
            </w:r>
          </w:p>
          <w:p w14:paraId="09151558" w14:textId="1AEB51B7" w:rsidR="0034531C" w:rsidRDefault="0034531C" w:rsidP="0034531C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텍스트 : 클릭 시 해당 상품 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5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개 노출</w:t>
            </w:r>
          </w:p>
          <w:p w14:paraId="49A541CD" w14:textId="3B2A9673" w:rsidR="00B71886" w:rsidRPr="0034531C" w:rsidRDefault="0034531C" w:rsidP="001B7D64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상품 : 해당 상품 상세로 이동 </w:t>
            </w:r>
            <w:r w:rsidR="00B71886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</w:t>
            </w:r>
          </w:p>
        </w:tc>
      </w:tr>
      <w:tr w:rsidR="00B71886" w:rsidRPr="00203237" w14:paraId="35DCFADB" w14:textId="77777777" w:rsidTr="00EF6C24">
        <w:trPr>
          <w:trHeight w:val="113"/>
        </w:trPr>
        <w:tc>
          <w:tcPr>
            <w:tcW w:w="1010" w:type="pct"/>
            <w:shd w:val="clear" w:color="auto" w:fill="auto"/>
            <w:vAlign w:val="center"/>
          </w:tcPr>
          <w:p w14:paraId="47248167" w14:textId="4954D1A0" w:rsidR="00B71886" w:rsidRPr="00B71886" w:rsidRDefault="00B71886" w:rsidP="00A64C1E">
            <w:pPr>
              <w:jc w:val="left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B71886">
              <w:rPr>
                <w:rFonts w:asciiTheme="minorHAnsi" w:eastAsiaTheme="minorHAnsi" w:hAnsiTheme="minorHAnsi" w:hint="eastAsia"/>
                <w:sz w:val="18"/>
                <w:szCs w:val="18"/>
              </w:rPr>
              <w:t>TREND ON</w:t>
            </w:r>
          </w:p>
        </w:tc>
        <w:tc>
          <w:tcPr>
            <w:tcW w:w="842" w:type="pct"/>
            <w:vAlign w:val="center"/>
          </w:tcPr>
          <w:p w14:paraId="11741996" w14:textId="2E4DEAA1" w:rsidR="00B71886" w:rsidRPr="007A0EBE" w:rsidRDefault="00B71886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수동 전시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br/>
            </w:r>
            <w:r w:rsidR="00520389">
              <w:rPr>
                <w:rFonts w:asciiTheme="minorEastAsia" w:eastAsiaTheme="minorEastAsia" w:hAnsiTheme="minorEastAsia"/>
                <w:sz w:val="18"/>
                <w:szCs w:val="18"/>
              </w:rPr>
              <w:t>(</w:t>
            </w:r>
            <w:r w:rsidR="00520389">
              <w:rPr>
                <w:rFonts w:asciiTheme="minorEastAsia" w:eastAsiaTheme="minorEastAsia" w:hAnsiTheme="minorEastAsia" w:hint="eastAsia"/>
                <w:sz w:val="18"/>
                <w:szCs w:val="18"/>
              </w:rPr>
              <w:t>이미지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)</w:t>
            </w:r>
          </w:p>
        </w:tc>
        <w:tc>
          <w:tcPr>
            <w:tcW w:w="3147" w:type="pct"/>
            <w:shd w:val="clear" w:color="auto" w:fill="auto"/>
            <w:vAlign w:val="center"/>
          </w:tcPr>
          <w:p w14:paraId="008927F7" w14:textId="542E8361" w:rsidR="00B71886" w:rsidRDefault="00B71886" w:rsidP="00CD1FE5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BO &gt; 전시관리 등록 </w:t>
            </w:r>
            <w:r w:rsidR="00520389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이미지 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4</w:t>
            </w:r>
            <w:r w:rsidR="00520389">
              <w:rPr>
                <w:rFonts w:asciiTheme="minorHAnsi" w:eastAsiaTheme="minorHAnsi" w:hAnsiTheme="minorHAnsi" w:hint="eastAsia"/>
                <w:sz w:val="18"/>
                <w:szCs w:val="18"/>
              </w:rPr>
              <w:t>개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</w:t>
            </w:r>
            <w:r w:rsidRPr="00E609AC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노출 </w:t>
            </w:r>
          </w:p>
          <w:p w14:paraId="3F262E09" w14:textId="3BDCBA28" w:rsidR="00520389" w:rsidRDefault="00520389" w:rsidP="00520389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이미지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1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개는 동영상으로 변경하여 전시 가능 </w:t>
            </w:r>
          </w:p>
          <w:p w14:paraId="4B1D1BD7" w14:textId="6BDA9A35" w:rsidR="00B71886" w:rsidRDefault="00520389" w:rsidP="001B7D64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이미지</w:t>
            </w:r>
            <w:r w:rsidR="00B71886" w:rsidRPr="00E609AC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: 전시관리 내 설정된 링크로 이동 </w:t>
            </w:r>
          </w:p>
          <w:p w14:paraId="5E852B5A" w14:textId="55C240F1" w:rsidR="00B71886" w:rsidRPr="00B71886" w:rsidRDefault="00B71886" w:rsidP="001B7D64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동영상 : </w:t>
            </w:r>
            <w:r w:rsidR="0034531C">
              <w:rPr>
                <w:rFonts w:asciiTheme="minorHAnsi" w:eastAsiaTheme="minorHAnsi" w:hAnsiTheme="minorHAnsi" w:hint="eastAsia"/>
                <w:sz w:val="18"/>
                <w:szCs w:val="18"/>
              </w:rPr>
              <w:t>레이어팝업 노출하여 동영상 재생</w:t>
            </w:r>
          </w:p>
        </w:tc>
      </w:tr>
      <w:tr w:rsidR="00B71886" w:rsidRPr="00203237" w14:paraId="39664DAC" w14:textId="77777777" w:rsidTr="00EF6C24">
        <w:trPr>
          <w:trHeight w:val="117"/>
        </w:trPr>
        <w:tc>
          <w:tcPr>
            <w:tcW w:w="1010" w:type="pct"/>
            <w:shd w:val="clear" w:color="auto" w:fill="auto"/>
            <w:vAlign w:val="center"/>
          </w:tcPr>
          <w:p w14:paraId="79907142" w14:textId="12D96B75" w:rsidR="00B71886" w:rsidRPr="007A0EBE" w:rsidRDefault="00B71886" w:rsidP="00A64C1E">
            <w:pPr>
              <w:jc w:val="left"/>
              <w:rPr>
                <w:rFonts w:asciiTheme="minorHAnsi" w:eastAsiaTheme="minorHAnsi" w:hAnsiTheme="minorHAnsi"/>
                <w:sz w:val="18"/>
                <w:szCs w:val="22"/>
              </w:rPr>
            </w:pPr>
            <w:r w:rsidRPr="00E609AC">
              <w:rPr>
                <w:rFonts w:asciiTheme="minorHAnsi" w:eastAsiaTheme="minorHAnsi" w:hAnsiTheme="minorHAnsi" w:hint="eastAsia"/>
                <w:sz w:val="18"/>
                <w:szCs w:val="18"/>
              </w:rPr>
              <w:t>BEST BRAND</w:t>
            </w:r>
          </w:p>
        </w:tc>
        <w:tc>
          <w:tcPr>
            <w:tcW w:w="842" w:type="pct"/>
            <w:vAlign w:val="center"/>
          </w:tcPr>
          <w:p w14:paraId="39FC3295" w14:textId="77777777" w:rsidR="00B71886" w:rsidRDefault="00B71886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수동 전시</w:t>
            </w:r>
          </w:p>
          <w:p w14:paraId="4077DEF3" w14:textId="1E8745BB" w:rsidR="00B71886" w:rsidRPr="007A0EBE" w:rsidRDefault="00B71886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(</w:t>
            </w:r>
            <w:r w:rsidR="00520389">
              <w:rPr>
                <w:rFonts w:asciiTheme="minorHAnsi" w:eastAsiaTheme="minorHAnsi" w:hAnsiTheme="minorHAnsi" w:hint="eastAsia"/>
                <w:sz w:val="18"/>
                <w:szCs w:val="18"/>
              </w:rPr>
              <w:t>이미지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+상품)</w:t>
            </w:r>
          </w:p>
        </w:tc>
        <w:tc>
          <w:tcPr>
            <w:tcW w:w="3147" w:type="pct"/>
            <w:shd w:val="clear" w:color="auto" w:fill="auto"/>
            <w:vAlign w:val="center"/>
          </w:tcPr>
          <w:p w14:paraId="359A5682" w14:textId="41958F01" w:rsidR="00B71886" w:rsidRPr="00E609AC" w:rsidRDefault="00B71886" w:rsidP="00CD1FE5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BO &gt; 전시관리 등록 </w:t>
            </w:r>
            <w:r w:rsidRPr="00E609AC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브랜드 프로모션 </w:t>
            </w:r>
            <w:r w:rsidR="00520389">
              <w:rPr>
                <w:rFonts w:asciiTheme="minorHAnsi" w:eastAsiaTheme="minorHAnsi" w:hAnsiTheme="minorHAnsi" w:hint="eastAsia"/>
                <w:sz w:val="18"/>
                <w:szCs w:val="18"/>
              </w:rPr>
              <w:t>이미지</w:t>
            </w:r>
            <w:r w:rsidRPr="00E609AC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1개</w:t>
            </w:r>
            <w:r w:rsidR="00520389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+세트명 </w:t>
            </w:r>
            <w:r w:rsidR="00520389">
              <w:rPr>
                <w:rFonts w:asciiTheme="minorHAnsi" w:eastAsiaTheme="minorHAnsi" w:hAnsiTheme="minorHAnsi"/>
                <w:sz w:val="18"/>
                <w:szCs w:val="18"/>
              </w:rPr>
              <w:t>1</w:t>
            </w:r>
            <w:r w:rsidR="00520389">
              <w:rPr>
                <w:rFonts w:asciiTheme="minorHAnsi" w:eastAsiaTheme="minorHAnsi" w:hAnsiTheme="minorHAnsi" w:hint="eastAsia"/>
                <w:sz w:val="18"/>
                <w:szCs w:val="18"/>
              </w:rPr>
              <w:t>개</w:t>
            </w:r>
            <w:r w:rsidRPr="00E609AC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+상품 4개 세트로 노출  </w:t>
            </w:r>
          </w:p>
          <w:p w14:paraId="7CF58A5F" w14:textId="4575DC82" w:rsidR="00B71886" w:rsidRPr="00E609AC" w:rsidRDefault="00520389" w:rsidP="00CD1FE5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이미지</w:t>
            </w:r>
            <w:r w:rsidR="00B71886" w:rsidRPr="00E609AC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: 전시관리 내 설정된 링크로 이동</w:t>
            </w:r>
          </w:p>
          <w:p w14:paraId="3555D8AE" w14:textId="72CA53D9" w:rsidR="00B71886" w:rsidRPr="007A0EBE" w:rsidRDefault="00B71886" w:rsidP="001B7D64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22"/>
              </w:rPr>
            </w:pPr>
            <w:r w:rsidRPr="00E609AC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상품 : 해당 상품 상세로 이동 </w:t>
            </w:r>
          </w:p>
        </w:tc>
      </w:tr>
      <w:tr w:rsidR="00AA3609" w:rsidRPr="00203237" w14:paraId="54D49D97" w14:textId="77777777" w:rsidTr="00EF6C24">
        <w:trPr>
          <w:trHeight w:val="74"/>
        </w:trPr>
        <w:tc>
          <w:tcPr>
            <w:tcW w:w="1010" w:type="pct"/>
            <w:shd w:val="clear" w:color="auto" w:fill="auto"/>
            <w:vAlign w:val="center"/>
          </w:tcPr>
          <w:p w14:paraId="24BE9DBF" w14:textId="5E2FF9EC" w:rsidR="00AA3609" w:rsidRPr="007A0EBE" w:rsidRDefault="00AA3609" w:rsidP="00A64C1E">
            <w:pPr>
              <w:jc w:val="left"/>
              <w:rPr>
                <w:rFonts w:asciiTheme="minorHAnsi" w:eastAsiaTheme="minorHAnsi" w:hAnsiTheme="minorHAnsi"/>
                <w:sz w:val="18"/>
                <w:szCs w:val="22"/>
              </w:rPr>
            </w:pPr>
            <w:r>
              <w:rPr>
                <w:rFonts w:cs="굴림" w:hint="eastAsia"/>
                <w:sz w:val="18"/>
                <w:szCs w:val="18"/>
              </w:rPr>
              <w:t>띠배너</w:t>
            </w:r>
          </w:p>
        </w:tc>
        <w:tc>
          <w:tcPr>
            <w:tcW w:w="842" w:type="pct"/>
            <w:vAlign w:val="center"/>
          </w:tcPr>
          <w:p w14:paraId="61E51977" w14:textId="77777777" w:rsidR="00AA3609" w:rsidRDefault="00AA3609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수동 전시 </w:t>
            </w:r>
          </w:p>
          <w:p w14:paraId="08DC0C0D" w14:textId="0A718F9F" w:rsidR="00AA3609" w:rsidRPr="007A0EBE" w:rsidRDefault="00AA3609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(</w:t>
            </w:r>
            <w:r w:rsidR="00330E17">
              <w:rPr>
                <w:rFonts w:asciiTheme="minorHAnsi" w:eastAsiaTheme="minorHAnsi" w:hAnsiTheme="minorHAnsi" w:hint="eastAsia"/>
                <w:sz w:val="18"/>
                <w:szCs w:val="18"/>
              </w:rPr>
              <w:t>이미지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)</w:t>
            </w:r>
          </w:p>
        </w:tc>
        <w:tc>
          <w:tcPr>
            <w:tcW w:w="3147" w:type="pct"/>
            <w:shd w:val="clear" w:color="auto" w:fill="auto"/>
            <w:vAlign w:val="center"/>
          </w:tcPr>
          <w:p w14:paraId="2CD7BD71" w14:textId="487A39D1" w:rsidR="00AA3609" w:rsidRDefault="00AA3609" w:rsidP="00CD1FE5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B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O &gt; 전시관리 등록 </w:t>
            </w:r>
            <w:r w:rsidR="00330E17">
              <w:rPr>
                <w:rFonts w:asciiTheme="minorHAnsi" w:eastAsiaTheme="minorHAnsi" w:hAnsiTheme="minorHAnsi" w:hint="eastAsia"/>
                <w:sz w:val="18"/>
                <w:szCs w:val="18"/>
              </w:rPr>
              <w:t>이미지 2개 노출</w:t>
            </w:r>
          </w:p>
          <w:p w14:paraId="3FB66F32" w14:textId="718A900E" w:rsidR="00AA3609" w:rsidRPr="007A0EBE" w:rsidRDefault="00330E17" w:rsidP="001B7D64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이미지</w:t>
            </w:r>
            <w:r w:rsidR="00AA3609" w:rsidRPr="00E609AC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: 전시관리 내 설정된 링크로 이동 </w:t>
            </w:r>
          </w:p>
        </w:tc>
      </w:tr>
      <w:tr w:rsidR="00AA3609" w:rsidRPr="00203237" w14:paraId="486A39FE" w14:textId="77777777" w:rsidTr="00EF6C24">
        <w:trPr>
          <w:trHeight w:val="209"/>
        </w:trPr>
        <w:tc>
          <w:tcPr>
            <w:tcW w:w="1010" w:type="pct"/>
            <w:shd w:val="clear" w:color="auto" w:fill="auto"/>
            <w:vAlign w:val="center"/>
          </w:tcPr>
          <w:p w14:paraId="7BAE8E2E" w14:textId="32E352DD" w:rsidR="00AA3609" w:rsidRPr="00AA3609" w:rsidRDefault="00AA3609" w:rsidP="00A64C1E">
            <w:pPr>
              <w:jc w:val="left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AA3609">
              <w:rPr>
                <w:rFonts w:asciiTheme="minorHAnsi" w:eastAsiaTheme="minorHAnsi" w:hAnsiTheme="minorHAnsi" w:hint="eastAsia"/>
                <w:sz w:val="18"/>
                <w:szCs w:val="18"/>
              </w:rPr>
              <w:t>ABC-MART SNS</w:t>
            </w:r>
          </w:p>
        </w:tc>
        <w:tc>
          <w:tcPr>
            <w:tcW w:w="842" w:type="pct"/>
            <w:vAlign w:val="center"/>
          </w:tcPr>
          <w:p w14:paraId="3328F380" w14:textId="77777777" w:rsidR="00AA3609" w:rsidRDefault="00AA3609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수동 전시 </w:t>
            </w:r>
          </w:p>
          <w:p w14:paraId="7A89863D" w14:textId="12EA67E0" w:rsidR="00AA3609" w:rsidRPr="007A0EBE" w:rsidRDefault="00AA3609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(</w:t>
            </w:r>
            <w:r w:rsidR="00330E17">
              <w:rPr>
                <w:rFonts w:asciiTheme="minorHAnsi" w:eastAsiaTheme="minorHAnsi" w:hAnsiTheme="minorHAnsi" w:hint="eastAsia"/>
                <w:sz w:val="18"/>
                <w:szCs w:val="18"/>
              </w:rPr>
              <w:t>이미지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+텍스트)</w:t>
            </w:r>
          </w:p>
        </w:tc>
        <w:tc>
          <w:tcPr>
            <w:tcW w:w="3147" w:type="pct"/>
            <w:shd w:val="clear" w:color="auto" w:fill="auto"/>
            <w:vAlign w:val="center"/>
          </w:tcPr>
          <w:p w14:paraId="6B102085" w14:textId="77777777" w:rsidR="009267E4" w:rsidRDefault="009267E4" w:rsidP="00071E61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B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O &gt; 전시관리 등록 프로모션 이미지 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1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개+텍스트 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1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개 세트로 우선순위별 노출 </w:t>
            </w:r>
          </w:p>
          <w:p w14:paraId="126B63FA" w14:textId="03833E30" w:rsidR="00071E61" w:rsidRDefault="00071E61" w:rsidP="00071E61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A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BC-MART</w:t>
            </w:r>
            <w:r w:rsidR="009267E4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SNS 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이미지를 </w:t>
            </w:r>
            <w:r w:rsidR="009267E4">
              <w:rPr>
                <w:rFonts w:asciiTheme="minorHAnsi" w:eastAsiaTheme="minorHAnsi" w:hAnsiTheme="minorHAnsi" w:hint="eastAsia"/>
                <w:sz w:val="18"/>
                <w:szCs w:val="18"/>
              </w:rPr>
              <w:t>A</w:t>
            </w:r>
            <w:r w:rsidR="009267E4">
              <w:rPr>
                <w:rFonts w:asciiTheme="minorHAnsi" w:eastAsiaTheme="minorHAnsi" w:hAnsiTheme="minorHAnsi"/>
                <w:sz w:val="18"/>
                <w:szCs w:val="18"/>
              </w:rPr>
              <w:t>BC-MART</w:t>
            </w:r>
            <w:r w:rsidR="009267E4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디자인 가이드에 맞게 제작하여 전시</w:t>
            </w:r>
          </w:p>
          <w:p w14:paraId="5CF56F1C" w14:textId="4EB45D70" w:rsidR="009267E4" w:rsidRDefault="009267E4" w:rsidP="00071E61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lastRenderedPageBreak/>
              <w:t xml:space="preserve">이미지 마우스오버 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: 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등록된 텍스트 노출</w:t>
            </w:r>
          </w:p>
          <w:p w14:paraId="4C8FEC54" w14:textId="78716A79" w:rsidR="00AA3609" w:rsidRPr="00AA3609" w:rsidRDefault="00071E61" w:rsidP="001B7D64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이미지</w:t>
            </w:r>
            <w:r w:rsidRPr="00E609AC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: 전시관리 내 설정된 링크로 이동</w:t>
            </w:r>
          </w:p>
        </w:tc>
      </w:tr>
    </w:tbl>
    <w:p w14:paraId="49E27C89" w14:textId="77777777" w:rsidR="00D44C82" w:rsidRDefault="00D44C82" w:rsidP="000B21DE">
      <w:pPr>
        <w:pStyle w:val="a3"/>
        <w:numPr>
          <w:ilvl w:val="0"/>
          <w:numId w:val="0"/>
        </w:numPr>
        <w:ind w:left="1417"/>
      </w:pPr>
    </w:p>
    <w:p w14:paraId="3BAEC102" w14:textId="4FC9EB75" w:rsidR="004B2901" w:rsidRDefault="00B61560" w:rsidP="00F34ACF">
      <w:pPr>
        <w:pStyle w:val="-3"/>
        <w:numPr>
          <w:ilvl w:val="2"/>
          <w:numId w:val="3"/>
        </w:numPr>
        <w:ind w:leftChars="283" w:left="1077" w:hanging="511"/>
        <w:rPr>
          <w:rFonts w:asciiTheme="minorEastAsia" w:eastAsiaTheme="minorEastAsia" w:hAnsiTheme="minorEastAsia" w:cs="Calibri"/>
        </w:rPr>
      </w:pPr>
      <w:bookmarkStart w:id="55" w:name="_Toc4754161"/>
      <w:r>
        <w:rPr>
          <w:rFonts w:asciiTheme="minorEastAsia" w:eastAsiaTheme="minorEastAsia" w:hAnsiTheme="minorEastAsia" w:cs="Calibri"/>
        </w:rPr>
        <w:t>G</w:t>
      </w:r>
      <w:r w:rsidR="00AF0B3F">
        <w:rPr>
          <w:rFonts w:asciiTheme="minorEastAsia" w:eastAsiaTheme="minorEastAsia" w:hAnsiTheme="minorEastAsia" w:cs="Calibri" w:hint="eastAsia"/>
        </w:rPr>
        <w:t>R</w:t>
      </w:r>
      <w:r w:rsidR="00AF0B3F">
        <w:rPr>
          <w:rFonts w:asciiTheme="minorEastAsia" w:eastAsiaTheme="minorEastAsia" w:hAnsiTheme="minorEastAsia" w:cs="Calibri"/>
        </w:rPr>
        <w:t>AND STAGE</w:t>
      </w:r>
      <w:bookmarkEnd w:id="5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822"/>
        <w:gridCol w:w="1518"/>
        <w:gridCol w:w="5677"/>
      </w:tblGrid>
      <w:tr w:rsidR="005B6C2F" w:rsidRPr="00C06780" w14:paraId="1F1897DD" w14:textId="77777777" w:rsidTr="00EF6C24">
        <w:trPr>
          <w:trHeight w:val="97"/>
        </w:trPr>
        <w:tc>
          <w:tcPr>
            <w:tcW w:w="1010" w:type="pct"/>
            <w:shd w:val="clear" w:color="auto" w:fill="D9D9D9" w:themeFill="background1" w:themeFillShade="D9"/>
            <w:vAlign w:val="center"/>
            <w:hideMark/>
          </w:tcPr>
          <w:p w14:paraId="398BB529" w14:textId="77777777" w:rsidR="005B6C2F" w:rsidRPr="00336EDD" w:rsidRDefault="005B6C2F" w:rsidP="001B7D64">
            <w:pPr>
              <w:widowControl/>
              <w:spacing w:line="240" w:lineRule="auto"/>
              <w:jc w:val="center"/>
              <w:rPr>
                <w:rFonts w:cs="굴림"/>
                <w:bCs/>
                <w:sz w:val="18"/>
                <w:szCs w:val="22"/>
              </w:rPr>
            </w:pPr>
            <w:r w:rsidRPr="00336EDD">
              <w:rPr>
                <w:rFonts w:cs="굴림" w:hint="eastAsia"/>
                <w:bCs/>
                <w:sz w:val="18"/>
                <w:szCs w:val="22"/>
              </w:rPr>
              <w:t>구분</w:t>
            </w:r>
          </w:p>
        </w:tc>
        <w:tc>
          <w:tcPr>
            <w:tcW w:w="842" w:type="pct"/>
            <w:shd w:val="clear" w:color="auto" w:fill="D9D9D9" w:themeFill="background1" w:themeFillShade="D9"/>
          </w:tcPr>
          <w:p w14:paraId="0474096A" w14:textId="77777777" w:rsidR="007034A2" w:rsidRDefault="007034A2" w:rsidP="007034A2">
            <w:pPr>
              <w:widowControl/>
              <w:spacing w:line="240" w:lineRule="auto"/>
              <w:jc w:val="center"/>
              <w:rPr>
                <w:rFonts w:cs="굴림"/>
                <w:bCs/>
                <w:sz w:val="18"/>
                <w:szCs w:val="18"/>
              </w:rPr>
            </w:pPr>
            <w:r>
              <w:rPr>
                <w:rFonts w:cs="굴림" w:hint="eastAsia"/>
                <w:bCs/>
                <w:sz w:val="18"/>
                <w:szCs w:val="18"/>
              </w:rPr>
              <w:t>전시형태</w:t>
            </w:r>
          </w:p>
          <w:p w14:paraId="58251CC7" w14:textId="7299D476" w:rsidR="005B6C2F" w:rsidRPr="00336EDD" w:rsidRDefault="007034A2" w:rsidP="007034A2">
            <w:pPr>
              <w:widowControl/>
              <w:spacing w:line="240" w:lineRule="auto"/>
              <w:jc w:val="center"/>
              <w:rPr>
                <w:rFonts w:cs="굴림"/>
                <w:bCs/>
                <w:sz w:val="18"/>
                <w:szCs w:val="22"/>
              </w:rPr>
            </w:pPr>
            <w:r>
              <w:rPr>
                <w:rFonts w:cs="굴림" w:hint="eastAsia"/>
                <w:bCs/>
                <w:sz w:val="18"/>
                <w:szCs w:val="18"/>
              </w:rPr>
              <w:t>(전시대상)</w:t>
            </w:r>
          </w:p>
        </w:tc>
        <w:tc>
          <w:tcPr>
            <w:tcW w:w="3147" w:type="pct"/>
            <w:shd w:val="clear" w:color="auto" w:fill="D9D9D9" w:themeFill="background1" w:themeFillShade="D9"/>
            <w:vAlign w:val="center"/>
            <w:hideMark/>
          </w:tcPr>
          <w:p w14:paraId="3FB1B279" w14:textId="18B44E1B" w:rsidR="005B6C2F" w:rsidRPr="00336EDD" w:rsidRDefault="005B6C2F" w:rsidP="001B7D64">
            <w:pPr>
              <w:widowControl/>
              <w:spacing w:line="240" w:lineRule="auto"/>
              <w:jc w:val="center"/>
              <w:rPr>
                <w:rFonts w:cs="굴림"/>
                <w:bCs/>
                <w:sz w:val="18"/>
                <w:szCs w:val="22"/>
              </w:rPr>
            </w:pPr>
            <w:r w:rsidRPr="00336EDD">
              <w:rPr>
                <w:rFonts w:cs="굴림" w:hint="eastAsia"/>
                <w:bCs/>
                <w:sz w:val="18"/>
                <w:szCs w:val="22"/>
              </w:rPr>
              <w:t>설명</w:t>
            </w:r>
          </w:p>
        </w:tc>
      </w:tr>
      <w:tr w:rsidR="00C04F0C" w:rsidRPr="00203237" w14:paraId="04E192E0" w14:textId="77777777" w:rsidTr="00EF6C24">
        <w:trPr>
          <w:trHeight w:val="166"/>
        </w:trPr>
        <w:tc>
          <w:tcPr>
            <w:tcW w:w="1010" w:type="pct"/>
            <w:shd w:val="clear" w:color="auto" w:fill="auto"/>
            <w:vAlign w:val="center"/>
          </w:tcPr>
          <w:p w14:paraId="0D86ACD7" w14:textId="17EEAAAB" w:rsidR="00C04F0C" w:rsidRPr="007A0EBE" w:rsidRDefault="00C04F0C" w:rsidP="001B7D64">
            <w:pPr>
              <w:jc w:val="left"/>
              <w:rPr>
                <w:rFonts w:asciiTheme="minorHAnsi" w:eastAsiaTheme="minorHAnsi" w:hAnsiTheme="minorHAnsi"/>
                <w:sz w:val="18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상단 띠배너</w:t>
            </w:r>
          </w:p>
        </w:tc>
        <w:tc>
          <w:tcPr>
            <w:tcW w:w="842" w:type="pct"/>
            <w:vAlign w:val="center"/>
          </w:tcPr>
          <w:p w14:paraId="3A1624E2" w14:textId="77777777" w:rsidR="00C04F0C" w:rsidRDefault="00C04F0C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수동 전시 </w:t>
            </w:r>
          </w:p>
          <w:p w14:paraId="4DA18542" w14:textId="35EF2B35" w:rsidR="00C04F0C" w:rsidRPr="007A0EBE" w:rsidRDefault="00C04F0C" w:rsidP="000678D2">
            <w:pPr>
              <w:pStyle w:val="a4"/>
              <w:widowControl/>
              <w:numPr>
                <w:ilvl w:val="0"/>
                <w:numId w:val="0"/>
              </w:numPr>
              <w:spacing w:line="240" w:lineRule="auto"/>
              <w:jc w:val="both"/>
              <w:rPr>
                <w:rFonts w:asciiTheme="minorHAnsi" w:eastAsiaTheme="minorHAnsi" w:hAnsiTheme="minorHAnsi"/>
                <w:sz w:val="18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(</w:t>
            </w:r>
            <w:r w:rsidR="001E5BD4">
              <w:rPr>
                <w:rFonts w:asciiTheme="minorHAnsi" w:eastAsiaTheme="minorHAnsi" w:hAnsiTheme="minorHAnsi" w:hint="eastAsia"/>
                <w:sz w:val="18"/>
                <w:szCs w:val="18"/>
              </w:rPr>
              <w:t>이미지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)</w:t>
            </w:r>
          </w:p>
        </w:tc>
        <w:tc>
          <w:tcPr>
            <w:tcW w:w="3147" w:type="pct"/>
            <w:shd w:val="clear" w:color="auto" w:fill="auto"/>
            <w:vAlign w:val="center"/>
          </w:tcPr>
          <w:p w14:paraId="28D18A0D" w14:textId="77777777" w:rsidR="009267E4" w:rsidRDefault="009267E4" w:rsidP="009267E4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BO &gt; 전시관리 등록 이미지 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1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개 노출</w:t>
            </w:r>
          </w:p>
          <w:p w14:paraId="09A9D3F7" w14:textId="77777777" w:rsidR="009267E4" w:rsidRDefault="009267E4" w:rsidP="009267E4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등록된 이미지가 0건 일 경우 해당 영역 자체 미노출</w:t>
            </w:r>
          </w:p>
          <w:p w14:paraId="533569E5" w14:textId="77777777" w:rsidR="009267E4" w:rsidRDefault="009267E4" w:rsidP="009267E4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627283">
              <w:rPr>
                <w:rFonts w:asciiTheme="minorHAnsi" w:eastAsiaTheme="minorHAnsi" w:hAnsiTheme="minorHAnsi" w:hint="eastAsia"/>
                <w:sz w:val="18"/>
                <w:szCs w:val="18"/>
              </w:rPr>
              <w:t>유형별(공지형,</w:t>
            </w:r>
            <w:r w:rsidRPr="00627283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627283">
              <w:rPr>
                <w:rFonts w:asciiTheme="minorHAnsi" w:eastAsiaTheme="minorHAnsi" w:hAnsiTheme="minorHAnsi" w:hint="eastAsia"/>
                <w:sz w:val="18"/>
                <w:szCs w:val="18"/>
              </w:rPr>
              <w:t>이벤트형,</w:t>
            </w:r>
            <w:r w:rsidRPr="00627283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627283">
              <w:rPr>
                <w:rFonts w:asciiTheme="minorHAnsi" w:eastAsiaTheme="minorHAnsi" w:hAnsiTheme="minorHAnsi" w:hint="eastAsia"/>
                <w:sz w:val="18"/>
                <w:szCs w:val="18"/>
              </w:rPr>
              <w:t>확장형) 별도 디자인 가이드 제공</w:t>
            </w:r>
          </w:p>
          <w:p w14:paraId="02A16663" w14:textId="68FA0924" w:rsidR="00C04F0C" w:rsidRPr="009267E4" w:rsidRDefault="009267E4" w:rsidP="009267E4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이미지 : 전시관리 내 설정된 링크로 이동 </w:t>
            </w:r>
          </w:p>
        </w:tc>
      </w:tr>
      <w:tr w:rsidR="00C04F0C" w:rsidRPr="00203237" w14:paraId="3B6332B0" w14:textId="77777777" w:rsidTr="00EF6C24">
        <w:trPr>
          <w:trHeight w:val="125"/>
        </w:trPr>
        <w:tc>
          <w:tcPr>
            <w:tcW w:w="1010" w:type="pct"/>
            <w:shd w:val="clear" w:color="auto" w:fill="auto"/>
            <w:vAlign w:val="center"/>
          </w:tcPr>
          <w:p w14:paraId="5CCC439D" w14:textId="279105C0" w:rsidR="00C04F0C" w:rsidRPr="007A0EBE" w:rsidRDefault="00C04F0C" w:rsidP="001B7D64">
            <w:pPr>
              <w:jc w:val="left"/>
              <w:rPr>
                <w:rFonts w:asciiTheme="minorHAnsi" w:eastAsiaTheme="minorHAnsi" w:hAnsiTheme="minorHAnsi"/>
                <w:sz w:val="18"/>
                <w:szCs w:val="22"/>
              </w:rPr>
            </w:pPr>
            <w:r w:rsidRPr="00E609AC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메인 배너 </w:t>
            </w:r>
          </w:p>
        </w:tc>
        <w:tc>
          <w:tcPr>
            <w:tcW w:w="842" w:type="pct"/>
            <w:vAlign w:val="center"/>
          </w:tcPr>
          <w:p w14:paraId="53C5EA4F" w14:textId="77777777" w:rsidR="00C04F0C" w:rsidRDefault="00C04F0C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수동 전시</w:t>
            </w:r>
          </w:p>
          <w:p w14:paraId="3E9F2F32" w14:textId="42B96186" w:rsidR="00C04F0C" w:rsidRPr="007A0EBE" w:rsidRDefault="00C04F0C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(</w:t>
            </w:r>
            <w:r w:rsidR="001E5BD4">
              <w:rPr>
                <w:rFonts w:asciiTheme="minorHAnsi" w:eastAsiaTheme="minorHAnsi" w:hAnsiTheme="minorHAnsi" w:hint="eastAsia"/>
                <w:sz w:val="18"/>
                <w:szCs w:val="18"/>
              </w:rPr>
              <w:t>이미지+텍스트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)</w:t>
            </w:r>
          </w:p>
        </w:tc>
        <w:tc>
          <w:tcPr>
            <w:tcW w:w="3147" w:type="pct"/>
            <w:shd w:val="clear" w:color="auto" w:fill="auto"/>
            <w:vAlign w:val="center"/>
          </w:tcPr>
          <w:p w14:paraId="5EC20EB6" w14:textId="0F8FF445" w:rsidR="0034531C" w:rsidRDefault="0034531C" w:rsidP="009267E4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BO &gt; 전시관리 등록 이미지 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1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개+텍스트 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1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개 세트로 우선순위별 노출 </w:t>
            </w:r>
            <w:r w:rsidRPr="00E609AC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</w:p>
          <w:p w14:paraId="28D23787" w14:textId="23A90E29" w:rsidR="0034531C" w:rsidRDefault="0034531C" w:rsidP="0034531C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메인 배너의 컬러톤에 따라 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GNB 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영역의 텍스트 컬러를 블랙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혹은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화이트 중 선택하여 노출</w:t>
            </w:r>
          </w:p>
          <w:p w14:paraId="55BB3D86" w14:textId="478A89B8" w:rsidR="0034531C" w:rsidRDefault="0034531C" w:rsidP="0034531C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동영상 전시일 경우 등록한 섬네일 이미지를 노출</w:t>
            </w:r>
          </w:p>
          <w:p w14:paraId="0B341C9E" w14:textId="77777777" w:rsidR="0034531C" w:rsidRDefault="0034531C" w:rsidP="0034531C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이미지 : 전시관리 내 설정된 링크로 이동</w:t>
            </w:r>
          </w:p>
          <w:p w14:paraId="054B78BA" w14:textId="4C828DE6" w:rsidR="00C04F0C" w:rsidRPr="00C04F0C" w:rsidRDefault="0034531C" w:rsidP="001B7D64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동영상 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: 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레이어팝업 노출하여 동영상 재생 </w:t>
            </w:r>
          </w:p>
        </w:tc>
      </w:tr>
      <w:tr w:rsidR="005B6C2F" w:rsidRPr="00203237" w14:paraId="540A6784" w14:textId="77777777" w:rsidTr="00EF6C24">
        <w:trPr>
          <w:trHeight w:val="166"/>
        </w:trPr>
        <w:tc>
          <w:tcPr>
            <w:tcW w:w="1010" w:type="pct"/>
            <w:shd w:val="clear" w:color="auto" w:fill="auto"/>
            <w:vAlign w:val="center"/>
          </w:tcPr>
          <w:p w14:paraId="679C6FD6" w14:textId="4A5836BE" w:rsidR="005B6C2F" w:rsidRPr="007A0EBE" w:rsidRDefault="00C04F0C" w:rsidP="001B7D64">
            <w:pPr>
              <w:jc w:val="left"/>
              <w:rPr>
                <w:rFonts w:asciiTheme="minorHAnsi" w:eastAsiaTheme="minorHAnsi" w:hAnsiTheme="minorHAnsi"/>
                <w:sz w:val="18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22"/>
              </w:rPr>
              <w:t>PROMOTION</w:t>
            </w:r>
          </w:p>
        </w:tc>
        <w:tc>
          <w:tcPr>
            <w:tcW w:w="842" w:type="pct"/>
            <w:vAlign w:val="center"/>
          </w:tcPr>
          <w:p w14:paraId="3E82E2F8" w14:textId="19B4D981" w:rsidR="00C04F0C" w:rsidRDefault="00C04F0C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수동 전시</w:t>
            </w:r>
          </w:p>
          <w:p w14:paraId="37C57BD2" w14:textId="74D40584" w:rsidR="005B6C2F" w:rsidRPr="007A0EBE" w:rsidRDefault="00C04F0C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(</w:t>
            </w:r>
            <w:r w:rsidR="001E5BD4">
              <w:rPr>
                <w:rFonts w:asciiTheme="minorHAnsi" w:eastAsiaTheme="minorHAnsi" w:hAnsiTheme="minorHAnsi" w:hint="eastAsia"/>
                <w:sz w:val="18"/>
                <w:szCs w:val="18"/>
              </w:rPr>
              <w:t>이미지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+텍스트)</w:t>
            </w:r>
          </w:p>
        </w:tc>
        <w:tc>
          <w:tcPr>
            <w:tcW w:w="3147" w:type="pct"/>
            <w:shd w:val="clear" w:color="auto" w:fill="auto"/>
            <w:vAlign w:val="center"/>
          </w:tcPr>
          <w:p w14:paraId="6831E3D4" w14:textId="09DB320B" w:rsidR="00C04F0C" w:rsidRDefault="00C04F0C" w:rsidP="00C04F0C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B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O &gt; 전시관리 등록 프로모션 </w:t>
            </w:r>
            <w:r w:rsidR="001E5BD4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이미지 </w:t>
            </w:r>
            <w:r w:rsidR="001E5BD4">
              <w:rPr>
                <w:rFonts w:asciiTheme="minorHAnsi" w:eastAsiaTheme="minorHAnsi" w:hAnsiTheme="minorHAnsi"/>
                <w:sz w:val="18"/>
                <w:szCs w:val="18"/>
              </w:rPr>
              <w:t>1</w:t>
            </w:r>
            <w:r w:rsidR="001E5BD4">
              <w:rPr>
                <w:rFonts w:asciiTheme="minorHAnsi" w:eastAsiaTheme="minorHAnsi" w:hAnsiTheme="minorHAnsi" w:hint="eastAsia"/>
                <w:sz w:val="18"/>
                <w:szCs w:val="18"/>
              </w:rPr>
              <w:t>개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+텍스트 2개 세트로 우선순위별 노출</w:t>
            </w:r>
            <w:r w:rsidR="001E5BD4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</w:t>
            </w:r>
          </w:p>
          <w:p w14:paraId="6FE00701" w14:textId="542E35A7" w:rsidR="009267E4" w:rsidRDefault="009267E4" w:rsidP="009267E4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진행중인 기획전 목록을 G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RAND STAGE 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디자인 가이드에 맞게 제작하여 전시</w:t>
            </w:r>
          </w:p>
          <w:p w14:paraId="777B6624" w14:textId="5ACFC443" w:rsidR="009267E4" w:rsidRPr="009267E4" w:rsidRDefault="001E5BD4" w:rsidP="009267E4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이미지</w:t>
            </w:r>
            <w:r w:rsidR="00C04F0C" w:rsidRPr="00E609AC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: 전시관리 내 설정된 링크로 이동 </w:t>
            </w:r>
          </w:p>
        </w:tc>
      </w:tr>
      <w:tr w:rsidR="00C04F0C" w:rsidRPr="00203237" w14:paraId="5F895FF4" w14:textId="77777777" w:rsidTr="00EF6C24">
        <w:trPr>
          <w:trHeight w:val="209"/>
        </w:trPr>
        <w:tc>
          <w:tcPr>
            <w:tcW w:w="1010" w:type="pct"/>
            <w:shd w:val="clear" w:color="auto" w:fill="auto"/>
            <w:vAlign w:val="center"/>
          </w:tcPr>
          <w:p w14:paraId="2E321749" w14:textId="0C1A2A3C" w:rsidR="00C04F0C" w:rsidRPr="007A0EBE" w:rsidRDefault="00C04F0C" w:rsidP="001B7D64">
            <w:pPr>
              <w:jc w:val="left"/>
              <w:rPr>
                <w:rFonts w:asciiTheme="minorHAnsi" w:eastAsiaTheme="minorHAnsi" w:hAnsiTheme="minorHAnsi"/>
                <w:sz w:val="18"/>
                <w:szCs w:val="22"/>
              </w:rPr>
            </w:pPr>
            <w:r w:rsidRPr="00EC26A8">
              <w:rPr>
                <w:rFonts w:asciiTheme="minorHAnsi" w:eastAsiaTheme="minorHAnsi" w:hAnsiTheme="minorHAnsi"/>
                <w:sz w:val="18"/>
                <w:szCs w:val="18"/>
              </w:rPr>
              <w:t>NEW ARRIVALS</w:t>
            </w:r>
          </w:p>
        </w:tc>
        <w:tc>
          <w:tcPr>
            <w:tcW w:w="842" w:type="pct"/>
            <w:vAlign w:val="center"/>
          </w:tcPr>
          <w:p w14:paraId="62D3009C" w14:textId="77777777" w:rsidR="00C04F0C" w:rsidRDefault="00C04F0C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수동 전시</w:t>
            </w:r>
          </w:p>
          <w:p w14:paraId="690062FC" w14:textId="6BAEA5F5" w:rsidR="00C04F0C" w:rsidRPr="007A0EBE" w:rsidRDefault="00C04F0C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(상품)</w:t>
            </w:r>
          </w:p>
        </w:tc>
        <w:tc>
          <w:tcPr>
            <w:tcW w:w="3147" w:type="pct"/>
            <w:shd w:val="clear" w:color="auto" w:fill="auto"/>
            <w:vAlign w:val="center"/>
          </w:tcPr>
          <w:p w14:paraId="083EABA4" w14:textId="77777777" w:rsidR="009267E4" w:rsidRDefault="009267E4" w:rsidP="009267E4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BO &gt; 전시관리 등록 상품 우선순위에 따라 노출</w:t>
            </w:r>
          </w:p>
          <w:p w14:paraId="674B6980" w14:textId="77777777" w:rsidR="009267E4" w:rsidRDefault="009267E4" w:rsidP="009267E4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홍보가 필요한 신상품 전시</w:t>
            </w:r>
          </w:p>
          <w:p w14:paraId="52B40750" w14:textId="4AFFBDA9" w:rsidR="00F10200" w:rsidRPr="009267E4" w:rsidRDefault="009267E4" w:rsidP="00C04F0C">
            <w:pPr>
              <w:pStyle w:val="a4"/>
              <w:numPr>
                <w:ilvl w:val="0"/>
                <w:numId w:val="0"/>
              </w:numPr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상품 : 해당 상품 상세로 이동</w:t>
            </w:r>
          </w:p>
        </w:tc>
      </w:tr>
      <w:tr w:rsidR="00111584" w:rsidRPr="00203237" w14:paraId="11EB4DB2" w14:textId="77777777" w:rsidTr="00EF6C24">
        <w:trPr>
          <w:trHeight w:val="209"/>
        </w:trPr>
        <w:tc>
          <w:tcPr>
            <w:tcW w:w="1010" w:type="pct"/>
            <w:vMerge w:val="restart"/>
            <w:shd w:val="clear" w:color="auto" w:fill="auto"/>
            <w:vAlign w:val="center"/>
          </w:tcPr>
          <w:p w14:paraId="212C3517" w14:textId="61710CE9" w:rsidR="00111584" w:rsidRPr="007A0EBE" w:rsidRDefault="00111584" w:rsidP="001B7D64">
            <w:pPr>
              <w:jc w:val="left"/>
              <w:rPr>
                <w:rFonts w:asciiTheme="minorHAnsi" w:eastAsiaTheme="minorHAnsi" w:hAnsiTheme="minorHAnsi"/>
                <w:sz w:val="18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22"/>
              </w:rPr>
              <w:t>FOCUS ON</w:t>
            </w:r>
          </w:p>
        </w:tc>
        <w:tc>
          <w:tcPr>
            <w:tcW w:w="842" w:type="pct"/>
            <w:vAlign w:val="center"/>
          </w:tcPr>
          <w:p w14:paraId="49524A8D" w14:textId="4A08DE17" w:rsidR="00111584" w:rsidRDefault="00111584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수동 전시</w:t>
            </w:r>
          </w:p>
          <w:p w14:paraId="5CC06598" w14:textId="39227672" w:rsidR="00111584" w:rsidRPr="007A0EBE" w:rsidRDefault="00111584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(</w:t>
            </w:r>
            <w:r w:rsidR="001E5BD4">
              <w:rPr>
                <w:rFonts w:asciiTheme="minorHAnsi" w:eastAsiaTheme="minorHAnsi" w:hAnsiTheme="minorHAnsi" w:hint="eastAsia"/>
                <w:sz w:val="18"/>
                <w:szCs w:val="18"/>
              </w:rPr>
              <w:t>이미지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+텍스트)</w:t>
            </w:r>
          </w:p>
        </w:tc>
        <w:tc>
          <w:tcPr>
            <w:tcW w:w="3147" w:type="pct"/>
            <w:shd w:val="clear" w:color="auto" w:fill="auto"/>
            <w:vAlign w:val="center"/>
          </w:tcPr>
          <w:p w14:paraId="6CBE379F" w14:textId="19B4487D" w:rsidR="00111584" w:rsidRDefault="00111584" w:rsidP="00E4085A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B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O &gt; 전시관리 등록 </w:t>
            </w:r>
            <w:r w:rsidR="00510746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이미지 </w:t>
            </w:r>
            <w:r w:rsidR="00510746">
              <w:rPr>
                <w:rFonts w:asciiTheme="minorHAnsi" w:eastAsiaTheme="minorHAnsi" w:hAnsiTheme="minorHAnsi"/>
                <w:sz w:val="18"/>
                <w:szCs w:val="18"/>
              </w:rPr>
              <w:t>1</w:t>
            </w:r>
            <w:r w:rsidR="00510746">
              <w:rPr>
                <w:rFonts w:asciiTheme="minorHAnsi" w:eastAsiaTheme="minorHAnsi" w:hAnsiTheme="minorHAnsi" w:hint="eastAsia"/>
                <w:sz w:val="18"/>
                <w:szCs w:val="18"/>
              </w:rPr>
              <w:t>개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+텍스트 </w:t>
            </w:r>
            <w:r w:rsidR="00510746">
              <w:rPr>
                <w:rFonts w:asciiTheme="minorHAnsi" w:eastAsiaTheme="minorHAnsi" w:hAnsiTheme="minorHAnsi"/>
                <w:sz w:val="18"/>
                <w:szCs w:val="18"/>
              </w:rPr>
              <w:t>3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개 세트로 노출(1</w:t>
            </w:r>
            <w:r w:rsidR="00F84FDA">
              <w:rPr>
                <w:rFonts w:asciiTheme="minorHAnsi" w:eastAsiaTheme="minorHAnsi" w:hAnsiTheme="minorHAnsi" w:hint="eastAsia"/>
                <w:sz w:val="18"/>
                <w:szCs w:val="18"/>
              </w:rPr>
              <w:t>세트)</w:t>
            </w:r>
          </w:p>
          <w:p w14:paraId="384B34F2" w14:textId="77777777" w:rsidR="00111584" w:rsidRDefault="00510746" w:rsidP="00E4085A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이미지</w:t>
            </w:r>
            <w:r w:rsidR="00111584" w:rsidRPr="00E609AC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: 전시관리 내 설정된 링크로 이동</w:t>
            </w:r>
          </w:p>
          <w:p w14:paraId="37FD77D7" w14:textId="686990AA" w:rsidR="00E148C8" w:rsidRPr="00C04F0C" w:rsidRDefault="00E148C8" w:rsidP="00E4085A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더보기 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: 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두 번째 텍스트에 설정된 링크로 이동</w:t>
            </w:r>
          </w:p>
        </w:tc>
      </w:tr>
      <w:tr w:rsidR="00111584" w:rsidRPr="00203237" w14:paraId="6853EE5A" w14:textId="77777777" w:rsidTr="00EF6C24">
        <w:trPr>
          <w:trHeight w:val="113"/>
        </w:trPr>
        <w:tc>
          <w:tcPr>
            <w:tcW w:w="1010" w:type="pct"/>
            <w:vMerge/>
            <w:shd w:val="clear" w:color="auto" w:fill="auto"/>
            <w:vAlign w:val="center"/>
          </w:tcPr>
          <w:p w14:paraId="0B10704C" w14:textId="3B89D749" w:rsidR="00111584" w:rsidRPr="007A0EBE" w:rsidRDefault="00111584" w:rsidP="001B7D64">
            <w:pPr>
              <w:jc w:val="left"/>
              <w:rPr>
                <w:rFonts w:asciiTheme="minorHAnsi" w:eastAsiaTheme="minorHAnsi" w:hAnsiTheme="minorHAnsi"/>
                <w:sz w:val="18"/>
                <w:szCs w:val="22"/>
              </w:rPr>
            </w:pPr>
          </w:p>
        </w:tc>
        <w:tc>
          <w:tcPr>
            <w:tcW w:w="842" w:type="pct"/>
            <w:vAlign w:val="center"/>
          </w:tcPr>
          <w:p w14:paraId="6B07CE45" w14:textId="513CE2FC" w:rsidR="00111584" w:rsidRDefault="00111584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수동 전시</w:t>
            </w:r>
          </w:p>
          <w:p w14:paraId="7B2A883C" w14:textId="48B06140" w:rsidR="00111584" w:rsidRPr="007A0EBE" w:rsidRDefault="00111584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(</w:t>
            </w:r>
            <w:r w:rsidR="00510746">
              <w:rPr>
                <w:rFonts w:asciiTheme="minorHAnsi" w:eastAsiaTheme="minorHAnsi" w:hAnsiTheme="minorHAnsi" w:hint="eastAsia"/>
                <w:sz w:val="18"/>
                <w:szCs w:val="18"/>
              </w:rPr>
              <w:t>이미지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+텍스트)</w:t>
            </w:r>
          </w:p>
        </w:tc>
        <w:tc>
          <w:tcPr>
            <w:tcW w:w="3147" w:type="pct"/>
            <w:shd w:val="clear" w:color="auto" w:fill="auto"/>
            <w:vAlign w:val="center"/>
          </w:tcPr>
          <w:p w14:paraId="0AE8FAE3" w14:textId="52151CC6" w:rsidR="00510746" w:rsidRDefault="00510746" w:rsidP="00510746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B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O &gt; 전시관리 등록 </w:t>
            </w:r>
            <w:r w:rsidR="00E148C8">
              <w:rPr>
                <w:rFonts w:asciiTheme="minorHAnsi" w:eastAsiaTheme="minorHAnsi" w:hAnsiTheme="minorHAnsi" w:hint="eastAsia"/>
                <w:sz w:val="18"/>
                <w:szCs w:val="18"/>
              </w:rPr>
              <w:t>동영상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1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개+텍스트 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3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개 세트로 노출(1세트)</w:t>
            </w:r>
          </w:p>
          <w:p w14:paraId="0EFDC87A" w14:textId="32856989" w:rsidR="00E148C8" w:rsidRDefault="00E148C8" w:rsidP="00510746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동영상은 동일 사이즈 이미지로 대체하여 전시 가능</w:t>
            </w:r>
          </w:p>
          <w:p w14:paraId="353F2256" w14:textId="77777777" w:rsidR="00E148C8" w:rsidRDefault="00E148C8" w:rsidP="00510746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동영상 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: 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레이어팝업 노출하여 동영상 재생 </w:t>
            </w:r>
          </w:p>
          <w:p w14:paraId="10B0C3CB" w14:textId="48A3213E" w:rsidR="00E148C8" w:rsidRPr="00C04F0C" w:rsidRDefault="00E148C8" w:rsidP="00510746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더보기 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: 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두 번째 텍스트에 설정된 링크로 이동</w:t>
            </w:r>
          </w:p>
        </w:tc>
      </w:tr>
      <w:tr w:rsidR="00111584" w:rsidRPr="00203237" w14:paraId="3ADBAD6C" w14:textId="77777777" w:rsidTr="00EF6C24">
        <w:trPr>
          <w:trHeight w:val="117"/>
        </w:trPr>
        <w:tc>
          <w:tcPr>
            <w:tcW w:w="1010" w:type="pct"/>
            <w:vMerge/>
            <w:shd w:val="clear" w:color="auto" w:fill="auto"/>
            <w:vAlign w:val="center"/>
          </w:tcPr>
          <w:p w14:paraId="76EBE7F4" w14:textId="3214EFC6" w:rsidR="00111584" w:rsidRPr="007A0EBE" w:rsidRDefault="00111584" w:rsidP="001B7D64">
            <w:pPr>
              <w:jc w:val="left"/>
              <w:rPr>
                <w:rFonts w:asciiTheme="minorHAnsi" w:eastAsiaTheme="minorHAnsi" w:hAnsiTheme="minorHAnsi"/>
                <w:sz w:val="18"/>
                <w:szCs w:val="22"/>
              </w:rPr>
            </w:pPr>
          </w:p>
        </w:tc>
        <w:tc>
          <w:tcPr>
            <w:tcW w:w="842" w:type="pct"/>
            <w:vAlign w:val="center"/>
          </w:tcPr>
          <w:p w14:paraId="5DF6828A" w14:textId="27DCB417" w:rsidR="00111584" w:rsidRDefault="00111584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수동 전시</w:t>
            </w:r>
          </w:p>
          <w:p w14:paraId="4A4B4B92" w14:textId="374C671F" w:rsidR="00111584" w:rsidRPr="007A0EBE" w:rsidRDefault="00111584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(</w:t>
            </w:r>
            <w:r w:rsidR="00510746">
              <w:rPr>
                <w:rFonts w:asciiTheme="minorHAnsi" w:eastAsiaTheme="minorHAnsi" w:hAnsiTheme="minorHAnsi" w:hint="eastAsia"/>
                <w:sz w:val="18"/>
                <w:szCs w:val="18"/>
              </w:rPr>
              <w:t>이미지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+텍스트)</w:t>
            </w:r>
          </w:p>
        </w:tc>
        <w:tc>
          <w:tcPr>
            <w:tcW w:w="3147" w:type="pct"/>
            <w:shd w:val="clear" w:color="auto" w:fill="auto"/>
            <w:vAlign w:val="center"/>
          </w:tcPr>
          <w:p w14:paraId="3F062648" w14:textId="77777777" w:rsidR="00510746" w:rsidRDefault="00510746" w:rsidP="00510746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B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O &gt; 전시관리 등록 이미지 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1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개+텍스트 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3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개 세트로 노출(1세트)</w:t>
            </w:r>
          </w:p>
          <w:p w14:paraId="44AB0D9B" w14:textId="77777777" w:rsidR="00111584" w:rsidRDefault="00510746" w:rsidP="00510746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이미지</w:t>
            </w:r>
            <w:r w:rsidRPr="00E609AC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: 전시관리 내 설정된 링크로 이동</w:t>
            </w:r>
          </w:p>
          <w:p w14:paraId="532E861B" w14:textId="7135CA73" w:rsidR="00E148C8" w:rsidRPr="007A0EBE" w:rsidRDefault="00E148C8" w:rsidP="00510746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더보기 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: 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두 번째 텍스트에 설정된 링크로 이동</w:t>
            </w:r>
          </w:p>
        </w:tc>
      </w:tr>
      <w:tr w:rsidR="00111584" w:rsidRPr="00203237" w14:paraId="702E9397" w14:textId="77777777" w:rsidTr="00EF6C24">
        <w:trPr>
          <w:trHeight w:val="74"/>
        </w:trPr>
        <w:tc>
          <w:tcPr>
            <w:tcW w:w="1010" w:type="pct"/>
            <w:shd w:val="clear" w:color="auto" w:fill="auto"/>
            <w:vAlign w:val="center"/>
          </w:tcPr>
          <w:p w14:paraId="1898EC7E" w14:textId="568810C1" w:rsidR="00111584" w:rsidRPr="007A0EBE" w:rsidRDefault="00111584" w:rsidP="001B7D64">
            <w:pPr>
              <w:jc w:val="left"/>
              <w:rPr>
                <w:rFonts w:asciiTheme="minorHAnsi" w:eastAsiaTheme="minorHAnsi" w:hAnsiTheme="minorHAnsi"/>
                <w:sz w:val="18"/>
                <w:szCs w:val="22"/>
              </w:rPr>
            </w:pPr>
            <w:r>
              <w:rPr>
                <w:rFonts w:cs="굴림" w:hint="eastAsia"/>
                <w:sz w:val="18"/>
                <w:szCs w:val="18"/>
              </w:rPr>
              <w:t>띠배너</w:t>
            </w:r>
          </w:p>
        </w:tc>
        <w:tc>
          <w:tcPr>
            <w:tcW w:w="842" w:type="pct"/>
            <w:vAlign w:val="center"/>
          </w:tcPr>
          <w:p w14:paraId="3CF79055" w14:textId="77777777" w:rsidR="00111584" w:rsidRDefault="00111584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수동 전시 </w:t>
            </w:r>
          </w:p>
          <w:p w14:paraId="01438320" w14:textId="0068ED04" w:rsidR="00111584" w:rsidRPr="007A0EBE" w:rsidRDefault="00111584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lastRenderedPageBreak/>
              <w:t>(배너)</w:t>
            </w:r>
          </w:p>
        </w:tc>
        <w:tc>
          <w:tcPr>
            <w:tcW w:w="3147" w:type="pct"/>
            <w:shd w:val="clear" w:color="auto" w:fill="auto"/>
            <w:vAlign w:val="center"/>
          </w:tcPr>
          <w:p w14:paraId="545967A7" w14:textId="37A48122" w:rsidR="00111584" w:rsidRDefault="00111584" w:rsidP="00CD1FE5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lastRenderedPageBreak/>
              <w:t>B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O &gt; 전시관리 등록 </w:t>
            </w:r>
            <w:r w:rsidR="00510746">
              <w:rPr>
                <w:rFonts w:asciiTheme="minorHAnsi" w:eastAsiaTheme="minorHAnsi" w:hAnsiTheme="minorHAnsi" w:hint="eastAsia"/>
                <w:sz w:val="18"/>
                <w:szCs w:val="18"/>
              </w:rPr>
              <w:t>이미지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우선순위별 노출 </w:t>
            </w:r>
          </w:p>
          <w:p w14:paraId="3DB55299" w14:textId="68799F37" w:rsidR="00111584" w:rsidRPr="007A0EBE" w:rsidRDefault="00510746" w:rsidP="001B7D64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lastRenderedPageBreak/>
              <w:t>이미지</w:t>
            </w:r>
            <w:r w:rsidR="00111584" w:rsidRPr="00E609AC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: 전시관리 내 설정된 링크로 이동</w:t>
            </w:r>
          </w:p>
        </w:tc>
      </w:tr>
      <w:tr w:rsidR="00111584" w:rsidRPr="00203237" w14:paraId="345E6876" w14:textId="77777777" w:rsidTr="00EF6C24">
        <w:trPr>
          <w:trHeight w:val="209"/>
        </w:trPr>
        <w:tc>
          <w:tcPr>
            <w:tcW w:w="1010" w:type="pct"/>
            <w:shd w:val="clear" w:color="auto" w:fill="auto"/>
            <w:vAlign w:val="center"/>
          </w:tcPr>
          <w:p w14:paraId="45E10A28" w14:textId="524D168B" w:rsidR="00111584" w:rsidRPr="007A0EBE" w:rsidRDefault="00111584" w:rsidP="001B7D64">
            <w:pPr>
              <w:jc w:val="left"/>
              <w:rPr>
                <w:rFonts w:asciiTheme="minorHAnsi" w:eastAsiaTheme="minorHAnsi" w:hAnsiTheme="minorHAnsi"/>
                <w:sz w:val="18"/>
                <w:szCs w:val="22"/>
              </w:rPr>
            </w:pPr>
            <w:r w:rsidRPr="008635E3">
              <w:rPr>
                <w:rFonts w:asciiTheme="minorHAnsi" w:eastAsiaTheme="minorHAnsi" w:hAnsiTheme="minorHAnsi"/>
                <w:sz w:val="18"/>
                <w:szCs w:val="18"/>
              </w:rPr>
              <w:lastRenderedPageBreak/>
              <w:t>MD’s PICK</w:t>
            </w:r>
          </w:p>
        </w:tc>
        <w:tc>
          <w:tcPr>
            <w:tcW w:w="842" w:type="pct"/>
            <w:vAlign w:val="center"/>
          </w:tcPr>
          <w:p w14:paraId="7266ADE8" w14:textId="77777777" w:rsidR="00111584" w:rsidRDefault="00111584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수동 전시</w:t>
            </w:r>
          </w:p>
          <w:p w14:paraId="682A8E32" w14:textId="77777777" w:rsidR="00111584" w:rsidRDefault="00111584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(텍스트+상품 )</w:t>
            </w:r>
          </w:p>
          <w:p w14:paraId="1DD8FFC8" w14:textId="77777777" w:rsidR="00111584" w:rsidRPr="007A0EBE" w:rsidRDefault="00111584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</w:p>
        </w:tc>
        <w:tc>
          <w:tcPr>
            <w:tcW w:w="3147" w:type="pct"/>
            <w:shd w:val="clear" w:color="auto" w:fill="auto"/>
            <w:vAlign w:val="center"/>
          </w:tcPr>
          <w:p w14:paraId="4BE70BC7" w14:textId="47A21D5A" w:rsidR="00E148C8" w:rsidRDefault="00E148C8" w:rsidP="00E148C8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BO &gt; 전시관리 등록 세트명 </w:t>
            </w:r>
            <w:r w:rsidRPr="00E609AC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1개+상품 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4</w:t>
            </w:r>
            <w:r w:rsidRPr="00E609AC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개 세트로 노출 </w:t>
            </w:r>
          </w:p>
          <w:p w14:paraId="79BBB565" w14:textId="77777777" w:rsidR="00E148C8" w:rsidRDefault="00E148C8" w:rsidP="00E148C8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마케팅 키워드를 설정하여 키워드별 상품을 전시</w:t>
            </w:r>
          </w:p>
          <w:p w14:paraId="312AD74F" w14:textId="6E2DF0AC" w:rsidR="00E148C8" w:rsidRDefault="00E148C8" w:rsidP="00E148C8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텍스트 : 클릭 시 해당 상품 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4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개 노출</w:t>
            </w:r>
          </w:p>
          <w:p w14:paraId="654F7593" w14:textId="315C23BB" w:rsidR="00111584" w:rsidRPr="00E148C8" w:rsidRDefault="00E148C8" w:rsidP="00510746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상품 : 해당 상품 상세로 이동 </w:t>
            </w:r>
          </w:p>
        </w:tc>
      </w:tr>
      <w:tr w:rsidR="00111584" w:rsidRPr="00203237" w14:paraId="37CF48F1" w14:textId="77777777" w:rsidTr="00EF6C24">
        <w:trPr>
          <w:trHeight w:val="101"/>
        </w:trPr>
        <w:tc>
          <w:tcPr>
            <w:tcW w:w="1010" w:type="pct"/>
            <w:shd w:val="clear" w:color="auto" w:fill="auto"/>
            <w:vAlign w:val="center"/>
          </w:tcPr>
          <w:p w14:paraId="24DA4B77" w14:textId="7C9AC29E" w:rsidR="00111584" w:rsidRPr="007A0EBE" w:rsidRDefault="00111584" w:rsidP="001B7D64">
            <w:pPr>
              <w:widowControl/>
              <w:spacing w:line="240" w:lineRule="auto"/>
              <w:rPr>
                <w:rFonts w:cs="굴림"/>
                <w:sz w:val="18"/>
                <w:szCs w:val="22"/>
              </w:rPr>
            </w:pPr>
            <w:r w:rsidRPr="00AA3609">
              <w:rPr>
                <w:rFonts w:asciiTheme="minorHAnsi" w:eastAsiaTheme="minorHAnsi" w:hAnsiTheme="minorHAnsi" w:hint="eastAsia"/>
                <w:sz w:val="18"/>
                <w:szCs w:val="18"/>
              </w:rPr>
              <w:t>SNS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STAGE</w:t>
            </w:r>
          </w:p>
        </w:tc>
        <w:tc>
          <w:tcPr>
            <w:tcW w:w="842" w:type="pct"/>
            <w:vAlign w:val="center"/>
          </w:tcPr>
          <w:p w14:paraId="2B6D7DEC" w14:textId="77777777" w:rsidR="00111584" w:rsidRDefault="00111584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수동 전시 </w:t>
            </w:r>
          </w:p>
          <w:p w14:paraId="36FAE7B7" w14:textId="09E1684A" w:rsidR="00111584" w:rsidRPr="007A0EBE" w:rsidRDefault="00111584" w:rsidP="000678D2">
            <w:pPr>
              <w:pStyle w:val="a4"/>
              <w:widowControl/>
              <w:numPr>
                <w:ilvl w:val="0"/>
                <w:numId w:val="0"/>
              </w:numPr>
              <w:spacing w:line="240" w:lineRule="auto"/>
              <w:jc w:val="both"/>
              <w:rPr>
                <w:rFonts w:cs="굴림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(배너+배너)</w:t>
            </w:r>
          </w:p>
        </w:tc>
        <w:tc>
          <w:tcPr>
            <w:tcW w:w="3147" w:type="pct"/>
            <w:shd w:val="clear" w:color="auto" w:fill="auto"/>
            <w:vAlign w:val="center"/>
          </w:tcPr>
          <w:p w14:paraId="24539E04" w14:textId="0C2CBF8A" w:rsidR="00E148C8" w:rsidRDefault="00E148C8" w:rsidP="00E148C8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B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O &gt; 전시관리 등록 프로모션 BG 이미지 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1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개 +이미지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우선순위별 노출</w:t>
            </w:r>
          </w:p>
          <w:p w14:paraId="200768BE" w14:textId="5E6C37F6" w:rsidR="00E148C8" w:rsidRDefault="00E148C8" w:rsidP="00E148C8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GRAND STAGE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SNS 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이미지를 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GRAND STAGE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디자인 가이드에 맞게 제작하여 전시</w:t>
            </w:r>
          </w:p>
          <w:p w14:paraId="0B9D97A5" w14:textId="6EB5235A" w:rsidR="00111584" w:rsidRPr="00111584" w:rsidRDefault="00E148C8" w:rsidP="00111584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이미지</w:t>
            </w:r>
            <w:r w:rsidRPr="00E609AC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: 전시관리 내 설정된 링크로 이동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</w:p>
        </w:tc>
      </w:tr>
    </w:tbl>
    <w:p w14:paraId="5DF784A5" w14:textId="77777777" w:rsidR="00440BCD" w:rsidRPr="007B7023" w:rsidRDefault="00440BCD" w:rsidP="000B21DE">
      <w:pPr>
        <w:pStyle w:val="a3"/>
        <w:numPr>
          <w:ilvl w:val="0"/>
          <w:numId w:val="0"/>
        </w:numPr>
        <w:ind w:left="1417"/>
      </w:pPr>
    </w:p>
    <w:p w14:paraId="40E3FCE9" w14:textId="6A0F3422" w:rsidR="007F7BC4" w:rsidRDefault="00111584" w:rsidP="00F34ACF">
      <w:pPr>
        <w:pStyle w:val="-3"/>
        <w:numPr>
          <w:ilvl w:val="2"/>
          <w:numId w:val="3"/>
        </w:numPr>
        <w:ind w:leftChars="283" w:left="1077" w:hanging="511"/>
        <w:rPr>
          <w:rFonts w:asciiTheme="minorEastAsia" w:eastAsiaTheme="minorEastAsia" w:hAnsiTheme="minorEastAsia" w:cs="Calibri"/>
        </w:rPr>
      </w:pPr>
      <w:bookmarkStart w:id="56" w:name="_Toc4754162"/>
      <w:r>
        <w:rPr>
          <w:rFonts w:asciiTheme="minorEastAsia" w:eastAsiaTheme="minorEastAsia" w:hAnsiTheme="minorEastAsia" w:cs="Calibri"/>
        </w:rPr>
        <w:t>O</w:t>
      </w:r>
      <w:r>
        <w:rPr>
          <w:rFonts w:asciiTheme="minorEastAsia" w:eastAsiaTheme="minorEastAsia" w:hAnsiTheme="minorEastAsia" w:cs="Calibri" w:hint="eastAsia"/>
        </w:rPr>
        <w:t>N THE SPOT</w:t>
      </w:r>
      <w:bookmarkEnd w:id="56"/>
      <w:r w:rsidR="00B61560">
        <w:rPr>
          <w:rFonts w:asciiTheme="minorEastAsia" w:eastAsiaTheme="minorEastAsia" w:hAnsiTheme="minorEastAsia" w:cs="Calibri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822"/>
        <w:gridCol w:w="1518"/>
        <w:gridCol w:w="5677"/>
      </w:tblGrid>
      <w:tr w:rsidR="005B6C2F" w:rsidRPr="00C06780" w14:paraId="562C0A41" w14:textId="77777777" w:rsidTr="00EF6C24">
        <w:trPr>
          <w:trHeight w:val="97"/>
        </w:trPr>
        <w:tc>
          <w:tcPr>
            <w:tcW w:w="1010" w:type="pct"/>
            <w:shd w:val="clear" w:color="auto" w:fill="D9D9D9" w:themeFill="background1" w:themeFillShade="D9"/>
            <w:vAlign w:val="center"/>
            <w:hideMark/>
          </w:tcPr>
          <w:p w14:paraId="5C108C2E" w14:textId="77777777" w:rsidR="005B6C2F" w:rsidRPr="00336EDD" w:rsidRDefault="005B6C2F" w:rsidP="001B7D64">
            <w:pPr>
              <w:widowControl/>
              <w:spacing w:line="240" w:lineRule="auto"/>
              <w:jc w:val="center"/>
              <w:rPr>
                <w:rFonts w:cs="굴림"/>
                <w:bCs/>
                <w:sz w:val="18"/>
                <w:szCs w:val="22"/>
              </w:rPr>
            </w:pPr>
            <w:r w:rsidRPr="00336EDD">
              <w:rPr>
                <w:rFonts w:cs="굴림" w:hint="eastAsia"/>
                <w:bCs/>
                <w:sz w:val="18"/>
                <w:szCs w:val="22"/>
              </w:rPr>
              <w:t>구분</w:t>
            </w:r>
          </w:p>
        </w:tc>
        <w:tc>
          <w:tcPr>
            <w:tcW w:w="842" w:type="pct"/>
            <w:shd w:val="clear" w:color="auto" w:fill="D9D9D9" w:themeFill="background1" w:themeFillShade="D9"/>
          </w:tcPr>
          <w:p w14:paraId="1278B279" w14:textId="77777777" w:rsidR="007034A2" w:rsidRDefault="007034A2" w:rsidP="007034A2">
            <w:pPr>
              <w:widowControl/>
              <w:spacing w:line="240" w:lineRule="auto"/>
              <w:jc w:val="center"/>
              <w:rPr>
                <w:rFonts w:cs="굴림"/>
                <w:bCs/>
                <w:sz w:val="18"/>
                <w:szCs w:val="18"/>
              </w:rPr>
            </w:pPr>
            <w:r>
              <w:rPr>
                <w:rFonts w:cs="굴림" w:hint="eastAsia"/>
                <w:bCs/>
                <w:sz w:val="18"/>
                <w:szCs w:val="18"/>
              </w:rPr>
              <w:t>전시형태</w:t>
            </w:r>
          </w:p>
          <w:p w14:paraId="6D4A9D43" w14:textId="3B638C52" w:rsidR="005B6C2F" w:rsidRPr="00336EDD" w:rsidRDefault="007034A2" w:rsidP="007034A2">
            <w:pPr>
              <w:widowControl/>
              <w:spacing w:line="240" w:lineRule="auto"/>
              <w:jc w:val="center"/>
              <w:rPr>
                <w:rFonts w:cs="굴림"/>
                <w:bCs/>
                <w:sz w:val="18"/>
                <w:szCs w:val="22"/>
              </w:rPr>
            </w:pPr>
            <w:r>
              <w:rPr>
                <w:rFonts w:cs="굴림" w:hint="eastAsia"/>
                <w:bCs/>
                <w:sz w:val="18"/>
                <w:szCs w:val="18"/>
              </w:rPr>
              <w:t>(전시대상)</w:t>
            </w:r>
          </w:p>
        </w:tc>
        <w:tc>
          <w:tcPr>
            <w:tcW w:w="3147" w:type="pct"/>
            <w:shd w:val="clear" w:color="auto" w:fill="D9D9D9" w:themeFill="background1" w:themeFillShade="D9"/>
            <w:vAlign w:val="center"/>
            <w:hideMark/>
          </w:tcPr>
          <w:p w14:paraId="01DEA9FD" w14:textId="59354FFE" w:rsidR="005B6C2F" w:rsidRPr="00336EDD" w:rsidRDefault="005B6C2F" w:rsidP="001B7D64">
            <w:pPr>
              <w:widowControl/>
              <w:spacing w:line="240" w:lineRule="auto"/>
              <w:jc w:val="center"/>
              <w:rPr>
                <w:rFonts w:cs="굴림"/>
                <w:bCs/>
                <w:sz w:val="18"/>
                <w:szCs w:val="22"/>
              </w:rPr>
            </w:pPr>
            <w:r w:rsidRPr="00336EDD">
              <w:rPr>
                <w:rFonts w:cs="굴림" w:hint="eastAsia"/>
                <w:bCs/>
                <w:sz w:val="18"/>
                <w:szCs w:val="22"/>
              </w:rPr>
              <w:t>설명</w:t>
            </w:r>
          </w:p>
        </w:tc>
      </w:tr>
      <w:tr w:rsidR="00E148C8" w:rsidRPr="00203237" w14:paraId="603EFD32" w14:textId="77777777" w:rsidTr="00EF6C24">
        <w:trPr>
          <w:trHeight w:val="166"/>
        </w:trPr>
        <w:tc>
          <w:tcPr>
            <w:tcW w:w="1010" w:type="pct"/>
            <w:vMerge w:val="restart"/>
            <w:shd w:val="clear" w:color="auto" w:fill="auto"/>
            <w:vAlign w:val="center"/>
          </w:tcPr>
          <w:p w14:paraId="7292340F" w14:textId="58F9DDA2" w:rsidR="00E148C8" w:rsidRPr="007A0EBE" w:rsidRDefault="00E148C8" w:rsidP="00E148C8">
            <w:pPr>
              <w:jc w:val="left"/>
              <w:rPr>
                <w:rFonts w:asciiTheme="minorHAnsi" w:eastAsiaTheme="minorHAnsi" w:hAnsiTheme="minorHAnsi"/>
                <w:sz w:val="18"/>
                <w:szCs w:val="22"/>
              </w:rPr>
            </w:pPr>
            <w:r w:rsidRPr="00E609AC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메인 전시 배너 </w:t>
            </w:r>
          </w:p>
        </w:tc>
        <w:tc>
          <w:tcPr>
            <w:tcW w:w="842" w:type="pct"/>
            <w:vAlign w:val="center"/>
          </w:tcPr>
          <w:p w14:paraId="04B8637A" w14:textId="77777777" w:rsidR="00E148C8" w:rsidRDefault="00E148C8" w:rsidP="00E148C8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수동 전시</w:t>
            </w:r>
          </w:p>
          <w:p w14:paraId="6198256C" w14:textId="2C978593" w:rsidR="00E148C8" w:rsidRPr="007A0EBE" w:rsidRDefault="00E148C8" w:rsidP="00E148C8">
            <w:pPr>
              <w:pStyle w:val="a4"/>
              <w:widowControl/>
              <w:numPr>
                <w:ilvl w:val="0"/>
                <w:numId w:val="0"/>
              </w:numPr>
              <w:spacing w:line="240" w:lineRule="auto"/>
              <w:jc w:val="both"/>
              <w:rPr>
                <w:rFonts w:asciiTheme="minorHAnsi" w:eastAsiaTheme="minorHAnsi" w:hAnsiTheme="minorHAnsi"/>
                <w:sz w:val="18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(이미지)</w:t>
            </w:r>
          </w:p>
        </w:tc>
        <w:tc>
          <w:tcPr>
            <w:tcW w:w="3147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4A404D8" w14:textId="77777777" w:rsidR="00E148C8" w:rsidRDefault="00E148C8" w:rsidP="00E148C8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BO &gt; 전시관리 등록 이미지 우선순위별 노출</w:t>
            </w:r>
          </w:p>
          <w:p w14:paraId="6DE40920" w14:textId="75D983AA" w:rsidR="00E148C8" w:rsidRPr="007A0EBE" w:rsidRDefault="00E148C8" w:rsidP="00E148C8">
            <w:pPr>
              <w:pStyle w:val="a4"/>
              <w:widowControl/>
              <w:numPr>
                <w:ilvl w:val="0"/>
                <w:numId w:val="0"/>
              </w:numPr>
              <w:spacing w:line="240" w:lineRule="auto"/>
              <w:rPr>
                <w:rFonts w:asciiTheme="minorHAnsi" w:eastAsiaTheme="minorHAnsi" w:hAnsiTheme="minorHAnsi"/>
                <w:sz w:val="18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이미지 : 전시관리 내 설정된 링크로 이동</w:t>
            </w:r>
          </w:p>
        </w:tc>
      </w:tr>
      <w:tr w:rsidR="00E148C8" w:rsidRPr="00203237" w14:paraId="32C63D4E" w14:textId="77777777" w:rsidTr="00EF6C24">
        <w:trPr>
          <w:trHeight w:val="125"/>
        </w:trPr>
        <w:tc>
          <w:tcPr>
            <w:tcW w:w="1010" w:type="pct"/>
            <w:vMerge/>
            <w:shd w:val="clear" w:color="auto" w:fill="auto"/>
            <w:vAlign w:val="center"/>
          </w:tcPr>
          <w:p w14:paraId="6B8448A5" w14:textId="37677EF8" w:rsidR="00E148C8" w:rsidRPr="007A0EBE" w:rsidRDefault="00E148C8" w:rsidP="00E148C8">
            <w:pPr>
              <w:jc w:val="left"/>
              <w:rPr>
                <w:rFonts w:asciiTheme="minorHAnsi" w:eastAsiaTheme="minorHAnsi" w:hAnsiTheme="minorHAnsi"/>
                <w:sz w:val="18"/>
                <w:szCs w:val="22"/>
              </w:rPr>
            </w:pPr>
          </w:p>
        </w:tc>
        <w:tc>
          <w:tcPr>
            <w:tcW w:w="842" w:type="pct"/>
            <w:vAlign w:val="center"/>
          </w:tcPr>
          <w:p w14:paraId="04EFDDB7" w14:textId="77777777" w:rsidR="00E148C8" w:rsidRDefault="00E148C8" w:rsidP="00E148C8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수동 전시</w:t>
            </w:r>
          </w:p>
          <w:p w14:paraId="56D6ED1C" w14:textId="6D489B43" w:rsidR="00E148C8" w:rsidRPr="007A0EBE" w:rsidRDefault="00E148C8" w:rsidP="00E148C8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(동영상)</w:t>
            </w:r>
          </w:p>
        </w:tc>
        <w:tc>
          <w:tcPr>
            <w:tcW w:w="3147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8898027" w14:textId="77777777" w:rsidR="00E148C8" w:rsidRDefault="00E148C8" w:rsidP="00E148C8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BO &gt; 전시관리 등록 시 영역 내 재생 체크 된 동영상 노출</w:t>
            </w:r>
          </w:p>
          <w:p w14:paraId="59768481" w14:textId="1E060CC5" w:rsidR="00E148C8" w:rsidRPr="005D12AE" w:rsidRDefault="00E148C8" w:rsidP="00E148C8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해당 동영상 전시처리 시 상위 이미지 구좌는 미노출</w:t>
            </w:r>
          </w:p>
        </w:tc>
      </w:tr>
      <w:tr w:rsidR="005D12AE" w:rsidRPr="00203237" w14:paraId="3C57C119" w14:textId="77777777" w:rsidTr="00EF6C24">
        <w:trPr>
          <w:trHeight w:val="166"/>
        </w:trPr>
        <w:tc>
          <w:tcPr>
            <w:tcW w:w="1010" w:type="pct"/>
            <w:shd w:val="clear" w:color="auto" w:fill="auto"/>
            <w:vAlign w:val="center"/>
          </w:tcPr>
          <w:p w14:paraId="7A2A9726" w14:textId="7E1919AB" w:rsidR="005D12AE" w:rsidRPr="007A0EBE" w:rsidRDefault="005D12AE" w:rsidP="001B7D64">
            <w:pPr>
              <w:jc w:val="left"/>
              <w:rPr>
                <w:rFonts w:asciiTheme="minorHAnsi" w:eastAsiaTheme="minorHAnsi" w:hAnsiTheme="minorHAnsi"/>
                <w:sz w:val="18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22"/>
              </w:rPr>
              <w:t>MEGAZINE</w:t>
            </w:r>
          </w:p>
        </w:tc>
        <w:tc>
          <w:tcPr>
            <w:tcW w:w="842" w:type="pct"/>
            <w:vAlign w:val="center"/>
          </w:tcPr>
          <w:p w14:paraId="2BEAFF9A" w14:textId="4A79BA8F" w:rsidR="005D12AE" w:rsidRDefault="00805935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수동</w:t>
            </w:r>
            <w:r w:rsidR="005D12AE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전시 </w:t>
            </w:r>
          </w:p>
          <w:p w14:paraId="29FE7063" w14:textId="31663A4D" w:rsidR="005D12AE" w:rsidRPr="007A0EBE" w:rsidRDefault="005D12AE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(</w:t>
            </w:r>
            <w:r w:rsidR="007B7023">
              <w:rPr>
                <w:rFonts w:asciiTheme="minorHAnsi" w:eastAsiaTheme="minorHAnsi" w:hAnsiTheme="minorHAnsi" w:hint="eastAsia"/>
                <w:sz w:val="18"/>
                <w:szCs w:val="18"/>
              </w:rPr>
              <w:t>이미지+텍스트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)</w:t>
            </w:r>
          </w:p>
        </w:tc>
        <w:tc>
          <w:tcPr>
            <w:tcW w:w="3147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303BE1C" w14:textId="69CC4B0A" w:rsidR="00805935" w:rsidRDefault="00805935" w:rsidP="001B7D64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BO &gt; 전시관리 등록 이미지 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1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개+텍스트 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2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개 세트로 노출</w:t>
            </w:r>
          </w:p>
          <w:p w14:paraId="3339A524" w14:textId="3E67B6C9" w:rsidR="005D12AE" w:rsidRDefault="00805935" w:rsidP="001B7D64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22"/>
              </w:rPr>
              <w:t xml:space="preserve">이미지 </w:t>
            </w:r>
            <w:r>
              <w:rPr>
                <w:rFonts w:asciiTheme="minorHAnsi" w:eastAsiaTheme="minorHAnsi" w:hAnsiTheme="minorHAnsi"/>
                <w:sz w:val="18"/>
                <w:szCs w:val="22"/>
              </w:rPr>
              <w:t xml:space="preserve">: 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전시관리 내 설정된 링크로 이동</w:t>
            </w:r>
          </w:p>
          <w:p w14:paraId="4EF58763" w14:textId="27025DFA" w:rsidR="00805935" w:rsidRPr="005D12AE" w:rsidRDefault="00805935" w:rsidP="001B7D64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더보기 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: </w:t>
            </w:r>
            <w:r>
              <w:rPr>
                <w:rFonts w:asciiTheme="minorHAnsi" w:eastAsiaTheme="minorHAnsi" w:hAnsiTheme="minorHAnsi" w:hint="eastAsia"/>
                <w:sz w:val="18"/>
                <w:szCs w:val="22"/>
              </w:rPr>
              <w:t>MEGAZINE</w:t>
            </w:r>
            <w:r>
              <w:rPr>
                <w:rFonts w:asciiTheme="minorHAnsi" w:eastAsiaTheme="minorHAnsi" w:hAnsiTheme="minorHAnsi"/>
                <w:sz w:val="18"/>
                <w:szCs w:val="22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sz w:val="18"/>
                <w:szCs w:val="22"/>
              </w:rPr>
              <w:t>목록으로 이동</w:t>
            </w:r>
          </w:p>
        </w:tc>
      </w:tr>
      <w:tr w:rsidR="00F10200" w:rsidRPr="00203237" w14:paraId="42A922A8" w14:textId="77777777" w:rsidTr="00EF6C24">
        <w:trPr>
          <w:trHeight w:val="209"/>
        </w:trPr>
        <w:tc>
          <w:tcPr>
            <w:tcW w:w="1010" w:type="pct"/>
            <w:shd w:val="clear" w:color="auto" w:fill="auto"/>
            <w:vAlign w:val="center"/>
          </w:tcPr>
          <w:p w14:paraId="0D97B7A6" w14:textId="6DD0124F" w:rsidR="00F10200" w:rsidRPr="007A0EBE" w:rsidRDefault="00F10200" w:rsidP="001B7D64">
            <w:pPr>
              <w:jc w:val="left"/>
              <w:rPr>
                <w:rFonts w:asciiTheme="minorHAnsi" w:eastAsiaTheme="minorHAnsi" w:hAnsiTheme="minorHAnsi"/>
                <w:sz w:val="18"/>
                <w:szCs w:val="22"/>
              </w:rPr>
            </w:pPr>
            <w:r w:rsidRPr="00EC26A8">
              <w:rPr>
                <w:rFonts w:asciiTheme="minorHAnsi" w:eastAsiaTheme="minorHAnsi" w:hAnsiTheme="minorHAnsi"/>
                <w:sz w:val="18"/>
                <w:szCs w:val="18"/>
              </w:rPr>
              <w:t>NEW ARRIVALS</w:t>
            </w:r>
          </w:p>
        </w:tc>
        <w:tc>
          <w:tcPr>
            <w:tcW w:w="842" w:type="pct"/>
            <w:vAlign w:val="center"/>
          </w:tcPr>
          <w:p w14:paraId="625B6552" w14:textId="77777777" w:rsidR="00F10200" w:rsidRDefault="00F10200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수동 전시</w:t>
            </w:r>
          </w:p>
          <w:p w14:paraId="7156D741" w14:textId="62DD888C" w:rsidR="00F10200" w:rsidRPr="007A0EBE" w:rsidRDefault="00F10200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(</w:t>
            </w:r>
            <w:r w:rsidR="007B7023">
              <w:rPr>
                <w:rFonts w:asciiTheme="minorHAnsi" w:eastAsiaTheme="minorHAnsi" w:hAnsiTheme="minorHAnsi" w:hint="eastAsia"/>
                <w:sz w:val="18"/>
                <w:szCs w:val="18"/>
              </w:rPr>
              <w:t>상품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)</w:t>
            </w:r>
          </w:p>
        </w:tc>
        <w:tc>
          <w:tcPr>
            <w:tcW w:w="3147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0867ECE" w14:textId="1E10CAE0" w:rsidR="00F10200" w:rsidRDefault="00F10200" w:rsidP="00F10200">
            <w:pPr>
              <w:pStyle w:val="a4"/>
              <w:numPr>
                <w:ilvl w:val="0"/>
                <w:numId w:val="0"/>
              </w:numPr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BO &gt; 전시관리 등록 상품 노출 (10개) </w:t>
            </w:r>
          </w:p>
          <w:p w14:paraId="0F258DB7" w14:textId="77777777" w:rsidR="00F10200" w:rsidRDefault="00F10200" w:rsidP="00F10200">
            <w:pPr>
              <w:pStyle w:val="a4"/>
              <w:numPr>
                <w:ilvl w:val="0"/>
                <w:numId w:val="0"/>
              </w:numPr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상품 : 해당 상품 상세로 이동</w:t>
            </w:r>
          </w:p>
          <w:p w14:paraId="106D0D6F" w14:textId="758F86A0" w:rsidR="00805935" w:rsidRPr="007A0EBE" w:rsidRDefault="00805935" w:rsidP="00F10200">
            <w:pPr>
              <w:pStyle w:val="a4"/>
              <w:numPr>
                <w:ilvl w:val="0"/>
                <w:numId w:val="0"/>
              </w:numPr>
              <w:rPr>
                <w:rFonts w:asciiTheme="minorHAnsi" w:eastAsiaTheme="minorHAnsi" w:hAnsiTheme="minorHAnsi"/>
                <w:sz w:val="18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22"/>
              </w:rPr>
              <w:t>더보기:</w:t>
            </w:r>
            <w:r>
              <w:rPr>
                <w:rFonts w:asciiTheme="minorHAnsi" w:eastAsiaTheme="minorHAnsi" w:hAnsiTheme="minorHAnsi"/>
                <w:sz w:val="18"/>
                <w:szCs w:val="22"/>
              </w:rPr>
              <w:t xml:space="preserve"> </w:t>
            </w:r>
            <w:r w:rsidRPr="00EC26A8">
              <w:rPr>
                <w:rFonts w:asciiTheme="minorHAnsi" w:eastAsiaTheme="minorHAnsi" w:hAnsiTheme="minorHAnsi"/>
                <w:sz w:val="18"/>
                <w:szCs w:val="18"/>
              </w:rPr>
              <w:t>NEW ARRIVALS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목록으로 이동</w:t>
            </w:r>
          </w:p>
        </w:tc>
      </w:tr>
      <w:tr w:rsidR="00F10200" w:rsidRPr="00203237" w14:paraId="65F28F96" w14:textId="77777777" w:rsidTr="00EF6C24">
        <w:trPr>
          <w:trHeight w:val="209"/>
        </w:trPr>
        <w:tc>
          <w:tcPr>
            <w:tcW w:w="1010" w:type="pct"/>
            <w:shd w:val="clear" w:color="auto" w:fill="auto"/>
            <w:vAlign w:val="center"/>
          </w:tcPr>
          <w:p w14:paraId="2F5521DC" w14:textId="785D5C79" w:rsidR="00F10200" w:rsidRPr="007A0EBE" w:rsidRDefault="00F10200" w:rsidP="001B7D64">
            <w:pPr>
              <w:jc w:val="left"/>
              <w:rPr>
                <w:rFonts w:asciiTheme="minorHAnsi" w:eastAsiaTheme="minorHAnsi" w:hAnsiTheme="minorHAnsi"/>
                <w:sz w:val="18"/>
                <w:szCs w:val="22"/>
              </w:rPr>
            </w:pPr>
            <w:r>
              <w:rPr>
                <w:rFonts w:cs="굴림" w:hint="eastAsia"/>
                <w:sz w:val="18"/>
                <w:szCs w:val="18"/>
              </w:rPr>
              <w:t>띠배너</w:t>
            </w:r>
          </w:p>
        </w:tc>
        <w:tc>
          <w:tcPr>
            <w:tcW w:w="842" w:type="pct"/>
            <w:vAlign w:val="center"/>
          </w:tcPr>
          <w:p w14:paraId="30B18C10" w14:textId="77777777" w:rsidR="00F10200" w:rsidRDefault="00F10200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수동 전시 </w:t>
            </w:r>
          </w:p>
          <w:p w14:paraId="55FEF4BE" w14:textId="36CE680A" w:rsidR="00F10200" w:rsidRPr="007A0EBE" w:rsidRDefault="00F10200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(</w:t>
            </w:r>
            <w:r w:rsidR="00805935">
              <w:rPr>
                <w:rFonts w:asciiTheme="minorHAnsi" w:eastAsiaTheme="minorHAnsi" w:hAnsiTheme="minorHAnsi" w:hint="eastAsia"/>
                <w:sz w:val="18"/>
                <w:szCs w:val="18"/>
              </w:rPr>
              <w:t>이미지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)</w:t>
            </w:r>
          </w:p>
        </w:tc>
        <w:tc>
          <w:tcPr>
            <w:tcW w:w="3147" w:type="pct"/>
            <w:shd w:val="clear" w:color="auto" w:fill="auto"/>
            <w:vAlign w:val="center"/>
          </w:tcPr>
          <w:p w14:paraId="1FCD6749" w14:textId="2C3A68F7" w:rsidR="00F10200" w:rsidRDefault="00F10200" w:rsidP="00F10200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BO &gt; 전시관리 등록 </w:t>
            </w:r>
            <w:r w:rsidR="00805935">
              <w:rPr>
                <w:rFonts w:asciiTheme="minorHAnsi" w:eastAsiaTheme="minorHAnsi" w:hAnsiTheme="minorHAnsi" w:hint="eastAsia"/>
                <w:sz w:val="18"/>
                <w:szCs w:val="18"/>
              </w:rPr>
              <w:t>이미지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노출 </w:t>
            </w:r>
            <w:r w:rsidRPr="00E609AC">
              <w:rPr>
                <w:rFonts w:asciiTheme="minorHAnsi" w:eastAsiaTheme="minorHAnsi" w:hAnsiTheme="minorHAnsi"/>
                <w:sz w:val="18"/>
                <w:szCs w:val="18"/>
              </w:rPr>
              <w:t>(</w:t>
            </w:r>
            <w:r w:rsidR="00805935">
              <w:rPr>
                <w:rFonts w:asciiTheme="minorHAnsi" w:eastAsiaTheme="minorHAnsi" w:hAnsiTheme="minorHAnsi" w:hint="eastAsia"/>
                <w:sz w:val="18"/>
                <w:szCs w:val="18"/>
              </w:rPr>
              <w:t>1개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) </w:t>
            </w:r>
          </w:p>
          <w:p w14:paraId="26002B78" w14:textId="67412062" w:rsidR="00F10200" w:rsidRDefault="00F10200" w:rsidP="00F10200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등록된 </w:t>
            </w:r>
            <w:r w:rsidR="00805935">
              <w:rPr>
                <w:rFonts w:asciiTheme="minorHAnsi" w:eastAsiaTheme="minorHAnsi" w:hAnsiTheme="minorHAnsi" w:hint="eastAsia"/>
                <w:sz w:val="18"/>
                <w:szCs w:val="18"/>
              </w:rPr>
              <w:t>이미지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가 0건 일 경우 해당 영역 자체 미노출</w:t>
            </w:r>
          </w:p>
          <w:p w14:paraId="7000B37C" w14:textId="347FD1F1" w:rsidR="00F10200" w:rsidRPr="00F10200" w:rsidRDefault="00805935" w:rsidP="001B7D64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이미지</w:t>
            </w:r>
            <w:r w:rsidR="00F10200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: 전시관리 내 설정된 링크로 이동</w:t>
            </w:r>
          </w:p>
        </w:tc>
      </w:tr>
      <w:tr w:rsidR="005D12AE" w:rsidRPr="00203237" w14:paraId="55E82A5D" w14:textId="77777777" w:rsidTr="00EF6C24">
        <w:trPr>
          <w:trHeight w:val="113"/>
        </w:trPr>
        <w:tc>
          <w:tcPr>
            <w:tcW w:w="1010" w:type="pct"/>
            <w:shd w:val="clear" w:color="auto" w:fill="auto"/>
            <w:vAlign w:val="center"/>
          </w:tcPr>
          <w:p w14:paraId="257B4AEE" w14:textId="76389590" w:rsidR="005D12AE" w:rsidRPr="007A0EBE" w:rsidRDefault="00F10200" w:rsidP="001B7D64">
            <w:pPr>
              <w:jc w:val="left"/>
              <w:rPr>
                <w:rFonts w:asciiTheme="minorHAnsi" w:eastAsiaTheme="minorHAnsi" w:hAnsiTheme="minorHAnsi"/>
                <w:sz w:val="18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22"/>
              </w:rPr>
              <w:t>STYLING</w:t>
            </w:r>
          </w:p>
        </w:tc>
        <w:tc>
          <w:tcPr>
            <w:tcW w:w="842" w:type="pct"/>
            <w:vAlign w:val="center"/>
          </w:tcPr>
          <w:p w14:paraId="5B6CC241" w14:textId="77777777" w:rsidR="00F10200" w:rsidRDefault="00F10200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수동 전시 </w:t>
            </w:r>
          </w:p>
          <w:p w14:paraId="68605A6D" w14:textId="6CCFA91E" w:rsidR="005D12AE" w:rsidRPr="007A0EBE" w:rsidRDefault="00F10200" w:rsidP="000678D2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(</w:t>
            </w:r>
            <w:r w:rsidR="00805935">
              <w:rPr>
                <w:rFonts w:asciiTheme="minorHAnsi" w:eastAsiaTheme="minorHAnsi" w:hAnsiTheme="minorHAnsi" w:hint="eastAsia"/>
                <w:sz w:val="18"/>
                <w:szCs w:val="18"/>
              </w:rPr>
              <w:t>이미지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+텍스트+상품)</w:t>
            </w:r>
          </w:p>
        </w:tc>
        <w:tc>
          <w:tcPr>
            <w:tcW w:w="3147" w:type="pct"/>
            <w:shd w:val="clear" w:color="auto" w:fill="auto"/>
            <w:vAlign w:val="center"/>
          </w:tcPr>
          <w:p w14:paraId="06CA3699" w14:textId="28C1FE64" w:rsidR="00F10200" w:rsidRDefault="00F10200" w:rsidP="00F10200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BO &gt; 전시관리 등록 </w:t>
            </w:r>
            <w:r w:rsidR="00805935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이미지 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1개+텍스트 2</w:t>
            </w:r>
            <w:r w:rsidRPr="00E609AC">
              <w:rPr>
                <w:rFonts w:asciiTheme="minorHAnsi" w:eastAsiaTheme="minorHAnsi" w:hAnsiTheme="minorHAnsi" w:hint="eastAsia"/>
                <w:sz w:val="18"/>
                <w:szCs w:val="18"/>
              </w:rPr>
              <w:t>개+상품 세트로 노출</w:t>
            </w:r>
          </w:p>
          <w:p w14:paraId="32064632" w14:textId="20B82819" w:rsidR="00F10200" w:rsidRDefault="00F10200" w:rsidP="00F10200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F10200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상품은 2개 단위로 등록 (최소 2개 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/</w:t>
            </w:r>
            <w:r w:rsidRPr="00F10200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최대 6개) </w:t>
            </w:r>
          </w:p>
          <w:p w14:paraId="573074E3" w14:textId="5E79C629" w:rsidR="00F10200" w:rsidRPr="00F10200" w:rsidRDefault="00805935" w:rsidP="00F10200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이미지,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="00F10200">
              <w:rPr>
                <w:rFonts w:asciiTheme="minorHAnsi" w:eastAsiaTheme="minorHAnsi" w:hAnsiTheme="minorHAnsi" w:hint="eastAsia"/>
                <w:sz w:val="18"/>
                <w:szCs w:val="18"/>
              </w:rPr>
              <w:t>텍스트</w:t>
            </w:r>
            <w:r w:rsidR="00F10200" w:rsidRPr="00E609AC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: 전시관리 내 설정된 링크로 이동</w:t>
            </w:r>
          </w:p>
          <w:p w14:paraId="05A3D45B" w14:textId="77777777" w:rsidR="005D12AE" w:rsidRDefault="00F10200" w:rsidP="00F10200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상품 : 해당 상품 상세로 이동</w:t>
            </w:r>
          </w:p>
          <w:p w14:paraId="05F65359" w14:textId="49B910A7" w:rsidR="00805935" w:rsidRPr="00F10200" w:rsidRDefault="00805935" w:rsidP="00F10200">
            <w:pPr>
              <w:pStyle w:val="a4"/>
              <w:numPr>
                <w:ilvl w:val="0"/>
                <w:numId w:val="0"/>
              </w:numPr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더보기</w:t>
            </w:r>
            <w:r w:rsidR="00627306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: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sz w:val="18"/>
                <w:szCs w:val="22"/>
              </w:rPr>
              <w:t>STYLING</w:t>
            </w:r>
            <w:r>
              <w:rPr>
                <w:rFonts w:asciiTheme="minorHAnsi" w:eastAsiaTheme="minorHAnsi" w:hAnsiTheme="minorHAnsi"/>
                <w:sz w:val="18"/>
                <w:szCs w:val="22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sz w:val="18"/>
                <w:szCs w:val="22"/>
              </w:rPr>
              <w:t>목록으로 이동</w:t>
            </w:r>
          </w:p>
        </w:tc>
      </w:tr>
    </w:tbl>
    <w:p w14:paraId="7B8FA7D0" w14:textId="4759B59A" w:rsidR="002D6770" w:rsidRDefault="002D6770" w:rsidP="00B76D5B">
      <w:pPr>
        <w:widowControl/>
        <w:jc w:val="left"/>
        <w:rPr>
          <w:rFonts w:asciiTheme="minorHAnsi" w:eastAsiaTheme="minorHAnsi" w:hAnsiTheme="minorHAnsi"/>
          <w:b/>
          <w:color w:val="000000" w:themeColor="text1"/>
          <w:sz w:val="22"/>
          <w:szCs w:val="22"/>
        </w:rPr>
      </w:pPr>
    </w:p>
    <w:p w14:paraId="2CAB6BF7" w14:textId="1E47C294" w:rsidR="00B76D5B" w:rsidRDefault="002D6770" w:rsidP="002D6770">
      <w:pPr>
        <w:widowControl/>
        <w:spacing w:line="240" w:lineRule="auto"/>
        <w:jc w:val="left"/>
        <w:rPr>
          <w:rFonts w:asciiTheme="minorHAnsi" w:eastAsiaTheme="minorHAnsi" w:hAnsiTheme="minorHAnsi"/>
          <w:b/>
          <w:color w:val="000000" w:themeColor="text1"/>
          <w:sz w:val="22"/>
          <w:szCs w:val="22"/>
        </w:rPr>
      </w:pPr>
      <w:r>
        <w:rPr>
          <w:rFonts w:asciiTheme="minorHAnsi" w:eastAsiaTheme="minorHAnsi" w:hAnsiTheme="minorHAnsi"/>
          <w:b/>
          <w:color w:val="000000" w:themeColor="text1"/>
          <w:sz w:val="22"/>
          <w:szCs w:val="22"/>
        </w:rPr>
        <w:br w:type="page"/>
      </w:r>
    </w:p>
    <w:p w14:paraId="0B221724" w14:textId="7D16952E" w:rsidR="00B76D5B" w:rsidRPr="000572AC" w:rsidRDefault="00B159AE" w:rsidP="008A3E36">
      <w:pPr>
        <w:pStyle w:val="1depth"/>
        <w:ind w:leftChars="-1" w:left="-2" w:firstLine="1"/>
        <w:rPr>
          <w:sz w:val="28"/>
        </w:rPr>
      </w:pPr>
      <w:bookmarkStart w:id="57" w:name="_Toc4754163"/>
      <w:r w:rsidRPr="000572AC">
        <w:rPr>
          <w:rFonts w:hint="eastAsia"/>
          <w:sz w:val="28"/>
        </w:rPr>
        <w:lastRenderedPageBreak/>
        <w:t>특화코너 전시</w:t>
      </w:r>
      <w:bookmarkEnd w:id="57"/>
    </w:p>
    <w:p w14:paraId="11B2F171" w14:textId="2BBF66FB" w:rsidR="00555749" w:rsidRPr="00555749" w:rsidRDefault="00555749" w:rsidP="00555749">
      <w:pPr>
        <w:pStyle w:val="af4"/>
        <w:numPr>
          <w:ilvl w:val="0"/>
          <w:numId w:val="3"/>
        </w:numPr>
        <w:wordWrap w:val="0"/>
        <w:autoSpaceDE w:val="0"/>
        <w:autoSpaceDN w:val="0"/>
        <w:spacing w:line="240" w:lineRule="auto"/>
        <w:ind w:leftChars="0"/>
        <w:outlineLvl w:val="1"/>
        <w:rPr>
          <w:rFonts w:ascii="Calibri" w:hAnsi="Calibri" w:cs="Calibri"/>
          <w:b/>
          <w:vanish/>
          <w:kern w:val="2"/>
          <w:sz w:val="24"/>
          <w:szCs w:val="24"/>
        </w:rPr>
      </w:pPr>
      <w:bookmarkStart w:id="58" w:name="_Toc4753484"/>
      <w:bookmarkStart w:id="59" w:name="_Toc4754164"/>
      <w:bookmarkEnd w:id="58"/>
      <w:bookmarkEnd w:id="59"/>
    </w:p>
    <w:p w14:paraId="07274391" w14:textId="77777777" w:rsidR="008D3DA2" w:rsidRPr="00D84803" w:rsidRDefault="008D3DA2" w:rsidP="000B21DE">
      <w:pPr>
        <w:pStyle w:val="-2"/>
        <w:numPr>
          <w:ilvl w:val="1"/>
          <w:numId w:val="3"/>
        </w:numPr>
        <w:ind w:left="851" w:hanging="567"/>
        <w:rPr>
          <w:rFonts w:ascii="Calibri" w:hAnsi="Calibri" w:cs="Calibri"/>
        </w:rPr>
      </w:pPr>
      <w:bookmarkStart w:id="60" w:name="_Toc4754165"/>
      <w:r w:rsidRPr="00D206CD">
        <w:rPr>
          <w:rFonts w:asciiTheme="minorEastAsia" w:eastAsiaTheme="minorEastAsia" w:hAnsiTheme="minorEastAsia" w:hint="eastAsia"/>
        </w:rPr>
        <w:t>A-RT, ABC-MART, GRAND STAGE</w:t>
      </w:r>
      <w:r>
        <w:rPr>
          <w:rFonts w:asciiTheme="minorEastAsia" w:eastAsiaTheme="minorEastAsia" w:hAnsiTheme="minorEastAsia"/>
        </w:rPr>
        <w:t xml:space="preserve"> </w:t>
      </w:r>
      <w:r>
        <w:rPr>
          <w:rFonts w:asciiTheme="minorEastAsia" w:eastAsiaTheme="minorEastAsia" w:hAnsiTheme="minorEastAsia" w:hint="eastAsia"/>
        </w:rPr>
        <w:t>공통</w:t>
      </w:r>
      <w:bookmarkEnd w:id="60"/>
    </w:p>
    <w:p w14:paraId="0857BFFC" w14:textId="1230E7E2" w:rsidR="008D3DA2" w:rsidRDefault="008D3DA2" w:rsidP="000B21DE">
      <w:pPr>
        <w:pStyle w:val="a3"/>
      </w:pPr>
      <w:r>
        <w:rPr>
          <w:rFonts w:hint="eastAsia"/>
        </w:rPr>
        <w:t>G</w:t>
      </w:r>
      <w:r>
        <w:t xml:space="preserve">NB </w:t>
      </w:r>
      <w:r>
        <w:rPr>
          <w:rFonts w:hint="eastAsia"/>
        </w:rPr>
        <w:t xml:space="preserve">우측에 노출할 특화코너로 </w:t>
      </w:r>
      <w:r>
        <w:t xml:space="preserve">A-RT, ABC-MART, GRAND STAGE </w:t>
      </w:r>
      <w:r>
        <w:rPr>
          <w:rFonts w:hint="eastAsia"/>
        </w:rPr>
        <w:t>공통으로 사용한다.</w:t>
      </w:r>
    </w:p>
    <w:p w14:paraId="296CE3C4" w14:textId="79EAFF69" w:rsidR="008D3DA2" w:rsidRDefault="008D3DA2" w:rsidP="000B21DE">
      <w:pPr>
        <w:pStyle w:val="a3"/>
      </w:pPr>
      <w:r>
        <w:rPr>
          <w:rFonts w:hint="eastAsia"/>
        </w:rPr>
        <w:t xml:space="preserve">기본으로 </w:t>
      </w:r>
      <w:r>
        <w:t>4</w:t>
      </w:r>
      <w:r>
        <w:rPr>
          <w:rFonts w:hint="eastAsia"/>
        </w:rPr>
        <w:t xml:space="preserve">개의 </w:t>
      </w:r>
      <w:r w:rsidR="002311F1">
        <w:rPr>
          <w:rFonts w:hint="eastAsia"/>
        </w:rPr>
        <w:t>특화</w:t>
      </w:r>
      <w:r>
        <w:rPr>
          <w:rFonts w:hint="eastAsia"/>
        </w:rPr>
        <w:t>코너(</w:t>
      </w:r>
      <w:r>
        <w:t>BEST, EVENT</w:t>
      </w:r>
      <w:r>
        <w:rPr>
          <w:rFonts w:ascii="맑은 고딕" w:hAnsi="맑은 고딕" w:hint="eastAsia"/>
        </w:rPr>
        <w:t>·</w:t>
      </w:r>
      <w:r>
        <w:t xml:space="preserve">COUPON, </w:t>
      </w:r>
      <w:r>
        <w:rPr>
          <w:rFonts w:hint="eastAsia"/>
        </w:rPr>
        <w:t>기획전,</w:t>
      </w:r>
      <w:r>
        <w:t xml:space="preserve"> HOT DEAL)</w:t>
      </w:r>
      <w:r>
        <w:rPr>
          <w:rFonts w:hint="eastAsia"/>
        </w:rPr>
        <w:t xml:space="preserve">를 고정 노출하며 </w:t>
      </w:r>
      <w:r>
        <w:t>1</w:t>
      </w:r>
      <w:r>
        <w:rPr>
          <w:rFonts w:hint="eastAsia"/>
        </w:rPr>
        <w:t xml:space="preserve">개의 가변구좌를 </w:t>
      </w:r>
      <w:r w:rsidR="002311F1">
        <w:rPr>
          <w:rFonts w:hint="eastAsia"/>
        </w:rPr>
        <w:t xml:space="preserve">추가 </w:t>
      </w:r>
      <w:r>
        <w:rPr>
          <w:rFonts w:hint="eastAsia"/>
        </w:rPr>
        <w:t>설정할 수 있다.</w:t>
      </w:r>
    </w:p>
    <w:p w14:paraId="5B3F053F" w14:textId="34DD9B49" w:rsidR="008D3DA2" w:rsidRDefault="00DA1109" w:rsidP="000B21DE">
      <w:pPr>
        <w:pStyle w:val="a3"/>
      </w:pPr>
      <w:r>
        <w:rPr>
          <w:noProof/>
        </w:rPr>
        <w:drawing>
          <wp:anchor distT="0" distB="0" distL="114300" distR="114300" simplePos="0" relativeHeight="251643904" behindDoc="0" locked="0" layoutInCell="1" allowOverlap="1" wp14:anchorId="2BAF2B3D" wp14:editId="36EEB97A">
            <wp:simplePos x="0" y="0"/>
            <wp:positionH relativeFrom="column">
              <wp:posOffset>265430</wp:posOffset>
            </wp:positionH>
            <wp:positionV relativeFrom="paragraph">
              <wp:posOffset>393125</wp:posOffset>
            </wp:positionV>
            <wp:extent cx="5732145" cy="1106805"/>
            <wp:effectExtent l="0" t="0" r="1905" b="0"/>
            <wp:wrapTopAndBottom/>
            <wp:docPr id="57" name="그림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그림1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D3DA2">
        <w:rPr>
          <w:rFonts w:hint="eastAsia"/>
        </w:rPr>
        <w:t xml:space="preserve">가변구좌를 설정할 경우 강조효과를 줄 </w:t>
      </w:r>
      <w:r w:rsidR="00D92328">
        <w:rPr>
          <w:rFonts w:hint="eastAsia"/>
        </w:rPr>
        <w:t>수 있다.</w:t>
      </w:r>
    </w:p>
    <w:p w14:paraId="75991736" w14:textId="3185D8D1" w:rsidR="002311F1" w:rsidRDefault="002311F1" w:rsidP="000B21DE">
      <w:pPr>
        <w:pStyle w:val="a3"/>
        <w:numPr>
          <w:ilvl w:val="0"/>
          <w:numId w:val="0"/>
        </w:numPr>
        <w:ind w:left="1417"/>
      </w:pPr>
    </w:p>
    <w:p w14:paraId="2EA2972A" w14:textId="46842E64" w:rsidR="00D92328" w:rsidRPr="00D84803" w:rsidRDefault="00D92328" w:rsidP="00D92328">
      <w:pPr>
        <w:pStyle w:val="-2"/>
        <w:numPr>
          <w:ilvl w:val="1"/>
          <w:numId w:val="3"/>
        </w:numPr>
        <w:ind w:left="851"/>
        <w:rPr>
          <w:rFonts w:ascii="Calibri" w:hAnsi="Calibri" w:cs="Calibri"/>
        </w:rPr>
      </w:pPr>
      <w:bookmarkStart w:id="61" w:name="_Toc4754166"/>
      <w:r>
        <w:rPr>
          <w:rFonts w:asciiTheme="minorEastAsia" w:eastAsiaTheme="minorEastAsia" w:hAnsiTheme="minorEastAsia" w:hint="eastAsia"/>
        </w:rPr>
        <w:t>O</w:t>
      </w:r>
      <w:r>
        <w:rPr>
          <w:rFonts w:asciiTheme="minorEastAsia" w:eastAsiaTheme="minorEastAsia" w:hAnsiTheme="minorEastAsia"/>
        </w:rPr>
        <w:t>N THE SPOT</w:t>
      </w:r>
      <w:bookmarkEnd w:id="61"/>
      <w:r>
        <w:rPr>
          <w:rFonts w:asciiTheme="minorEastAsia" w:eastAsiaTheme="minorEastAsia" w:hAnsiTheme="minorEastAsia"/>
        </w:rPr>
        <w:t xml:space="preserve"> </w:t>
      </w:r>
    </w:p>
    <w:p w14:paraId="2E8DF2C3" w14:textId="01F6FCD8" w:rsidR="00D92328" w:rsidRDefault="00D92328" w:rsidP="000B21DE">
      <w:pPr>
        <w:pStyle w:val="a3"/>
      </w:pPr>
      <w:r>
        <w:rPr>
          <w:rFonts w:hint="eastAsia"/>
        </w:rPr>
        <w:t>G</w:t>
      </w:r>
      <w:r>
        <w:t xml:space="preserve">NB </w:t>
      </w:r>
      <w:r>
        <w:rPr>
          <w:rFonts w:hint="eastAsia"/>
        </w:rPr>
        <w:t>우측에 노출할 특화코너로 O</w:t>
      </w:r>
      <w:r>
        <w:t>N THE SPOT</w:t>
      </w:r>
      <w:r>
        <w:rPr>
          <w:rFonts w:hint="eastAsia"/>
        </w:rPr>
        <w:t>에서 사용한다.</w:t>
      </w:r>
    </w:p>
    <w:p w14:paraId="16A6E7C7" w14:textId="0E665445" w:rsidR="00D92328" w:rsidRDefault="00D92328" w:rsidP="000B21DE">
      <w:pPr>
        <w:pStyle w:val="a3"/>
      </w:pPr>
      <w:r>
        <w:rPr>
          <w:rFonts w:hint="eastAsia"/>
        </w:rPr>
        <w:t xml:space="preserve">기본으로 </w:t>
      </w:r>
      <w:r>
        <w:t>3</w:t>
      </w:r>
      <w:r>
        <w:rPr>
          <w:rFonts w:hint="eastAsia"/>
        </w:rPr>
        <w:t xml:space="preserve">개의 </w:t>
      </w:r>
      <w:r w:rsidR="002311F1">
        <w:rPr>
          <w:rFonts w:hint="eastAsia"/>
        </w:rPr>
        <w:t>특화</w:t>
      </w:r>
      <w:r>
        <w:rPr>
          <w:rFonts w:hint="eastAsia"/>
        </w:rPr>
        <w:t>코너(</w:t>
      </w:r>
      <w:r>
        <w:t>MAGAZINE, STYLING, EXCLUSIVE)</w:t>
      </w:r>
      <w:r>
        <w:rPr>
          <w:rFonts w:hint="eastAsia"/>
        </w:rPr>
        <w:t xml:space="preserve">를 고정 노출하며 </w:t>
      </w:r>
      <w:r>
        <w:t>1</w:t>
      </w:r>
      <w:r>
        <w:rPr>
          <w:rFonts w:hint="eastAsia"/>
        </w:rPr>
        <w:t>개의 가변구좌를 추가 설정할 수 있다.</w:t>
      </w:r>
    </w:p>
    <w:p w14:paraId="76F27E2A" w14:textId="3BB19ABF" w:rsidR="002311F1" w:rsidRDefault="002311F1" w:rsidP="000B21DE">
      <w:pPr>
        <w:pStyle w:val="a3"/>
      </w:pPr>
      <w:r>
        <w:rPr>
          <w:rFonts w:hint="eastAsia"/>
        </w:rPr>
        <w:t>가변구좌를 설정할 경우 강조효과를 줄 수 있다.</w:t>
      </w:r>
    </w:p>
    <w:p w14:paraId="261D4424" w14:textId="4F1D5F4B" w:rsidR="00D92328" w:rsidRPr="002D6770" w:rsidRDefault="00DA1109" w:rsidP="002D6770">
      <w:pPr>
        <w:widowControl/>
        <w:spacing w:line="240" w:lineRule="auto"/>
        <w:jc w:val="left"/>
        <w:rPr>
          <w:rFonts w:ascii="Calibri" w:hAnsi="Calibri" w:cs="Calibri"/>
          <w:sz w:val="22"/>
        </w:rPr>
      </w:pPr>
      <w:r>
        <w:rPr>
          <w:rFonts w:ascii="Calibri" w:hAnsi="Calibri" w:cs="Calibri"/>
          <w:noProof/>
          <w:sz w:val="22"/>
        </w:rPr>
        <w:drawing>
          <wp:anchor distT="0" distB="0" distL="114300" distR="114300" simplePos="0" relativeHeight="251648000" behindDoc="0" locked="0" layoutInCell="1" allowOverlap="1" wp14:anchorId="4D2D0524" wp14:editId="7857A041">
            <wp:simplePos x="0" y="0"/>
            <wp:positionH relativeFrom="column">
              <wp:posOffset>342265</wp:posOffset>
            </wp:positionH>
            <wp:positionV relativeFrom="paragraph">
              <wp:posOffset>278298</wp:posOffset>
            </wp:positionV>
            <wp:extent cx="5732145" cy="1123315"/>
            <wp:effectExtent l="0" t="0" r="1905" b="0"/>
            <wp:wrapTopAndBottom/>
            <wp:docPr id="58" name="그림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그림12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D6770">
        <w:br w:type="page"/>
      </w:r>
    </w:p>
    <w:p w14:paraId="5666C069" w14:textId="18DD9CCA" w:rsidR="002B5496" w:rsidRPr="000572AC" w:rsidRDefault="002B5496" w:rsidP="008A3E36">
      <w:pPr>
        <w:pStyle w:val="1depth"/>
        <w:ind w:leftChars="-1" w:left="-2" w:firstLine="1"/>
        <w:rPr>
          <w:sz w:val="28"/>
        </w:rPr>
      </w:pPr>
      <w:bookmarkStart w:id="62" w:name="_Toc4754167"/>
      <w:r w:rsidRPr="000572AC">
        <w:rPr>
          <w:rFonts w:hint="eastAsia"/>
          <w:sz w:val="28"/>
        </w:rPr>
        <w:lastRenderedPageBreak/>
        <w:t>기타 전시</w:t>
      </w:r>
      <w:bookmarkEnd w:id="62"/>
    </w:p>
    <w:p w14:paraId="3EF05E4D" w14:textId="77777777" w:rsidR="002B5496" w:rsidRPr="00555749" w:rsidRDefault="002B5496" w:rsidP="002B5496">
      <w:pPr>
        <w:pStyle w:val="af4"/>
        <w:numPr>
          <w:ilvl w:val="0"/>
          <w:numId w:val="30"/>
        </w:numPr>
        <w:wordWrap w:val="0"/>
        <w:autoSpaceDE w:val="0"/>
        <w:autoSpaceDN w:val="0"/>
        <w:spacing w:line="240" w:lineRule="auto"/>
        <w:ind w:leftChars="0"/>
        <w:outlineLvl w:val="1"/>
        <w:rPr>
          <w:rFonts w:ascii="Calibri" w:hAnsi="Calibri" w:cs="Calibri"/>
          <w:b/>
          <w:vanish/>
          <w:kern w:val="2"/>
          <w:sz w:val="24"/>
          <w:szCs w:val="24"/>
        </w:rPr>
      </w:pPr>
      <w:bookmarkStart w:id="63" w:name="_Toc528083680"/>
      <w:bookmarkStart w:id="64" w:name="_Toc528154882"/>
      <w:bookmarkStart w:id="65" w:name="_Toc528166026"/>
      <w:bookmarkStart w:id="66" w:name="_Toc528226034"/>
      <w:bookmarkStart w:id="67" w:name="_Toc528226385"/>
      <w:bookmarkStart w:id="68" w:name="_Toc4423771"/>
      <w:bookmarkStart w:id="69" w:name="_Toc4424215"/>
      <w:bookmarkStart w:id="70" w:name="_Toc4753488"/>
      <w:bookmarkStart w:id="71" w:name="_Toc4754168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</w:p>
    <w:p w14:paraId="265E87DE" w14:textId="77777777" w:rsidR="002B5496" w:rsidRPr="00555749" w:rsidRDefault="002B5496" w:rsidP="002B5496">
      <w:pPr>
        <w:pStyle w:val="af4"/>
        <w:numPr>
          <w:ilvl w:val="0"/>
          <w:numId w:val="30"/>
        </w:numPr>
        <w:wordWrap w:val="0"/>
        <w:autoSpaceDE w:val="0"/>
        <w:autoSpaceDN w:val="0"/>
        <w:spacing w:line="240" w:lineRule="auto"/>
        <w:ind w:leftChars="0"/>
        <w:outlineLvl w:val="1"/>
        <w:rPr>
          <w:rFonts w:ascii="Calibri" w:hAnsi="Calibri" w:cs="Calibri"/>
          <w:b/>
          <w:vanish/>
          <w:kern w:val="2"/>
          <w:sz w:val="24"/>
          <w:szCs w:val="24"/>
        </w:rPr>
      </w:pPr>
      <w:bookmarkStart w:id="72" w:name="_Toc4753489"/>
      <w:bookmarkStart w:id="73" w:name="_Toc4754169"/>
      <w:bookmarkEnd w:id="72"/>
      <w:bookmarkEnd w:id="73"/>
    </w:p>
    <w:p w14:paraId="138F059A" w14:textId="77777777" w:rsidR="002B5496" w:rsidRPr="00555749" w:rsidRDefault="002B5496" w:rsidP="002B5496">
      <w:pPr>
        <w:pStyle w:val="af4"/>
        <w:numPr>
          <w:ilvl w:val="0"/>
          <w:numId w:val="30"/>
        </w:numPr>
        <w:wordWrap w:val="0"/>
        <w:autoSpaceDE w:val="0"/>
        <w:autoSpaceDN w:val="0"/>
        <w:spacing w:line="240" w:lineRule="auto"/>
        <w:ind w:leftChars="0"/>
        <w:outlineLvl w:val="1"/>
        <w:rPr>
          <w:rFonts w:ascii="Calibri" w:hAnsi="Calibri" w:cs="Calibri"/>
          <w:b/>
          <w:vanish/>
          <w:kern w:val="2"/>
          <w:sz w:val="24"/>
          <w:szCs w:val="24"/>
        </w:rPr>
      </w:pPr>
      <w:bookmarkStart w:id="74" w:name="_Toc4753490"/>
      <w:bookmarkStart w:id="75" w:name="_Toc4754170"/>
      <w:bookmarkEnd w:id="74"/>
      <w:bookmarkEnd w:id="75"/>
    </w:p>
    <w:p w14:paraId="70D69007" w14:textId="77777777" w:rsidR="002B5496" w:rsidRPr="00555749" w:rsidRDefault="002B5496" w:rsidP="002B5496">
      <w:pPr>
        <w:pStyle w:val="af4"/>
        <w:numPr>
          <w:ilvl w:val="0"/>
          <w:numId w:val="30"/>
        </w:numPr>
        <w:wordWrap w:val="0"/>
        <w:autoSpaceDE w:val="0"/>
        <w:autoSpaceDN w:val="0"/>
        <w:spacing w:line="240" w:lineRule="auto"/>
        <w:ind w:leftChars="0"/>
        <w:outlineLvl w:val="1"/>
        <w:rPr>
          <w:rFonts w:ascii="Calibri" w:hAnsi="Calibri" w:cs="Calibri"/>
          <w:b/>
          <w:vanish/>
          <w:kern w:val="2"/>
          <w:sz w:val="24"/>
          <w:szCs w:val="24"/>
        </w:rPr>
      </w:pPr>
      <w:bookmarkStart w:id="76" w:name="_Toc4753491"/>
      <w:bookmarkStart w:id="77" w:name="_Toc4754171"/>
      <w:bookmarkEnd w:id="76"/>
      <w:bookmarkEnd w:id="77"/>
    </w:p>
    <w:p w14:paraId="72604763" w14:textId="77777777" w:rsidR="002B5496" w:rsidRDefault="002B5496" w:rsidP="000B21DE">
      <w:pPr>
        <w:pStyle w:val="-2"/>
        <w:numPr>
          <w:ilvl w:val="1"/>
          <w:numId w:val="30"/>
        </w:numPr>
        <w:ind w:hanging="708"/>
        <w:rPr>
          <w:rFonts w:ascii="Calibri" w:hAnsi="Calibri" w:cs="Calibri"/>
        </w:rPr>
      </w:pPr>
      <w:bookmarkStart w:id="78" w:name="_Toc4754172"/>
      <w:r>
        <w:rPr>
          <w:rFonts w:ascii="Calibri" w:hAnsi="Calibri" w:cs="Calibri" w:hint="eastAsia"/>
        </w:rPr>
        <w:t>팝업</w:t>
      </w:r>
      <w:r>
        <w:rPr>
          <w:rFonts w:ascii="Calibri" w:hAnsi="Calibri" w:cs="Calibri" w:hint="eastAsia"/>
        </w:rPr>
        <w:t xml:space="preserve"> </w:t>
      </w:r>
      <w:r>
        <w:rPr>
          <w:rFonts w:ascii="Calibri" w:hAnsi="Calibri" w:cs="Calibri" w:hint="eastAsia"/>
        </w:rPr>
        <w:t>관리</w:t>
      </w:r>
      <w:bookmarkEnd w:id="78"/>
    </w:p>
    <w:p w14:paraId="729FA210" w14:textId="77777777" w:rsidR="002B5496" w:rsidRPr="004E5E16" w:rsidRDefault="002B5496" w:rsidP="00F34ACF">
      <w:pPr>
        <w:pStyle w:val="-3"/>
        <w:numPr>
          <w:ilvl w:val="2"/>
          <w:numId w:val="30"/>
        </w:numPr>
        <w:ind w:hanging="425"/>
        <w:rPr>
          <w:rFonts w:asciiTheme="minorEastAsia" w:eastAsiaTheme="minorEastAsia" w:hAnsiTheme="minorEastAsia" w:cs="Calibri"/>
        </w:rPr>
      </w:pPr>
      <w:bookmarkStart w:id="79" w:name="_Toc4754173"/>
      <w:r>
        <w:rPr>
          <w:rFonts w:asciiTheme="minorEastAsia" w:eastAsiaTheme="minorEastAsia" w:hAnsiTheme="minorEastAsia" w:cs="Calibri" w:hint="eastAsia"/>
        </w:rPr>
        <w:t>일반 팝업</w:t>
      </w:r>
      <w:bookmarkEnd w:id="79"/>
    </w:p>
    <w:p w14:paraId="71193ED0" w14:textId="77777777" w:rsidR="002B5496" w:rsidRDefault="002B5496" w:rsidP="000B21DE">
      <w:pPr>
        <w:pStyle w:val="a3"/>
      </w:pPr>
      <w:r>
        <w:rPr>
          <w:rFonts w:hint="eastAsia"/>
        </w:rPr>
        <w:t>프론트</w:t>
      </w:r>
      <w:r>
        <w:t>에 노출될 팝업</w:t>
      </w:r>
      <w:r>
        <w:rPr>
          <w:rFonts w:hint="eastAsia"/>
        </w:rPr>
        <w:t xml:space="preserve"> </w:t>
      </w:r>
      <w:r>
        <w:t>페이지 정보를 등록하고 관리한다.</w:t>
      </w:r>
    </w:p>
    <w:p w14:paraId="708BAD44" w14:textId="77777777" w:rsidR="002B5496" w:rsidRDefault="002B5496" w:rsidP="000B21DE">
      <w:pPr>
        <w:pStyle w:val="a3"/>
      </w:pPr>
      <w:r>
        <w:rPr>
          <w:rFonts w:hint="eastAsia"/>
        </w:rPr>
        <w:t>팝업</w:t>
      </w:r>
      <w:r>
        <w:t xml:space="preserve"> 등록</w:t>
      </w:r>
      <w:r>
        <w:rPr>
          <w:rFonts w:hint="eastAsia"/>
        </w:rPr>
        <w:t xml:space="preserve"> </w:t>
      </w:r>
      <w:r>
        <w:t xml:space="preserve">시 </w:t>
      </w:r>
      <w:r>
        <w:rPr>
          <w:rFonts w:hint="eastAsia"/>
        </w:rPr>
        <w:t>전시</w:t>
      </w:r>
      <w:r>
        <w:t xml:space="preserve">일(시작일~종료일), </w:t>
      </w:r>
      <w:r>
        <w:rPr>
          <w:rFonts w:hint="eastAsia"/>
        </w:rPr>
        <w:t>전시</w:t>
      </w:r>
      <w:r>
        <w:t>시간</w:t>
      </w:r>
      <w:r>
        <w:rPr>
          <w:rFonts w:hint="eastAsia"/>
        </w:rPr>
        <w:t xml:space="preserve"> </w:t>
      </w:r>
      <w:r>
        <w:t>(시작시간~종료시간)을 지정하여 관리하며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전시 기간 내</w:t>
      </w:r>
      <w:r>
        <w:t xml:space="preserve"> </w:t>
      </w:r>
      <w:r>
        <w:rPr>
          <w:rFonts w:hint="eastAsia"/>
        </w:rPr>
        <w:t>팝업을 노출할 특정 요일 및 시간대를 추가적으로 설정할 수 있다.</w:t>
      </w:r>
    </w:p>
    <w:p w14:paraId="398305B6" w14:textId="77777777" w:rsidR="002B5496" w:rsidRDefault="002B5496" w:rsidP="000B21DE">
      <w:pPr>
        <w:pStyle w:val="a3"/>
      </w:pPr>
      <w:r>
        <w:rPr>
          <w:rFonts w:hint="eastAsia"/>
        </w:rPr>
        <w:t>여러 개의 팝업을 전시 시,</w:t>
      </w:r>
      <w:r>
        <w:t xml:space="preserve"> </w:t>
      </w:r>
      <w:r>
        <w:rPr>
          <w:rFonts w:hint="eastAsia"/>
        </w:rPr>
        <w:t>노출 우선순위를 설정할 수 있다.</w:t>
      </w:r>
    </w:p>
    <w:p w14:paraId="727EE244" w14:textId="77777777" w:rsidR="002B5496" w:rsidRDefault="002B5496" w:rsidP="000B21DE">
      <w:pPr>
        <w:pStyle w:val="a3"/>
      </w:pPr>
      <w:r>
        <w:rPr>
          <w:rFonts w:hint="eastAsia"/>
        </w:rPr>
        <w:t xml:space="preserve">팝업 그만보기 버튼 종류를 </w:t>
      </w:r>
      <w:r>
        <w:t>‘</w:t>
      </w:r>
      <w:r>
        <w:rPr>
          <w:rFonts w:hint="eastAsia"/>
        </w:rPr>
        <w:t>오늘 하루 그만 보기</w:t>
      </w:r>
      <w:r>
        <w:t>’, ‘</w:t>
      </w:r>
      <w:r>
        <w:rPr>
          <w:rFonts w:hint="eastAsia"/>
        </w:rPr>
        <w:t>일주일 그만 보기</w:t>
      </w:r>
      <w:r>
        <w:t>’, ‘</w:t>
      </w:r>
      <w:r>
        <w:rPr>
          <w:rFonts w:hint="eastAsia"/>
        </w:rPr>
        <w:t>사용안함</w:t>
      </w:r>
      <w:r>
        <w:t xml:space="preserve">’ </w:t>
      </w:r>
      <w:r>
        <w:rPr>
          <w:rFonts w:hint="eastAsia"/>
        </w:rPr>
        <w:t>중 선택 적용할 수 있다.</w:t>
      </w:r>
    </w:p>
    <w:p w14:paraId="08BB5207" w14:textId="77777777" w:rsidR="002B5496" w:rsidRDefault="002B5496" w:rsidP="000B21DE">
      <w:pPr>
        <w:pStyle w:val="a3"/>
      </w:pPr>
      <w:r>
        <w:t xml:space="preserve">회원이 </w:t>
      </w:r>
      <w:r>
        <w:rPr>
          <w:rFonts w:hint="eastAsia"/>
        </w:rPr>
        <w:t>선택 적용된 그만보기 버튼 선택 시,</w:t>
      </w:r>
      <w:r>
        <w:t xml:space="preserve"> </w:t>
      </w:r>
      <w:r>
        <w:rPr>
          <w:rFonts w:hint="eastAsia"/>
        </w:rPr>
        <w:t>해당 기간엔</w:t>
      </w:r>
      <w:r>
        <w:t xml:space="preserve"> 전시하지 않는다.</w:t>
      </w:r>
    </w:p>
    <w:p w14:paraId="15468BD2" w14:textId="77777777" w:rsidR="002B5496" w:rsidRDefault="002B5496" w:rsidP="000B21DE">
      <w:pPr>
        <w:pStyle w:val="a3"/>
      </w:pPr>
      <w:r>
        <w:rPr>
          <w:rFonts w:hint="eastAsia"/>
        </w:rPr>
        <w:t>팝업</w:t>
      </w:r>
      <w:r>
        <w:t xml:space="preserve"> 등록</w:t>
      </w:r>
      <w:r>
        <w:rPr>
          <w:rFonts w:hint="eastAsia"/>
        </w:rPr>
        <w:t xml:space="preserve"> </w:t>
      </w:r>
      <w:r>
        <w:t>시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 xml:space="preserve">전시 사이트를 </w:t>
      </w:r>
      <w:r>
        <w:t xml:space="preserve">선택할 수 </w:t>
      </w:r>
      <w:r>
        <w:rPr>
          <w:rFonts w:hint="eastAsia"/>
        </w:rPr>
        <w:t>있다.</w:t>
      </w:r>
      <w:r>
        <w:t xml:space="preserve"> </w:t>
      </w:r>
    </w:p>
    <w:p w14:paraId="4E6EB062" w14:textId="77777777" w:rsidR="002B5496" w:rsidRDefault="002B5496" w:rsidP="000B21DE">
      <w:pPr>
        <w:pStyle w:val="a3"/>
      </w:pPr>
      <w:r>
        <w:rPr>
          <w:rFonts w:hint="eastAsia"/>
        </w:rPr>
        <w:t>팝업을 노출할 전시 위치를 자유롭게 설정 및 추가할 수 있다.</w:t>
      </w:r>
    </w:p>
    <w:p w14:paraId="0771892E" w14:textId="77777777" w:rsidR="002B5496" w:rsidRDefault="002B5496" w:rsidP="000B21DE">
      <w:pPr>
        <w:pStyle w:val="a3"/>
      </w:pPr>
      <w:r>
        <w:rPr>
          <w:rFonts w:hint="eastAsia"/>
        </w:rPr>
        <w:t>팝업을 노출할 디바이스를 선택하여 등록할 수 있다.</w:t>
      </w:r>
    </w:p>
    <w:p w14:paraId="29A85A91" w14:textId="48C38484" w:rsidR="002B5496" w:rsidRDefault="002B5496" w:rsidP="000B21DE">
      <w:pPr>
        <w:pStyle w:val="a3"/>
      </w:pPr>
      <w:r>
        <w:rPr>
          <w:rFonts w:hint="eastAsia"/>
        </w:rPr>
        <w:t>팝업</w:t>
      </w:r>
      <w:r>
        <w:t xml:space="preserve"> 등록</w:t>
      </w:r>
      <w:r>
        <w:rPr>
          <w:rFonts w:hint="eastAsia"/>
        </w:rPr>
        <w:t xml:space="preserve"> </w:t>
      </w:r>
      <w:r>
        <w:t xml:space="preserve">시 </w:t>
      </w:r>
      <w:r>
        <w:rPr>
          <w:rFonts w:hint="eastAsia"/>
        </w:rPr>
        <w:t>윈도우 팝업과</w:t>
      </w:r>
      <w:r>
        <w:t xml:space="preserve"> 레이어 팝업 유형 중 선택하여 등록이 가능하다.</w:t>
      </w:r>
    </w:p>
    <w:p w14:paraId="0FBF97BE" w14:textId="24B2D9F3" w:rsidR="00E47228" w:rsidRDefault="00E47228" w:rsidP="000B21DE">
      <w:pPr>
        <w:pStyle w:val="a3"/>
      </w:pPr>
      <w:r>
        <w:rPr>
          <w:rFonts w:hint="eastAsia"/>
        </w:rPr>
        <w:t>레이어 팝업으로 등록 시,</w:t>
      </w:r>
      <w:r>
        <w:t xml:space="preserve"> </w:t>
      </w:r>
      <w:r>
        <w:rPr>
          <w:rFonts w:hint="eastAsia"/>
        </w:rPr>
        <w:t>그만보기 유형이 같은 이미지는 하나의 프레임 안에서 롤링하여 전시한다.</w:t>
      </w:r>
    </w:p>
    <w:p w14:paraId="3AA730A3" w14:textId="3906CE19" w:rsidR="002B5496" w:rsidRDefault="002B5496" w:rsidP="000B21DE">
      <w:pPr>
        <w:pStyle w:val="a3"/>
      </w:pPr>
      <w:r>
        <w:rPr>
          <w:rFonts w:hint="eastAsia"/>
        </w:rPr>
        <w:t>팝업</w:t>
      </w:r>
      <w:r>
        <w:t xml:space="preserve"> 등록</w:t>
      </w:r>
      <w:r>
        <w:rPr>
          <w:rFonts w:hint="eastAsia"/>
        </w:rPr>
        <w:t xml:space="preserve"> </w:t>
      </w:r>
      <w:r>
        <w:t>시 팝업 위치를 관리자의 임의값으로 입력하여 등록할 수 있다.</w:t>
      </w:r>
    </w:p>
    <w:p w14:paraId="3B01AD64" w14:textId="77777777" w:rsidR="002B5496" w:rsidRDefault="002B5496" w:rsidP="000B21DE">
      <w:pPr>
        <w:pStyle w:val="a3"/>
      </w:pPr>
      <w:r>
        <w:rPr>
          <w:rFonts w:hint="eastAsia"/>
        </w:rPr>
        <w:t>팝업</w:t>
      </w:r>
      <w:r>
        <w:t xml:space="preserve"> 등록</w:t>
      </w:r>
      <w:r>
        <w:rPr>
          <w:rFonts w:hint="eastAsia"/>
        </w:rPr>
        <w:t xml:space="preserve"> 후</w:t>
      </w:r>
      <w:r>
        <w:t xml:space="preserve"> </w:t>
      </w:r>
      <w:r>
        <w:rPr>
          <w:rFonts w:hint="eastAsia"/>
        </w:rPr>
        <w:t>수정/조회 화면에서</w:t>
      </w:r>
      <w:r>
        <w:t xml:space="preserve"> 전시할 팝업을 미리보기</w:t>
      </w:r>
      <w:r>
        <w:rPr>
          <w:rFonts w:hint="eastAsia"/>
        </w:rPr>
        <w:t xml:space="preserve"> </w:t>
      </w:r>
      <w:r>
        <w:t>형식으로 출력하여 확인할 수 있다.</w:t>
      </w:r>
    </w:p>
    <w:p w14:paraId="4A659671" w14:textId="65E3FF06" w:rsidR="002B5496" w:rsidRDefault="002B5496" w:rsidP="000B21DE">
      <w:pPr>
        <w:pStyle w:val="a3"/>
      </w:pPr>
      <w:r>
        <w:rPr>
          <w:rFonts w:hint="eastAsia"/>
        </w:rPr>
        <w:t>게시기간이</w:t>
      </w:r>
      <w:r>
        <w:t xml:space="preserve"> 종료된 팝업은 자동으로 </w:t>
      </w:r>
      <w:r>
        <w:rPr>
          <w:rFonts w:hint="eastAsia"/>
        </w:rPr>
        <w:t xml:space="preserve">전시안함 </w:t>
      </w:r>
      <w:r>
        <w:t xml:space="preserve">처리되며, </w:t>
      </w:r>
      <w:r>
        <w:rPr>
          <w:rFonts w:hint="eastAsia"/>
        </w:rPr>
        <w:t>프론트</w:t>
      </w:r>
      <w:r>
        <w:t>에 출력되지 않는다.</w:t>
      </w:r>
    </w:p>
    <w:p w14:paraId="76BB6869" w14:textId="77777777" w:rsidR="007A2298" w:rsidRDefault="007A2298" w:rsidP="007A2298">
      <w:pPr>
        <w:pStyle w:val="a3"/>
        <w:numPr>
          <w:ilvl w:val="0"/>
          <w:numId w:val="0"/>
        </w:numPr>
        <w:ind w:left="1134"/>
      </w:pPr>
    </w:p>
    <w:p w14:paraId="0FD99F36" w14:textId="37EF5E58" w:rsidR="00F34ACF" w:rsidRPr="00F34ACF" w:rsidRDefault="007A2298" w:rsidP="00F34ACF">
      <w:pPr>
        <w:pStyle w:val="af4"/>
        <w:numPr>
          <w:ilvl w:val="0"/>
          <w:numId w:val="23"/>
        </w:numPr>
        <w:wordWrap w:val="0"/>
        <w:autoSpaceDE w:val="0"/>
        <w:autoSpaceDN w:val="0"/>
        <w:spacing w:line="240" w:lineRule="auto"/>
        <w:ind w:leftChars="0"/>
        <w:outlineLvl w:val="2"/>
        <w:rPr>
          <w:rFonts w:asciiTheme="minorEastAsia" w:eastAsiaTheme="minorEastAsia" w:hAnsiTheme="minorEastAsia" w:cs="Times New Roman"/>
          <w:b/>
          <w:vanish/>
          <w:sz w:val="22"/>
        </w:rPr>
      </w:pPr>
      <w:bookmarkStart w:id="80" w:name="_Toc4753494"/>
      <w:bookmarkStart w:id="81" w:name="_Toc4754174"/>
      <w:bookmarkEnd w:id="80"/>
      <w:bookmarkEnd w:id="81"/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6EF018D7" wp14:editId="20DAECF1">
            <wp:simplePos x="0" y="0"/>
            <wp:positionH relativeFrom="column">
              <wp:posOffset>706360</wp:posOffset>
            </wp:positionH>
            <wp:positionV relativeFrom="page">
              <wp:posOffset>7541164</wp:posOffset>
            </wp:positionV>
            <wp:extent cx="4304030" cy="2323465"/>
            <wp:effectExtent l="0" t="0" r="1270" b="635"/>
            <wp:wrapTopAndBottom/>
            <wp:docPr id="61" name="그림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그림15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403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B0017B" w14:textId="77777777" w:rsidR="00F34ACF" w:rsidRPr="00F34ACF" w:rsidRDefault="00F34ACF" w:rsidP="00F34ACF">
      <w:pPr>
        <w:pStyle w:val="af4"/>
        <w:numPr>
          <w:ilvl w:val="0"/>
          <w:numId w:val="23"/>
        </w:numPr>
        <w:wordWrap w:val="0"/>
        <w:autoSpaceDE w:val="0"/>
        <w:autoSpaceDN w:val="0"/>
        <w:spacing w:line="240" w:lineRule="auto"/>
        <w:ind w:leftChars="0"/>
        <w:outlineLvl w:val="2"/>
        <w:rPr>
          <w:rFonts w:asciiTheme="minorEastAsia" w:eastAsiaTheme="minorEastAsia" w:hAnsiTheme="minorEastAsia" w:cs="Times New Roman"/>
          <w:b/>
          <w:vanish/>
          <w:sz w:val="22"/>
        </w:rPr>
      </w:pPr>
      <w:bookmarkStart w:id="82" w:name="_Toc4754175"/>
      <w:bookmarkEnd w:id="82"/>
    </w:p>
    <w:p w14:paraId="14EAA288" w14:textId="77777777" w:rsidR="00F34ACF" w:rsidRPr="00F34ACF" w:rsidRDefault="00F34ACF" w:rsidP="00F34ACF">
      <w:pPr>
        <w:pStyle w:val="af4"/>
        <w:numPr>
          <w:ilvl w:val="0"/>
          <w:numId w:val="23"/>
        </w:numPr>
        <w:wordWrap w:val="0"/>
        <w:autoSpaceDE w:val="0"/>
        <w:autoSpaceDN w:val="0"/>
        <w:spacing w:line="240" w:lineRule="auto"/>
        <w:ind w:leftChars="0"/>
        <w:outlineLvl w:val="2"/>
        <w:rPr>
          <w:rFonts w:asciiTheme="minorEastAsia" w:eastAsiaTheme="minorEastAsia" w:hAnsiTheme="minorEastAsia" w:cs="Times New Roman"/>
          <w:b/>
          <w:vanish/>
          <w:sz w:val="22"/>
        </w:rPr>
      </w:pPr>
      <w:bookmarkStart w:id="83" w:name="_Toc4754176"/>
      <w:bookmarkEnd w:id="83"/>
    </w:p>
    <w:p w14:paraId="66FA97DC" w14:textId="77777777" w:rsidR="00F34ACF" w:rsidRPr="00F34ACF" w:rsidRDefault="00F34ACF" w:rsidP="00F34ACF">
      <w:pPr>
        <w:pStyle w:val="af4"/>
        <w:numPr>
          <w:ilvl w:val="0"/>
          <w:numId w:val="23"/>
        </w:numPr>
        <w:wordWrap w:val="0"/>
        <w:autoSpaceDE w:val="0"/>
        <w:autoSpaceDN w:val="0"/>
        <w:spacing w:line="240" w:lineRule="auto"/>
        <w:ind w:leftChars="0"/>
        <w:outlineLvl w:val="2"/>
        <w:rPr>
          <w:rFonts w:asciiTheme="minorEastAsia" w:eastAsiaTheme="minorEastAsia" w:hAnsiTheme="minorEastAsia" w:cs="Times New Roman"/>
          <w:b/>
          <w:vanish/>
          <w:sz w:val="22"/>
        </w:rPr>
      </w:pPr>
      <w:bookmarkStart w:id="84" w:name="_Toc4754177"/>
      <w:bookmarkEnd w:id="84"/>
    </w:p>
    <w:p w14:paraId="51F8ADFF" w14:textId="77777777" w:rsidR="00F34ACF" w:rsidRPr="00F34ACF" w:rsidRDefault="00F34ACF" w:rsidP="00F34ACF">
      <w:pPr>
        <w:pStyle w:val="af4"/>
        <w:numPr>
          <w:ilvl w:val="1"/>
          <w:numId w:val="23"/>
        </w:numPr>
        <w:wordWrap w:val="0"/>
        <w:autoSpaceDE w:val="0"/>
        <w:autoSpaceDN w:val="0"/>
        <w:spacing w:line="240" w:lineRule="auto"/>
        <w:ind w:leftChars="0"/>
        <w:outlineLvl w:val="2"/>
        <w:rPr>
          <w:rFonts w:asciiTheme="minorEastAsia" w:eastAsiaTheme="minorEastAsia" w:hAnsiTheme="minorEastAsia" w:cs="Times New Roman"/>
          <w:b/>
          <w:vanish/>
          <w:sz w:val="22"/>
        </w:rPr>
      </w:pPr>
      <w:bookmarkStart w:id="85" w:name="_Toc4754178"/>
      <w:bookmarkEnd w:id="85"/>
    </w:p>
    <w:p w14:paraId="1846DC05" w14:textId="77777777" w:rsidR="00F34ACF" w:rsidRPr="00F34ACF" w:rsidRDefault="00F34ACF" w:rsidP="00F34ACF">
      <w:pPr>
        <w:pStyle w:val="af4"/>
        <w:numPr>
          <w:ilvl w:val="2"/>
          <w:numId w:val="23"/>
        </w:numPr>
        <w:wordWrap w:val="0"/>
        <w:autoSpaceDE w:val="0"/>
        <w:autoSpaceDN w:val="0"/>
        <w:spacing w:line="240" w:lineRule="auto"/>
        <w:ind w:leftChars="0"/>
        <w:outlineLvl w:val="2"/>
        <w:rPr>
          <w:rFonts w:asciiTheme="minorEastAsia" w:eastAsiaTheme="minorEastAsia" w:hAnsiTheme="minorEastAsia" w:cs="Times New Roman"/>
          <w:b/>
          <w:vanish/>
          <w:sz w:val="22"/>
        </w:rPr>
      </w:pPr>
      <w:bookmarkStart w:id="86" w:name="_Toc4754179"/>
      <w:bookmarkEnd w:id="86"/>
    </w:p>
    <w:p w14:paraId="2AAB607A" w14:textId="559430B1" w:rsidR="002B5496" w:rsidRPr="004E5E16" w:rsidRDefault="002B5496" w:rsidP="00F34ACF">
      <w:pPr>
        <w:pStyle w:val="-3"/>
        <w:numPr>
          <w:ilvl w:val="2"/>
          <w:numId w:val="23"/>
        </w:numPr>
        <w:ind w:hanging="425"/>
        <w:rPr>
          <w:rFonts w:asciiTheme="minorEastAsia" w:eastAsiaTheme="minorEastAsia" w:hAnsiTheme="minorEastAsia" w:cs="Calibri"/>
        </w:rPr>
      </w:pPr>
      <w:bookmarkStart w:id="87" w:name="_Toc4754180"/>
      <w:r>
        <w:rPr>
          <w:rFonts w:asciiTheme="minorEastAsia" w:eastAsiaTheme="minorEastAsia" w:hAnsiTheme="minorEastAsia" w:hint="eastAsia"/>
        </w:rPr>
        <w:t>이벤트 팝업</w:t>
      </w:r>
      <w:bookmarkEnd w:id="87"/>
    </w:p>
    <w:p w14:paraId="0BA0E850" w14:textId="0F24BA0B" w:rsidR="002B5496" w:rsidRDefault="002B5496" w:rsidP="000B21DE">
      <w:pPr>
        <w:pStyle w:val="a3"/>
      </w:pPr>
      <w:r>
        <w:rPr>
          <w:rFonts w:hint="eastAsia"/>
        </w:rPr>
        <w:t>A</w:t>
      </w:r>
      <w:r>
        <w:t xml:space="preserve">-RT </w:t>
      </w:r>
      <w:r>
        <w:rPr>
          <w:rFonts w:hint="eastAsia"/>
        </w:rPr>
        <w:t>메인에 노출할 이벤트 팝업 및 폴딩 이벤트 배너를 등록할 수 있다.</w:t>
      </w:r>
    </w:p>
    <w:p w14:paraId="36FCFD2F" w14:textId="19116FDB" w:rsidR="002B5496" w:rsidRDefault="002B5496" w:rsidP="000B21DE">
      <w:pPr>
        <w:pStyle w:val="a3"/>
      </w:pPr>
      <w:r>
        <w:rPr>
          <w:rFonts w:hint="eastAsia"/>
        </w:rPr>
        <w:t xml:space="preserve">이벤트 팝업은 </w:t>
      </w:r>
      <w:r>
        <w:t xml:space="preserve">A-RT </w:t>
      </w:r>
      <w:r>
        <w:rPr>
          <w:rFonts w:hint="eastAsia"/>
        </w:rPr>
        <w:t>메인 스크롤 시 화면 우측 하단에서 나타나며 클릭 시,</w:t>
      </w:r>
      <w:r>
        <w:t xml:space="preserve"> </w:t>
      </w:r>
      <w:r>
        <w:rPr>
          <w:rFonts w:hint="eastAsia"/>
        </w:rPr>
        <w:t xml:space="preserve">연결된 </w:t>
      </w:r>
      <w:r>
        <w:t>URL</w:t>
      </w:r>
      <w:r>
        <w:rPr>
          <w:rFonts w:hint="eastAsia"/>
        </w:rPr>
        <w:t>로 이동한다.</w:t>
      </w:r>
    </w:p>
    <w:p w14:paraId="2289CFCA" w14:textId="4E29E2D2" w:rsidR="002B5496" w:rsidRDefault="002B5496" w:rsidP="000B21DE">
      <w:pPr>
        <w:pStyle w:val="a3"/>
      </w:pPr>
      <w:r>
        <w:rPr>
          <w:rFonts w:hint="eastAsia"/>
        </w:rPr>
        <w:t>일정시간 액션이 없을 경우 화면 우측 하단으로 폴딩되어 배너 형태로 고정 노출된다.</w:t>
      </w:r>
    </w:p>
    <w:p w14:paraId="1BF53873" w14:textId="28F6ECE6" w:rsidR="002B5496" w:rsidRDefault="002B5496" w:rsidP="000B21DE">
      <w:pPr>
        <w:pStyle w:val="a3"/>
      </w:pPr>
      <w:r>
        <w:rPr>
          <w:rFonts w:hint="eastAsia"/>
        </w:rPr>
        <w:t>폴딩 이벤트 배너에 마우스 오버 시,</w:t>
      </w:r>
      <w:r>
        <w:t xml:space="preserve"> </w:t>
      </w:r>
      <w:r>
        <w:rPr>
          <w:rFonts w:hint="eastAsia"/>
        </w:rPr>
        <w:t>다시 이벤트 팝업 형태로 펼쳐진다.</w:t>
      </w:r>
    </w:p>
    <w:p w14:paraId="298352DE" w14:textId="1EC9ED81" w:rsidR="002B5496" w:rsidRDefault="002B5496" w:rsidP="000B21DE">
      <w:pPr>
        <w:pStyle w:val="a3"/>
      </w:pPr>
      <w:r>
        <w:rPr>
          <w:rFonts w:hint="eastAsia"/>
        </w:rPr>
        <w:t>이벤트 팝업</w:t>
      </w:r>
      <w:r>
        <w:t xml:space="preserve"> 등록</w:t>
      </w:r>
      <w:r>
        <w:rPr>
          <w:rFonts w:hint="eastAsia"/>
        </w:rPr>
        <w:t xml:space="preserve"> </w:t>
      </w:r>
      <w:r>
        <w:t xml:space="preserve">시 </w:t>
      </w:r>
      <w:r>
        <w:rPr>
          <w:rFonts w:hint="eastAsia"/>
        </w:rPr>
        <w:t>전시</w:t>
      </w:r>
      <w:r>
        <w:t xml:space="preserve">일(시작일~종료일), </w:t>
      </w:r>
      <w:r>
        <w:rPr>
          <w:rFonts w:hint="eastAsia"/>
        </w:rPr>
        <w:t>전시</w:t>
      </w:r>
      <w:r>
        <w:t>시간</w:t>
      </w:r>
      <w:r>
        <w:rPr>
          <w:rFonts w:hint="eastAsia"/>
        </w:rPr>
        <w:t xml:space="preserve"> </w:t>
      </w:r>
      <w:r>
        <w:t>(시작시간~종료시간)을 지정하여 관리하며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전시 기간 내</w:t>
      </w:r>
      <w:r>
        <w:t xml:space="preserve"> </w:t>
      </w:r>
      <w:r>
        <w:rPr>
          <w:rFonts w:hint="eastAsia"/>
        </w:rPr>
        <w:t>팝업을 노출할 특정 요일 및 시간대를 추가적으로 설정할 수 있다.</w:t>
      </w:r>
    </w:p>
    <w:p w14:paraId="2E0EE63E" w14:textId="26B7005D" w:rsidR="002B5496" w:rsidRDefault="002B5496" w:rsidP="000B21DE">
      <w:pPr>
        <w:pStyle w:val="a3"/>
      </w:pPr>
      <w:r>
        <w:rPr>
          <w:rFonts w:hint="eastAsia"/>
        </w:rPr>
        <w:t xml:space="preserve">이벤트 팝업은 </w:t>
      </w:r>
      <w:r>
        <w:t>1</w:t>
      </w:r>
      <w:r>
        <w:rPr>
          <w:rFonts w:hint="eastAsia"/>
        </w:rPr>
        <w:t xml:space="preserve">개만 </w:t>
      </w:r>
      <w:r>
        <w:t>PC</w:t>
      </w:r>
      <w:r>
        <w:rPr>
          <w:rFonts w:hint="eastAsia"/>
        </w:rPr>
        <w:t>에 등록할 수 있으며 특정기간 그만보기 버튼은 설정할 수 없다.</w:t>
      </w:r>
    </w:p>
    <w:p w14:paraId="0CA398F7" w14:textId="240C3B68" w:rsidR="002B5496" w:rsidRDefault="002B5496" w:rsidP="000B21DE">
      <w:pPr>
        <w:pStyle w:val="a3"/>
      </w:pPr>
      <w:r>
        <w:rPr>
          <w:rFonts w:hint="eastAsia"/>
        </w:rPr>
        <w:t>팝업</w:t>
      </w:r>
      <w:r>
        <w:t xml:space="preserve"> 등록</w:t>
      </w:r>
      <w:r>
        <w:rPr>
          <w:rFonts w:hint="eastAsia"/>
        </w:rPr>
        <w:t xml:space="preserve"> 후</w:t>
      </w:r>
      <w:r>
        <w:t xml:space="preserve"> </w:t>
      </w:r>
      <w:r>
        <w:rPr>
          <w:rFonts w:hint="eastAsia"/>
        </w:rPr>
        <w:t>수정/조회 화면에서</w:t>
      </w:r>
      <w:r>
        <w:t xml:space="preserve"> 전시할 팝업을 미리보기</w:t>
      </w:r>
      <w:r>
        <w:rPr>
          <w:rFonts w:hint="eastAsia"/>
        </w:rPr>
        <w:t xml:space="preserve"> </w:t>
      </w:r>
      <w:r>
        <w:t>형식으로 출력하여 확인할 수 있다.</w:t>
      </w:r>
    </w:p>
    <w:p w14:paraId="7B2FF74C" w14:textId="25349A73" w:rsidR="002B5496" w:rsidRDefault="002B5496" w:rsidP="000B21DE">
      <w:pPr>
        <w:pStyle w:val="a3"/>
      </w:pPr>
      <w:r>
        <w:rPr>
          <w:rFonts w:hint="eastAsia"/>
        </w:rPr>
        <w:t>게시기간이</w:t>
      </w:r>
      <w:r>
        <w:t xml:space="preserve"> 종료된 팝업은 자동으로 </w:t>
      </w:r>
      <w:r>
        <w:rPr>
          <w:rFonts w:hint="eastAsia"/>
        </w:rPr>
        <w:t xml:space="preserve">전시안함 </w:t>
      </w:r>
      <w:r>
        <w:t xml:space="preserve">처리되며, </w:t>
      </w:r>
      <w:r>
        <w:rPr>
          <w:rFonts w:hint="eastAsia"/>
        </w:rPr>
        <w:t>프론트</w:t>
      </w:r>
      <w:r>
        <w:t>에 출력되지 않는다.</w:t>
      </w:r>
    </w:p>
    <w:p w14:paraId="7A2F07F5" w14:textId="3752FB53" w:rsidR="002B5496" w:rsidRDefault="002B5496" w:rsidP="000B21DE">
      <w:pPr>
        <w:pStyle w:val="a3"/>
        <w:numPr>
          <w:ilvl w:val="0"/>
          <w:numId w:val="0"/>
        </w:numPr>
        <w:ind w:left="1417"/>
      </w:pPr>
    </w:p>
    <w:p w14:paraId="79512AD3" w14:textId="7F07D7D7" w:rsidR="002B5496" w:rsidRPr="00F37A04" w:rsidRDefault="002B5496" w:rsidP="002B5496">
      <w:pPr>
        <w:pStyle w:val="-2"/>
        <w:numPr>
          <w:ilvl w:val="1"/>
          <w:numId w:val="30"/>
        </w:numPr>
        <w:ind w:left="851"/>
        <w:rPr>
          <w:rFonts w:ascii="Calibri" w:hAnsi="Calibri" w:cs="Calibri"/>
        </w:rPr>
      </w:pPr>
      <w:bookmarkStart w:id="88" w:name="_Toc4754181"/>
      <w:r>
        <w:rPr>
          <w:rFonts w:ascii="Calibri" w:hAnsi="Calibri" w:cs="Calibri" w:hint="eastAsia"/>
        </w:rPr>
        <w:t>웹진</w:t>
      </w:r>
      <w:r>
        <w:rPr>
          <w:rFonts w:ascii="Calibri" w:hAnsi="Calibri" w:cs="Calibri" w:hint="eastAsia"/>
        </w:rPr>
        <w:t xml:space="preserve"> </w:t>
      </w:r>
      <w:r>
        <w:rPr>
          <w:rFonts w:ascii="Calibri" w:hAnsi="Calibri" w:cs="Calibri" w:hint="eastAsia"/>
        </w:rPr>
        <w:t>관리</w:t>
      </w:r>
      <w:bookmarkEnd w:id="88"/>
    </w:p>
    <w:p w14:paraId="39E4E55A" w14:textId="5287B0F9" w:rsidR="002B5496" w:rsidRPr="0048625C" w:rsidRDefault="002B5496" w:rsidP="002B5496">
      <w:pPr>
        <w:pStyle w:val="af4"/>
        <w:numPr>
          <w:ilvl w:val="1"/>
          <w:numId w:val="23"/>
        </w:numPr>
        <w:wordWrap w:val="0"/>
        <w:autoSpaceDE w:val="0"/>
        <w:autoSpaceDN w:val="0"/>
        <w:spacing w:line="240" w:lineRule="auto"/>
        <w:ind w:leftChars="0"/>
        <w:outlineLvl w:val="2"/>
        <w:rPr>
          <w:rFonts w:asciiTheme="minorEastAsia" w:eastAsiaTheme="minorEastAsia" w:hAnsiTheme="minorEastAsia" w:cs="Times New Roman"/>
          <w:b/>
          <w:vanish/>
          <w:sz w:val="22"/>
        </w:rPr>
      </w:pPr>
      <w:bookmarkStart w:id="89" w:name="_Toc4753501"/>
      <w:bookmarkStart w:id="90" w:name="_Toc4754182"/>
      <w:bookmarkEnd w:id="89"/>
      <w:bookmarkEnd w:id="90"/>
    </w:p>
    <w:p w14:paraId="1D3F7B8C" w14:textId="77777777" w:rsidR="002B5496" w:rsidRPr="0048625C" w:rsidRDefault="002B5496" w:rsidP="00F34ACF">
      <w:pPr>
        <w:pStyle w:val="-3"/>
        <w:numPr>
          <w:ilvl w:val="2"/>
          <w:numId w:val="23"/>
        </w:numPr>
        <w:ind w:hanging="425"/>
        <w:rPr>
          <w:rFonts w:asciiTheme="minorEastAsia" w:eastAsiaTheme="minorEastAsia" w:hAnsiTheme="minorEastAsia" w:cs="Calibri"/>
        </w:rPr>
      </w:pPr>
      <w:bookmarkStart w:id="91" w:name="_Toc4754183"/>
      <w:r>
        <w:rPr>
          <w:rFonts w:asciiTheme="minorEastAsia" w:eastAsiaTheme="minorEastAsia" w:hAnsiTheme="minorEastAsia" w:hint="eastAsia"/>
        </w:rPr>
        <w:t>카탈로그</w:t>
      </w:r>
      <w:bookmarkEnd w:id="91"/>
    </w:p>
    <w:p w14:paraId="27737923" w14:textId="77777777" w:rsidR="002B5496" w:rsidRDefault="002B5496" w:rsidP="000B21DE">
      <w:pPr>
        <w:pStyle w:val="a3"/>
      </w:pPr>
      <w:r>
        <w:rPr>
          <w:rFonts w:hint="eastAsia"/>
        </w:rPr>
        <w:t>웹진의 유형으로 카탈로그를 선택하여 등록할 수 있다.</w:t>
      </w:r>
    </w:p>
    <w:p w14:paraId="13FAEDF0" w14:textId="0E793091" w:rsidR="002B5496" w:rsidRDefault="002B5496" w:rsidP="000B21DE">
      <w:pPr>
        <w:pStyle w:val="a3"/>
      </w:pPr>
      <w:r>
        <w:rPr>
          <w:rFonts w:hint="eastAsia"/>
        </w:rPr>
        <w:t>전시 시작일과 전시여부를 설정할 수 있다.</w:t>
      </w:r>
    </w:p>
    <w:p w14:paraId="1C86C8D6" w14:textId="1C5F6557" w:rsidR="002B5496" w:rsidRDefault="002B5496" w:rsidP="000B21DE">
      <w:pPr>
        <w:pStyle w:val="a3"/>
      </w:pPr>
      <w:r>
        <w:rPr>
          <w:rFonts w:hint="eastAsia"/>
        </w:rPr>
        <w:t xml:space="preserve">카탈로그는 발행호를 입력해야 하며 목록 이미지 </w:t>
      </w:r>
      <w:r>
        <w:t>1</w:t>
      </w:r>
      <w:r>
        <w:rPr>
          <w:rFonts w:hint="eastAsia"/>
        </w:rPr>
        <w:t>개와 상세 이미지를 등록</w:t>
      </w:r>
      <w:r w:rsidR="00334A92">
        <w:rPr>
          <w:rFonts w:hint="eastAsia"/>
        </w:rPr>
        <w:t>해야 한다</w:t>
      </w:r>
      <w:r>
        <w:rPr>
          <w:rFonts w:hint="eastAsia"/>
        </w:rPr>
        <w:t>.</w:t>
      </w:r>
    </w:p>
    <w:p w14:paraId="79D37981" w14:textId="77777777" w:rsidR="002B5496" w:rsidRDefault="002B5496" w:rsidP="000B21DE">
      <w:pPr>
        <w:pStyle w:val="a3"/>
      </w:pPr>
      <w:r>
        <w:rPr>
          <w:rFonts w:hint="eastAsia"/>
        </w:rPr>
        <w:lastRenderedPageBreak/>
        <w:t>발행할 카탈로그의 연관상품을 등록할 수 있다.</w:t>
      </w:r>
    </w:p>
    <w:p w14:paraId="40E939CE" w14:textId="77777777" w:rsidR="002B5496" w:rsidRDefault="002B5496" w:rsidP="000B21DE">
      <w:pPr>
        <w:pStyle w:val="a3"/>
        <w:numPr>
          <w:ilvl w:val="0"/>
          <w:numId w:val="0"/>
        </w:numPr>
        <w:ind w:left="1417"/>
      </w:pPr>
    </w:p>
    <w:p w14:paraId="4E5B7C10" w14:textId="77777777" w:rsidR="002B5496" w:rsidRPr="00ED28CB" w:rsidRDefault="002B5496" w:rsidP="00F34ACF">
      <w:pPr>
        <w:pStyle w:val="-3"/>
        <w:numPr>
          <w:ilvl w:val="2"/>
          <w:numId w:val="23"/>
        </w:numPr>
        <w:ind w:hanging="425"/>
        <w:rPr>
          <w:rFonts w:asciiTheme="minorEastAsia" w:eastAsiaTheme="minorEastAsia" w:hAnsiTheme="minorEastAsia" w:cs="Calibri"/>
        </w:rPr>
      </w:pPr>
      <w:bookmarkStart w:id="92" w:name="_Toc4754184"/>
      <w:bookmarkStart w:id="93" w:name="_Hlk4700823"/>
      <w:r>
        <w:rPr>
          <w:rFonts w:asciiTheme="minorEastAsia" w:eastAsiaTheme="minorEastAsia" w:hAnsiTheme="minorEastAsia" w:hint="eastAsia"/>
        </w:rPr>
        <w:t>동영상</w:t>
      </w:r>
      <w:bookmarkEnd w:id="92"/>
    </w:p>
    <w:p w14:paraId="26B33EB1" w14:textId="77777777" w:rsidR="002B5496" w:rsidRDefault="002B5496" w:rsidP="000B21DE">
      <w:pPr>
        <w:pStyle w:val="a3"/>
      </w:pPr>
      <w:r>
        <w:rPr>
          <w:rFonts w:hint="eastAsia"/>
        </w:rPr>
        <w:t>웹진의 유형으로 동영상을 선택하여 등록할 수 있다.</w:t>
      </w:r>
    </w:p>
    <w:p w14:paraId="4578CDB7" w14:textId="4F791664" w:rsidR="002B5496" w:rsidRDefault="002B5496" w:rsidP="000B21DE">
      <w:pPr>
        <w:pStyle w:val="a3"/>
      </w:pPr>
      <w:r>
        <w:rPr>
          <w:rFonts w:hint="eastAsia"/>
        </w:rPr>
        <w:t>전시 시작일과 전시여부를 설정할 수 있다.</w:t>
      </w:r>
    </w:p>
    <w:p w14:paraId="4678AEE9" w14:textId="742731D2" w:rsidR="002B5496" w:rsidRDefault="002B5496" w:rsidP="000B21DE">
      <w:pPr>
        <w:pStyle w:val="a3"/>
      </w:pPr>
      <w:r>
        <w:rPr>
          <w:rFonts w:hint="eastAsia"/>
        </w:rPr>
        <w:t>동영상 목록 이미지와 동영상 미리보기 이미지를 등록할 수 있</w:t>
      </w:r>
      <w:r w:rsidR="00334A92">
        <w:rPr>
          <w:rFonts w:hint="eastAsia"/>
        </w:rPr>
        <w:t>다.</w:t>
      </w:r>
    </w:p>
    <w:p w14:paraId="1EAF48CA" w14:textId="2F23BBCC" w:rsidR="00334A92" w:rsidRDefault="00334A92" w:rsidP="000B21DE">
      <w:pPr>
        <w:pStyle w:val="a3"/>
      </w:pPr>
      <w:r>
        <w:rPr>
          <w:rFonts w:hint="eastAsia"/>
        </w:rPr>
        <w:t xml:space="preserve">동영상은 수동 </w:t>
      </w:r>
      <w:r w:rsidR="00B17779">
        <w:rPr>
          <w:rFonts w:hint="eastAsia"/>
        </w:rPr>
        <w:t>재생이며,</w:t>
      </w:r>
      <w:r>
        <w:rPr>
          <w:rFonts w:hint="eastAsia"/>
        </w:rPr>
        <w:t xml:space="preserve"> 레이어팝업을 띄워 지정 영역 내에서 </w:t>
      </w:r>
      <w:r w:rsidR="00B17779">
        <w:rPr>
          <w:rFonts w:hint="eastAsia"/>
        </w:rPr>
        <w:t>재생</w:t>
      </w:r>
      <w:r>
        <w:rPr>
          <w:rFonts w:hint="eastAsia"/>
        </w:rPr>
        <w:t>된다.</w:t>
      </w:r>
    </w:p>
    <w:p w14:paraId="5AFF9FEB" w14:textId="6641FC69" w:rsidR="00334A92" w:rsidRDefault="00334A92" w:rsidP="000B21DE">
      <w:pPr>
        <w:pStyle w:val="a3"/>
      </w:pPr>
      <w:r>
        <w:rPr>
          <w:rFonts w:hint="eastAsia"/>
        </w:rPr>
        <w:t>동영상의 연관상품을 등록할 수 있다.</w:t>
      </w:r>
    </w:p>
    <w:p w14:paraId="1EDAFAC9" w14:textId="77777777" w:rsidR="002B5496" w:rsidRDefault="002B5496" w:rsidP="000B21DE">
      <w:pPr>
        <w:pStyle w:val="a3"/>
        <w:numPr>
          <w:ilvl w:val="0"/>
          <w:numId w:val="0"/>
        </w:numPr>
        <w:ind w:left="1417"/>
      </w:pPr>
    </w:p>
    <w:p w14:paraId="51D3B833" w14:textId="77777777" w:rsidR="002B5496" w:rsidRPr="00ED28CB" w:rsidRDefault="002B5496" w:rsidP="00F34ACF">
      <w:pPr>
        <w:pStyle w:val="-3"/>
        <w:numPr>
          <w:ilvl w:val="2"/>
          <w:numId w:val="23"/>
        </w:numPr>
        <w:ind w:hanging="425"/>
        <w:rPr>
          <w:rFonts w:asciiTheme="minorEastAsia" w:eastAsiaTheme="minorEastAsia" w:hAnsiTheme="minorEastAsia" w:cs="Calibri"/>
        </w:rPr>
      </w:pPr>
      <w:bookmarkStart w:id="94" w:name="_Toc4754185"/>
      <w:r>
        <w:rPr>
          <w:rFonts w:asciiTheme="minorEastAsia" w:eastAsiaTheme="minorEastAsia" w:hAnsiTheme="minorEastAsia" w:hint="eastAsia"/>
        </w:rPr>
        <w:t>협찬 및 기사</w:t>
      </w:r>
      <w:bookmarkEnd w:id="94"/>
    </w:p>
    <w:p w14:paraId="424E6BCC" w14:textId="77777777" w:rsidR="002B5496" w:rsidRDefault="002B5496" w:rsidP="000B21DE">
      <w:pPr>
        <w:pStyle w:val="a3"/>
      </w:pPr>
      <w:r>
        <w:rPr>
          <w:rFonts w:hint="eastAsia"/>
        </w:rPr>
        <w:t>웹진의 유형으로 협찬 및 기사를 선택하여 등록할 수 있다.</w:t>
      </w:r>
    </w:p>
    <w:p w14:paraId="558A40D5" w14:textId="77777777" w:rsidR="002B5496" w:rsidRDefault="002B5496" w:rsidP="000B21DE">
      <w:pPr>
        <w:pStyle w:val="a3"/>
      </w:pPr>
      <w:r>
        <w:rPr>
          <w:rFonts w:hint="eastAsia"/>
        </w:rPr>
        <w:t>전시 시작일과 전시여부를 설정할 수 있다.</w:t>
      </w:r>
    </w:p>
    <w:p w14:paraId="33E60F69" w14:textId="17CBB548" w:rsidR="002B5496" w:rsidRDefault="00334A92" w:rsidP="000B21DE">
      <w:pPr>
        <w:pStyle w:val="a3"/>
      </w:pPr>
      <w:r>
        <w:rPr>
          <w:rFonts w:hint="eastAsia"/>
        </w:rPr>
        <w:t>목록 이미지와 상세 이미지를 등록해야</w:t>
      </w:r>
      <w:r w:rsidR="002311F1">
        <w:rPr>
          <w:rFonts w:hint="eastAsia"/>
        </w:rPr>
        <w:t xml:space="preserve"> </w:t>
      </w:r>
      <w:r>
        <w:rPr>
          <w:rFonts w:hint="eastAsia"/>
        </w:rPr>
        <w:t>한다.</w:t>
      </w:r>
    </w:p>
    <w:p w14:paraId="681B197C" w14:textId="153E2BF5" w:rsidR="00334A92" w:rsidRDefault="00334A92" w:rsidP="000B21DE">
      <w:pPr>
        <w:pStyle w:val="a3"/>
      </w:pPr>
      <w:r>
        <w:rPr>
          <w:rFonts w:hint="eastAsia"/>
        </w:rPr>
        <w:t>기사 본문은 에디터로 등록한다.</w:t>
      </w:r>
    </w:p>
    <w:p w14:paraId="0D29189E" w14:textId="369EDC9D" w:rsidR="00334A92" w:rsidRDefault="00334A92" w:rsidP="000B21DE">
      <w:pPr>
        <w:pStyle w:val="a3"/>
      </w:pPr>
      <w:r>
        <w:rPr>
          <w:rFonts w:hint="eastAsia"/>
        </w:rPr>
        <w:t>협찬 및 기사의 연관상품을 등록할 수 있다.</w:t>
      </w:r>
    </w:p>
    <w:bookmarkEnd w:id="93"/>
    <w:p w14:paraId="1BE9F56E" w14:textId="77777777" w:rsidR="002B5496" w:rsidRDefault="002B5496" w:rsidP="000B21DE">
      <w:pPr>
        <w:pStyle w:val="a3"/>
        <w:numPr>
          <w:ilvl w:val="0"/>
          <w:numId w:val="0"/>
        </w:numPr>
        <w:ind w:left="1417"/>
      </w:pPr>
    </w:p>
    <w:p w14:paraId="0F877521" w14:textId="53411A7C" w:rsidR="002B5496" w:rsidRDefault="004747BF" w:rsidP="003A11BC">
      <w:pPr>
        <w:pStyle w:val="-2"/>
        <w:numPr>
          <w:ilvl w:val="1"/>
          <w:numId w:val="23"/>
        </w:numPr>
        <w:rPr>
          <w:rFonts w:ascii="Calibri" w:hAnsi="Calibri" w:cs="Calibri"/>
        </w:rPr>
      </w:pPr>
      <w:bookmarkStart w:id="95" w:name="_Toc4754186"/>
      <w:r>
        <w:rPr>
          <w:rFonts w:ascii="Calibri" w:hAnsi="Calibri" w:cs="Calibri"/>
        </w:rPr>
        <w:t>O</w:t>
      </w:r>
      <w:r w:rsidR="00B17779">
        <w:rPr>
          <w:rFonts w:ascii="Calibri" w:hAnsi="Calibri" w:cs="Calibri"/>
        </w:rPr>
        <w:t>N THE SPOT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 w:hint="eastAsia"/>
        </w:rPr>
        <w:t>콘텐츠</w:t>
      </w:r>
      <w:r>
        <w:rPr>
          <w:rFonts w:ascii="Calibri" w:hAnsi="Calibri" w:cs="Calibri" w:hint="eastAsia"/>
        </w:rPr>
        <w:t xml:space="preserve"> </w:t>
      </w:r>
      <w:r>
        <w:rPr>
          <w:rFonts w:ascii="Calibri" w:hAnsi="Calibri" w:cs="Calibri" w:hint="eastAsia"/>
        </w:rPr>
        <w:t>관리</w:t>
      </w:r>
      <w:bookmarkEnd w:id="95"/>
    </w:p>
    <w:p w14:paraId="38EF9A41" w14:textId="6894A827" w:rsidR="003A11BC" w:rsidRDefault="003A11BC" w:rsidP="000B21DE">
      <w:pPr>
        <w:pStyle w:val="a3"/>
      </w:pPr>
      <w:r>
        <w:rPr>
          <w:rFonts w:hint="eastAsia"/>
        </w:rPr>
        <w:t xml:space="preserve">콘텐츠 유형으로 </w:t>
      </w:r>
      <w:r>
        <w:t>MAGAZINE, STYLING, EXCLUSIVE</w:t>
      </w:r>
      <w:r>
        <w:rPr>
          <w:rFonts w:hint="eastAsia"/>
        </w:rPr>
        <w:t>를 선택하여 등록할 수 있다.</w:t>
      </w:r>
    </w:p>
    <w:p w14:paraId="7ED964CF" w14:textId="77777777" w:rsidR="003A11BC" w:rsidRDefault="003A11BC" w:rsidP="000B21DE">
      <w:pPr>
        <w:pStyle w:val="a3"/>
      </w:pPr>
      <w:r>
        <w:rPr>
          <w:rFonts w:hint="eastAsia"/>
        </w:rPr>
        <w:t>전시 시작일과 전시여부를 설정할 수 있다.</w:t>
      </w:r>
    </w:p>
    <w:p w14:paraId="2A03D44F" w14:textId="3DBF4C65" w:rsidR="003A11BC" w:rsidRDefault="002311F1" w:rsidP="000B21DE">
      <w:pPr>
        <w:pStyle w:val="a3"/>
      </w:pPr>
      <w:r>
        <w:rPr>
          <w:rFonts w:hint="eastAsia"/>
        </w:rPr>
        <w:t xml:space="preserve">목록 이미지를 등록해야 하며 </w:t>
      </w:r>
      <w:r w:rsidR="003A11BC">
        <w:rPr>
          <w:rFonts w:hint="eastAsia"/>
        </w:rPr>
        <w:t>콘텐츠 본문은 에디터로 등록한다.</w:t>
      </w:r>
    </w:p>
    <w:p w14:paraId="517D162E" w14:textId="1666A770" w:rsidR="003A11BC" w:rsidRDefault="00334A92" w:rsidP="000B21DE">
      <w:pPr>
        <w:pStyle w:val="a3"/>
      </w:pPr>
      <w:r>
        <w:rPr>
          <w:rFonts w:hint="eastAsia"/>
        </w:rPr>
        <w:t>연관상품을 등록할 수 있다.</w:t>
      </w:r>
    </w:p>
    <w:p w14:paraId="6A1A8430" w14:textId="77777777" w:rsidR="003A11BC" w:rsidRDefault="003A11BC" w:rsidP="000B21DE">
      <w:pPr>
        <w:pStyle w:val="a3"/>
        <w:numPr>
          <w:ilvl w:val="0"/>
          <w:numId w:val="0"/>
        </w:numPr>
        <w:ind w:left="1417"/>
      </w:pPr>
    </w:p>
    <w:p w14:paraId="7F1D3C50" w14:textId="77777777" w:rsidR="004747BF" w:rsidRPr="004747BF" w:rsidRDefault="004747BF" w:rsidP="004747BF">
      <w:pPr>
        <w:pStyle w:val="af4"/>
        <w:numPr>
          <w:ilvl w:val="1"/>
          <w:numId w:val="30"/>
        </w:numPr>
        <w:wordWrap w:val="0"/>
        <w:autoSpaceDE w:val="0"/>
        <w:autoSpaceDN w:val="0"/>
        <w:spacing w:line="240" w:lineRule="auto"/>
        <w:ind w:leftChars="0"/>
        <w:outlineLvl w:val="2"/>
        <w:rPr>
          <w:rFonts w:asciiTheme="minorEastAsia" w:eastAsiaTheme="minorEastAsia" w:hAnsiTheme="minorEastAsia" w:cs="Calibri"/>
          <w:b/>
          <w:vanish/>
          <w:sz w:val="22"/>
        </w:rPr>
      </w:pPr>
      <w:bookmarkStart w:id="96" w:name="_Toc4753506"/>
      <w:bookmarkStart w:id="97" w:name="_Toc4754187"/>
      <w:bookmarkEnd w:id="96"/>
      <w:bookmarkEnd w:id="97"/>
    </w:p>
    <w:p w14:paraId="3FBBEBF7" w14:textId="244DEF07" w:rsidR="002B5496" w:rsidRDefault="002B5496" w:rsidP="002B5496">
      <w:pPr>
        <w:pStyle w:val="-2"/>
        <w:numPr>
          <w:ilvl w:val="1"/>
          <w:numId w:val="23"/>
        </w:numPr>
        <w:rPr>
          <w:rFonts w:ascii="Calibri" w:hAnsi="Calibri" w:cs="Calibri"/>
        </w:rPr>
      </w:pPr>
      <w:bookmarkStart w:id="98" w:name="_Toc4754188"/>
      <w:r>
        <w:rPr>
          <w:rFonts w:ascii="Calibri" w:hAnsi="Calibri" w:cs="Calibri" w:hint="eastAsia"/>
        </w:rPr>
        <w:t>오프라인</w:t>
      </w:r>
      <w:r>
        <w:rPr>
          <w:rFonts w:ascii="Calibri" w:hAnsi="Calibri" w:cs="Calibri" w:hint="eastAsia"/>
        </w:rPr>
        <w:t xml:space="preserve"> </w:t>
      </w:r>
      <w:r>
        <w:rPr>
          <w:rFonts w:ascii="Calibri" w:hAnsi="Calibri" w:cs="Calibri" w:hint="eastAsia"/>
        </w:rPr>
        <w:t>매장관리</w:t>
      </w:r>
      <w:bookmarkEnd w:id="98"/>
    </w:p>
    <w:p w14:paraId="2758432A" w14:textId="77777777" w:rsidR="002B5496" w:rsidRDefault="002B5496" w:rsidP="000B21DE">
      <w:pPr>
        <w:pStyle w:val="a3"/>
      </w:pPr>
      <w:r>
        <w:rPr>
          <w:rFonts w:hint="eastAsia"/>
        </w:rPr>
        <w:t>오프라인 매장정보를 관리할 수 있으며 해당 정보를 바탕으로 매장찾기 기능을 제공한다.</w:t>
      </w:r>
    </w:p>
    <w:p w14:paraId="00157356" w14:textId="77777777" w:rsidR="002B5496" w:rsidRDefault="002B5496" w:rsidP="000B21DE">
      <w:pPr>
        <w:pStyle w:val="a3"/>
      </w:pPr>
      <w:r>
        <w:rPr>
          <w:rFonts w:hint="eastAsia"/>
        </w:rPr>
        <w:t>전시 사이트(</w:t>
      </w:r>
      <w:r>
        <w:t>A-RT, ON THE SPOT)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매장구분(</w:t>
      </w:r>
      <w:r>
        <w:t xml:space="preserve">ABC-MART, </w:t>
      </w:r>
      <w:r>
        <w:rPr>
          <w:rFonts w:hint="eastAsia"/>
        </w:rPr>
        <w:t>백화점,</w:t>
      </w:r>
      <w:r>
        <w:t xml:space="preserve"> MEGA STAGE, ABC KIDS MART, OTS)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매장형태(</w:t>
      </w:r>
      <w:r>
        <w:t>GS, MS, ST, PS, DS, NUOVO, MG, KM, OTS)</w:t>
      </w:r>
      <w:r>
        <w:rPr>
          <w:rFonts w:hint="eastAsia"/>
        </w:rPr>
        <w:t>를 구분하여</w:t>
      </w:r>
      <w:r>
        <w:t xml:space="preserve"> </w:t>
      </w:r>
      <w:r>
        <w:rPr>
          <w:rFonts w:hint="eastAsia"/>
        </w:rPr>
        <w:t>관리할 수 있다.</w:t>
      </w:r>
    </w:p>
    <w:p w14:paraId="5BAFCFD7" w14:textId="77777777" w:rsidR="00334A92" w:rsidRDefault="002B5496" w:rsidP="000B21DE">
      <w:pPr>
        <w:pStyle w:val="a3"/>
      </w:pPr>
      <w:r>
        <w:rPr>
          <w:rFonts w:hint="eastAsia"/>
        </w:rPr>
        <w:t>매장 제공 서비스(교환/환불/</w:t>
      </w:r>
      <w:r>
        <w:t xml:space="preserve">AS), </w:t>
      </w:r>
      <w:r>
        <w:rPr>
          <w:rFonts w:hint="eastAsia"/>
        </w:rPr>
        <w:t>포인트 사용,</w:t>
      </w:r>
      <w:r>
        <w:t xml:space="preserve"> </w:t>
      </w:r>
      <w:r>
        <w:rPr>
          <w:rFonts w:hint="eastAsia"/>
        </w:rPr>
        <w:t>기프트카드 사용,</w:t>
      </w:r>
      <w:r>
        <w:t xml:space="preserve"> </w:t>
      </w:r>
      <w:r>
        <w:rPr>
          <w:rFonts w:hint="eastAsia"/>
        </w:rPr>
        <w:t>의류판매)</w:t>
      </w:r>
      <w:r>
        <w:t xml:space="preserve"> </w:t>
      </w:r>
      <w:r>
        <w:rPr>
          <w:rFonts w:hint="eastAsia"/>
        </w:rPr>
        <w:t>정보를 관리</w:t>
      </w:r>
      <w:r w:rsidR="00334A92">
        <w:rPr>
          <w:rFonts w:hint="eastAsia"/>
        </w:rPr>
        <w:t>할 수 있다.</w:t>
      </w:r>
    </w:p>
    <w:p w14:paraId="70CA0C4B" w14:textId="1928E282" w:rsidR="002B5496" w:rsidRDefault="00334A92" w:rsidP="000B21DE">
      <w:pPr>
        <w:pStyle w:val="a3"/>
      </w:pPr>
      <w:r>
        <w:rPr>
          <w:rFonts w:hint="eastAsia"/>
        </w:rPr>
        <w:t>관리자에서 등록한 광역시/도,</w:t>
      </w:r>
      <w:r>
        <w:t xml:space="preserve"> </w:t>
      </w:r>
      <w:r>
        <w:rPr>
          <w:rFonts w:hint="eastAsia"/>
        </w:rPr>
        <w:t>시/군</w:t>
      </w:r>
      <w:r w:rsidR="007B1B33">
        <w:rPr>
          <w:rFonts w:hint="eastAsia"/>
        </w:rPr>
        <w:t>/</w:t>
      </w:r>
      <w:r>
        <w:rPr>
          <w:rFonts w:hint="eastAsia"/>
        </w:rPr>
        <w:t>구,</w:t>
      </w:r>
      <w:r>
        <w:t xml:space="preserve"> </w:t>
      </w:r>
      <w:r>
        <w:rPr>
          <w:rFonts w:hint="eastAsia"/>
        </w:rPr>
        <w:t>매장구분,</w:t>
      </w:r>
      <w:r>
        <w:t xml:space="preserve"> </w:t>
      </w:r>
      <w:r>
        <w:rPr>
          <w:rFonts w:hint="eastAsia"/>
        </w:rPr>
        <w:t>매장제공서비스 항목들은 프론트에서 매장찾기 검색조건으로 사용한다.</w:t>
      </w:r>
    </w:p>
    <w:p w14:paraId="634651D4" w14:textId="77777777" w:rsidR="002311F1" w:rsidRDefault="002311F1" w:rsidP="000B21DE">
      <w:pPr>
        <w:pStyle w:val="a3"/>
      </w:pPr>
      <w:r>
        <w:rPr>
          <w:rFonts w:hint="eastAsia"/>
        </w:rPr>
        <w:t>프론트에서 특정 매장정보에 홍보용 이미지 노출을 희망하는 경우 디바이스</w:t>
      </w:r>
      <w:r>
        <w:rPr>
          <w:rFonts w:hint="eastAsia"/>
        </w:rPr>
        <w:lastRenderedPageBreak/>
        <w:t xml:space="preserve">별 </w:t>
      </w:r>
      <w:r>
        <w:t>1</w:t>
      </w:r>
      <w:r>
        <w:rPr>
          <w:rFonts w:hint="eastAsia"/>
        </w:rPr>
        <w:t>개의 이미지를 등록할 수 있다.</w:t>
      </w:r>
    </w:p>
    <w:p w14:paraId="12469601" w14:textId="77777777" w:rsidR="002B5496" w:rsidRDefault="002B5496" w:rsidP="000B21DE">
      <w:pPr>
        <w:pStyle w:val="a3"/>
      </w:pPr>
      <w:r>
        <w:rPr>
          <w:rFonts w:hint="eastAsia"/>
        </w:rPr>
        <w:t>임직원가 구매 가능여부를 설정할 수 있다.</w:t>
      </w:r>
    </w:p>
    <w:p w14:paraId="39B5C811" w14:textId="77777777" w:rsidR="002B5496" w:rsidRDefault="002B5496" w:rsidP="000B21DE">
      <w:pPr>
        <w:pStyle w:val="a3"/>
        <w:numPr>
          <w:ilvl w:val="0"/>
          <w:numId w:val="0"/>
        </w:numPr>
        <w:ind w:left="1417"/>
      </w:pPr>
    </w:p>
    <w:p w14:paraId="0DC9136A" w14:textId="2DE03463" w:rsidR="002B5496" w:rsidRDefault="002B5496" w:rsidP="002B5496">
      <w:pPr>
        <w:pStyle w:val="-2"/>
        <w:numPr>
          <w:ilvl w:val="1"/>
          <w:numId w:val="23"/>
        </w:numPr>
        <w:rPr>
          <w:rFonts w:ascii="Calibri" w:hAnsi="Calibri" w:cs="Calibri"/>
        </w:rPr>
      </w:pPr>
      <w:bookmarkStart w:id="99" w:name="_Toc4754189"/>
      <w:r>
        <w:rPr>
          <w:rFonts w:ascii="Calibri" w:hAnsi="Calibri" w:cs="Calibri" w:hint="eastAsia"/>
        </w:rPr>
        <w:t>검색어</w:t>
      </w:r>
      <w:r>
        <w:rPr>
          <w:rFonts w:ascii="Calibri" w:hAnsi="Calibri" w:cs="Calibri" w:hint="eastAsia"/>
        </w:rPr>
        <w:t xml:space="preserve"> </w:t>
      </w:r>
      <w:r>
        <w:rPr>
          <w:rFonts w:ascii="Calibri" w:hAnsi="Calibri" w:cs="Calibri" w:hint="eastAsia"/>
        </w:rPr>
        <w:t>관리</w:t>
      </w:r>
      <w:bookmarkEnd w:id="99"/>
    </w:p>
    <w:p w14:paraId="75FA77CF" w14:textId="77777777" w:rsidR="002B5496" w:rsidRDefault="002B5496" w:rsidP="000B21DE">
      <w:pPr>
        <w:pStyle w:val="a3"/>
      </w:pPr>
      <w:r>
        <w:rPr>
          <w:rFonts w:hint="eastAsia"/>
        </w:rPr>
        <w:t xml:space="preserve">검색어는 </w:t>
      </w:r>
      <w:r>
        <w:t>A-RT</w:t>
      </w:r>
      <w:r>
        <w:rPr>
          <w:rFonts w:hint="eastAsia"/>
        </w:rPr>
        <w:t>와</w:t>
      </w:r>
      <w:r>
        <w:t xml:space="preserve"> ON THE SPOT </w:t>
      </w:r>
      <w:r>
        <w:rPr>
          <w:rFonts w:hint="eastAsia"/>
        </w:rPr>
        <w:t>각각 관리할 수 있다.</w:t>
      </w:r>
    </w:p>
    <w:p w14:paraId="24D34A25" w14:textId="77777777" w:rsidR="002B5496" w:rsidRDefault="002B5496" w:rsidP="000B21DE">
      <w:pPr>
        <w:pStyle w:val="a3"/>
      </w:pPr>
      <w:r>
        <w:rPr>
          <w:rFonts w:hint="eastAsia"/>
        </w:rPr>
        <w:t>검색창 검색어,</w:t>
      </w:r>
      <w:r>
        <w:t xml:space="preserve"> </w:t>
      </w:r>
      <w:r>
        <w:rPr>
          <w:rFonts w:hint="eastAsia"/>
        </w:rPr>
        <w:t>인기 검색어,</w:t>
      </w:r>
      <w:r>
        <w:t xml:space="preserve"> </w:t>
      </w:r>
      <w:r>
        <w:rPr>
          <w:rFonts w:hint="eastAsia"/>
        </w:rPr>
        <w:t>추천 검색어를 관리할 수 있다.</w:t>
      </w:r>
    </w:p>
    <w:p w14:paraId="58D0305A" w14:textId="77777777" w:rsidR="002B5496" w:rsidRDefault="002B5496" w:rsidP="000B21DE">
      <w:pPr>
        <w:pStyle w:val="a3"/>
      </w:pPr>
      <w:r>
        <w:rPr>
          <w:rFonts w:hint="eastAsia"/>
        </w:rPr>
        <w:t xml:space="preserve">검색창 검색어는 검색창에 검색어 </w:t>
      </w:r>
      <w:r>
        <w:t>1</w:t>
      </w:r>
      <w:r>
        <w:rPr>
          <w:rFonts w:hint="eastAsia"/>
        </w:rPr>
        <w:t>개씩 새로고침 시 마다 랜덤으로 노출한다.</w:t>
      </w:r>
    </w:p>
    <w:p w14:paraId="45DBCE67" w14:textId="77777777" w:rsidR="002B5496" w:rsidRDefault="002B5496" w:rsidP="000B21DE">
      <w:pPr>
        <w:pStyle w:val="a3"/>
      </w:pPr>
      <w:r>
        <w:rPr>
          <w:rFonts w:hint="eastAsia"/>
        </w:rPr>
        <w:t xml:space="preserve">인기 검색어는 검색어 관리에서 등록한 검색어를 우선순위에 따라 최대 </w:t>
      </w:r>
      <w:r>
        <w:t>10</w:t>
      </w:r>
      <w:r>
        <w:rPr>
          <w:rFonts w:hint="eastAsia"/>
        </w:rPr>
        <w:t>개까지 노출한다.</w:t>
      </w:r>
    </w:p>
    <w:p w14:paraId="1C8A19DD" w14:textId="77777777" w:rsidR="002B5496" w:rsidRDefault="002B5496" w:rsidP="000B21DE">
      <w:pPr>
        <w:pStyle w:val="a3"/>
      </w:pPr>
      <w:r>
        <w:rPr>
          <w:rFonts w:hint="eastAsia"/>
        </w:rPr>
        <w:t xml:space="preserve">추천 검색어는 검색어 관리에서 등록한 검색어를 우선순위에 따라 최대 </w:t>
      </w:r>
      <w:r>
        <w:t>10</w:t>
      </w:r>
      <w:r>
        <w:rPr>
          <w:rFonts w:hint="eastAsia"/>
        </w:rPr>
        <w:t>개까지 노출한다.</w:t>
      </w:r>
    </w:p>
    <w:p w14:paraId="790F01F5" w14:textId="77777777" w:rsidR="002B5496" w:rsidRDefault="002B5496" w:rsidP="000B21DE">
      <w:pPr>
        <w:pStyle w:val="a3"/>
      </w:pPr>
      <w:r>
        <w:rPr>
          <w:rFonts w:hint="eastAsia"/>
        </w:rPr>
        <w:t xml:space="preserve">인기 검색어 및 추천 검색어는 선택 시 해당 검색어 검색결과 혹은 지정한 </w:t>
      </w:r>
      <w:r>
        <w:t xml:space="preserve">URL </w:t>
      </w:r>
      <w:r>
        <w:rPr>
          <w:rFonts w:hint="eastAsia"/>
        </w:rPr>
        <w:t>경로로 연결할 수 있다.</w:t>
      </w:r>
    </w:p>
    <w:p w14:paraId="4FCB0991" w14:textId="77777777" w:rsidR="002B5496" w:rsidRDefault="002B5496" w:rsidP="000B21DE">
      <w:pPr>
        <w:pStyle w:val="a3"/>
      </w:pPr>
      <w:r>
        <w:rPr>
          <w:rFonts w:hint="eastAsia"/>
        </w:rPr>
        <w:t>인기 검색어 등록 시 검색어 순위와 급등 검색어를 조회하여 반영할 수 있다.</w:t>
      </w:r>
    </w:p>
    <w:p w14:paraId="1D72C11A" w14:textId="76B1A31E" w:rsidR="002B5496" w:rsidRPr="00555749" w:rsidRDefault="002B5496" w:rsidP="000B21DE">
      <w:pPr>
        <w:pStyle w:val="a3"/>
      </w:pPr>
      <w:r>
        <w:rPr>
          <w:rFonts w:hint="eastAsia"/>
        </w:rPr>
        <w:t xml:space="preserve">검색어 유형별 프론트 노출 히스토리를 </w:t>
      </w:r>
      <w:r>
        <w:t>10</w:t>
      </w:r>
      <w:r>
        <w:rPr>
          <w:rFonts w:hint="eastAsia"/>
        </w:rPr>
        <w:t>위까지 조회할 수 있다.</w:t>
      </w:r>
    </w:p>
    <w:p w14:paraId="68B68D6D" w14:textId="77777777" w:rsidR="00A870DF" w:rsidRPr="00A870DF" w:rsidRDefault="00A870DF" w:rsidP="00A870DF">
      <w:pPr>
        <w:pStyle w:val="af4"/>
        <w:numPr>
          <w:ilvl w:val="2"/>
          <w:numId w:val="27"/>
        </w:numPr>
        <w:wordWrap w:val="0"/>
        <w:autoSpaceDE w:val="0"/>
        <w:autoSpaceDN w:val="0"/>
        <w:spacing w:line="240" w:lineRule="auto"/>
        <w:ind w:leftChars="0"/>
        <w:outlineLvl w:val="2"/>
        <w:rPr>
          <w:rFonts w:asciiTheme="minorEastAsia" w:eastAsiaTheme="minorEastAsia" w:hAnsiTheme="minorEastAsia" w:cs="Calibri"/>
          <w:b/>
          <w:vanish/>
        </w:rPr>
      </w:pPr>
    </w:p>
    <w:sectPr w:rsidR="00A870DF" w:rsidRPr="00A870DF" w:rsidSect="00DE659F">
      <w:headerReference w:type="default" r:id="rId18"/>
      <w:footerReference w:type="default" r:id="rId19"/>
      <w:pgSz w:w="11907" w:h="16840" w:code="9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6F446D" w14:textId="77777777" w:rsidR="00911383" w:rsidRDefault="00911383">
      <w:r>
        <w:separator/>
      </w:r>
    </w:p>
  </w:endnote>
  <w:endnote w:type="continuationSeparator" w:id="0">
    <w:p w14:paraId="77FCBD71" w14:textId="77777777" w:rsidR="00911383" w:rsidRDefault="009113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 Unicode MS">
    <w:panose1 w:val="020B0604020202020204"/>
    <w:charset w:val="81"/>
    <w:family w:val="modern"/>
    <w:pitch w:val="variable"/>
    <w:sig w:usb0="00000000" w:usb1="E9DFFFFF" w:usb2="0000003F" w:usb3="00000000" w:csb0="003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C84502" w14:textId="77777777" w:rsidR="00CE5C7D" w:rsidRDefault="00CE5C7D">
    <w:pPr>
      <w:pStyle w:val="ac"/>
      <w:framePr w:wrap="around" w:vAnchor="text" w:hAnchor="margin" w:xAlign="right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14:paraId="500C3AA3" w14:textId="77777777" w:rsidR="00CE5C7D" w:rsidRDefault="00CE5C7D">
    <w:pPr>
      <w:pStyle w:val="ac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E8303E" w14:textId="77777777" w:rsidR="00CE5C7D" w:rsidRDefault="00CE5C7D" w:rsidP="00C1402A">
    <w:pPr>
      <w:pStyle w:val="ac"/>
      <w:tabs>
        <w:tab w:val="clear" w:pos="4320"/>
        <w:tab w:val="clear" w:pos="8640"/>
        <w:tab w:val="center" w:pos="4513"/>
        <w:tab w:val="right" w:pos="9027"/>
      </w:tabs>
      <w:jc w:val="right"/>
    </w:pPr>
    <w:r>
      <w:rPr>
        <w:noProof/>
      </w:rPr>
      <w:drawing>
        <wp:inline distT="0" distB="0" distL="0" distR="0" wp14:anchorId="75AFE346" wp14:editId="77AED84E">
          <wp:extent cx="409575" cy="133350"/>
          <wp:effectExtent l="0" t="0" r="0" b="0"/>
          <wp:docPr id="2" name="그림 2" descr="3top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3top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9575" cy="133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  <w:r w:rsidRPr="00FE0754">
      <w:rPr>
        <w:rFonts w:hint="eastAsia"/>
        <w:bCs/>
        <w:sz w:val="16"/>
        <w:szCs w:val="16"/>
      </w:rPr>
      <w:t>Copyright 3top 201</w:t>
    </w:r>
    <w:del w:id="1" w:author="3top_user000" w:date="2018-07-18T10:17:00Z">
      <w:r w:rsidRPr="00FE0754" w:rsidDel="001360DE">
        <w:rPr>
          <w:rFonts w:hint="eastAsia"/>
          <w:bCs/>
          <w:sz w:val="16"/>
          <w:szCs w:val="16"/>
        </w:rPr>
        <w:delText>3</w:delText>
      </w:r>
    </w:del>
    <w:ins w:id="2" w:author="3top_user000" w:date="2018-07-18T10:17:00Z">
      <w:r>
        <w:rPr>
          <w:bCs/>
          <w:sz w:val="16"/>
          <w:szCs w:val="16"/>
        </w:rPr>
        <w:t>8</w:t>
      </w:r>
    </w:ins>
    <w:r w:rsidRPr="00FE0754">
      <w:rPr>
        <w:rFonts w:hint="eastAsia"/>
        <w:bCs/>
        <w:sz w:val="16"/>
        <w:szCs w:val="16"/>
      </w:rPr>
      <w:t xml:space="preserve"> All Rights</w:t>
    </w:r>
    <w:r w:rsidRPr="00FE0754">
      <w:rPr>
        <w:rFonts w:hint="eastAsia"/>
        <w:bCs/>
        <w:sz w:val="18"/>
        <w:szCs w:val="16"/>
      </w:rPr>
      <w:t xml:space="preserve"> Reserved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315182" w14:textId="59B4A12D" w:rsidR="00CE5C7D" w:rsidRPr="00366218" w:rsidRDefault="00CE5C7D" w:rsidP="00930DCE">
    <w:pPr>
      <w:widowControl/>
      <w:tabs>
        <w:tab w:val="center" w:pos="4513"/>
        <w:tab w:val="right" w:pos="9027"/>
      </w:tabs>
      <w:spacing w:line="240" w:lineRule="auto"/>
      <w:ind w:right="98"/>
      <w:jc w:val="right"/>
      <w:rPr>
        <w:b/>
        <w:b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7C2F08C" wp14:editId="3C93248B">
              <wp:simplePos x="0" y="0"/>
              <wp:positionH relativeFrom="column">
                <wp:posOffset>8890</wp:posOffset>
              </wp:positionH>
              <wp:positionV relativeFrom="paragraph">
                <wp:posOffset>-43815</wp:posOffset>
              </wp:positionV>
              <wp:extent cx="5711825" cy="18415"/>
              <wp:effectExtent l="0" t="0" r="3810" b="635"/>
              <wp:wrapNone/>
              <wp:docPr id="1" name="사각형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11825" cy="1841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871EE1D" id="사각형 38" o:spid="_x0000_s1026" style="position:absolute;left:0;text-align:left;margin-left:.7pt;margin-top:-3.45pt;width:449.75pt;height:1.4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" fillcolor="black" stroked="f" strokeweight="1pt"/>
          </w:pict>
        </mc:Fallback>
      </mc:AlternateContent>
    </w:r>
    <w:r>
      <w:rPr>
        <w:noProof/>
      </w:rPr>
      <w:drawing>
        <wp:inline distT="0" distB="0" distL="0" distR="0" wp14:anchorId="73EDC1BC" wp14:editId="032E2FF4">
          <wp:extent cx="428625" cy="133350"/>
          <wp:effectExtent l="0" t="0" r="0" b="0"/>
          <wp:docPr id="4" name="그림 4" descr="3top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3top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8625" cy="133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930DCE">
      <w:rPr>
        <w:b/>
        <w:bCs/>
      </w:rPr>
      <w:tab/>
    </w:r>
    <w:r w:rsidRPr="00C6385D">
      <w:rPr>
        <w:b/>
        <w:bCs/>
      </w:rPr>
      <w:fldChar w:fldCharType="begin"/>
    </w:r>
    <w:r w:rsidRPr="00C6385D">
      <w:rPr>
        <w:b/>
        <w:bCs/>
      </w:rPr>
      <w:instrText>PAGE   \* MERGEFORMAT</w:instrText>
    </w:r>
    <w:r w:rsidRPr="00C6385D">
      <w:rPr>
        <w:b/>
        <w:bCs/>
      </w:rPr>
      <w:fldChar w:fldCharType="separate"/>
    </w:r>
    <w:r w:rsidRPr="000D447A">
      <w:rPr>
        <w:b/>
        <w:bCs/>
        <w:noProof/>
        <w:lang w:val="ko-KR"/>
      </w:rPr>
      <w:t>5</w:t>
    </w:r>
    <w:r w:rsidRPr="00C6385D">
      <w:rPr>
        <w:b/>
        <w:bCs/>
      </w:rPr>
      <w:fldChar w:fldCharType="end"/>
    </w:r>
    <w:r w:rsidRPr="00930DCE">
      <w:rPr>
        <w:b/>
        <w:bCs/>
      </w:rPr>
      <w:tab/>
    </w:r>
    <w:r w:rsidRPr="00FE0754">
      <w:rPr>
        <w:rFonts w:hint="eastAsia"/>
        <w:bCs/>
        <w:sz w:val="16"/>
        <w:szCs w:val="16"/>
      </w:rPr>
      <w:t>Copyright 3top 201</w:t>
    </w:r>
    <w:r>
      <w:rPr>
        <w:rFonts w:hint="eastAsia"/>
        <w:bCs/>
        <w:sz w:val="16"/>
        <w:szCs w:val="16"/>
      </w:rPr>
      <w:t>9</w:t>
    </w:r>
    <w:r w:rsidRPr="00FE0754">
      <w:rPr>
        <w:rFonts w:hint="eastAsia"/>
        <w:bCs/>
        <w:sz w:val="16"/>
        <w:szCs w:val="16"/>
      </w:rPr>
      <w:t xml:space="preserve"> All Rights</w:t>
    </w:r>
    <w:r w:rsidRPr="00FE0754">
      <w:rPr>
        <w:rFonts w:hint="eastAsia"/>
        <w:bCs/>
        <w:sz w:val="18"/>
        <w:szCs w:val="16"/>
      </w:rPr>
      <w:t xml:space="preserve"> Reserved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4294DC" w14:textId="77777777" w:rsidR="00911383" w:rsidRDefault="00911383">
      <w:r>
        <w:separator/>
      </w:r>
    </w:p>
  </w:footnote>
  <w:footnote w:type="continuationSeparator" w:id="0">
    <w:p w14:paraId="27D27D5C" w14:textId="77777777" w:rsidR="00911383" w:rsidRDefault="009113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809AF5" w14:textId="77777777" w:rsidR="00CE5C7D" w:rsidRDefault="00CE5C7D">
    <w:pPr>
      <w:pStyle w:val="ab"/>
      <w:ind w:rightChars="-166" w:right="-332"/>
      <w:jc w:val="right"/>
    </w:pPr>
  </w:p>
  <w:p w14:paraId="4CC592CD" w14:textId="77777777" w:rsidR="00CE5C7D" w:rsidRDefault="00CE5C7D">
    <w:pPr>
      <w:pStyle w:val="ab"/>
      <w:jc w:val="right"/>
    </w:pPr>
  </w:p>
  <w:p w14:paraId="529DAE98" w14:textId="77777777" w:rsidR="00CE5C7D" w:rsidRDefault="00CE5C7D">
    <w:pPr>
      <w:pStyle w:val="ab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373" w:type="dxa"/>
      <w:tblInd w:w="108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V w:val="single" w:sz="12" w:space="0" w:color="auto"/>
      </w:tblBorders>
      <w:tblLayout w:type="fixed"/>
      <w:tblLook w:val="0000" w:firstRow="0" w:lastRow="0" w:firstColumn="0" w:lastColumn="0" w:noHBand="0" w:noVBand="0"/>
    </w:tblPr>
    <w:tblGrid>
      <w:gridCol w:w="2342"/>
      <w:gridCol w:w="2343"/>
      <w:gridCol w:w="2344"/>
      <w:gridCol w:w="2344"/>
    </w:tblGrid>
    <w:tr w:rsidR="00CE5C7D" w:rsidRPr="00450C21" w14:paraId="21908094" w14:textId="77777777" w:rsidTr="00CC16C8">
      <w:trPr>
        <w:cantSplit/>
        <w:trHeight w:val="353"/>
      </w:trPr>
      <w:tc>
        <w:tcPr>
          <w:tcW w:w="9373" w:type="dxa"/>
          <w:gridSpan w:val="4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top w:w="0" w:type="dxa"/>
            <w:bottom w:w="0" w:type="dxa"/>
          </w:tcMar>
          <w:vAlign w:val="center"/>
        </w:tcPr>
        <w:p w14:paraId="470B8F97" w14:textId="4C954626" w:rsidR="00CE5C7D" w:rsidRPr="00EE3FF6" w:rsidRDefault="00CE5C7D" w:rsidP="00213E20">
          <w:pPr>
            <w:spacing w:line="0" w:lineRule="atLeast"/>
            <w:jc w:val="center"/>
            <w:rPr>
              <w:b/>
              <w:bCs/>
              <w:sz w:val="32"/>
            </w:rPr>
          </w:pPr>
          <w:r w:rsidRPr="00EE3FF6">
            <w:rPr>
              <w:rFonts w:hint="eastAsia"/>
              <w:b/>
              <w:sz w:val="32"/>
            </w:rPr>
            <w:t>[</w:t>
          </w:r>
          <w:r>
            <w:rPr>
              <w:rFonts w:hint="eastAsia"/>
              <w:b/>
              <w:sz w:val="32"/>
            </w:rPr>
            <w:t>전시</w:t>
          </w:r>
          <w:r w:rsidRPr="00EE3FF6">
            <w:rPr>
              <w:rFonts w:hint="eastAsia"/>
              <w:b/>
              <w:sz w:val="32"/>
            </w:rPr>
            <w:t>]</w:t>
          </w:r>
          <w:r w:rsidRPr="00EE3FF6">
            <w:rPr>
              <w:b/>
              <w:sz w:val="32"/>
            </w:rPr>
            <w:t xml:space="preserve"> </w:t>
          </w:r>
          <w:r w:rsidRPr="00EE3FF6">
            <w:rPr>
              <w:rFonts w:hint="eastAsia"/>
              <w:b/>
              <w:sz w:val="32"/>
            </w:rPr>
            <w:t>서비스 정책서</w:t>
          </w:r>
        </w:p>
      </w:tc>
    </w:tr>
    <w:tr w:rsidR="00CE5C7D" w:rsidRPr="00450C21" w14:paraId="5487632C" w14:textId="77777777" w:rsidTr="00CC16C8">
      <w:trPr>
        <w:cantSplit/>
        <w:trHeight w:val="111"/>
      </w:trPr>
      <w:tc>
        <w:tcPr>
          <w:tcW w:w="2342" w:type="dxa"/>
          <w:tcBorders>
            <w:top w:val="single" w:sz="2" w:space="0" w:color="auto"/>
            <w:left w:val="single" w:sz="12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bottom w:w="0" w:type="dxa"/>
          </w:tcMar>
          <w:vAlign w:val="center"/>
        </w:tcPr>
        <w:p w14:paraId="3FA176BF" w14:textId="77777777" w:rsidR="00CE5C7D" w:rsidRPr="004B15C0" w:rsidRDefault="00CE5C7D">
          <w:pPr>
            <w:spacing w:line="0" w:lineRule="atLeast"/>
            <w:jc w:val="center"/>
          </w:pPr>
          <w:r w:rsidRPr="004B15C0">
            <w:rPr>
              <w:rFonts w:hint="eastAsia"/>
            </w:rPr>
            <w:t>프로젝트</w:t>
          </w:r>
        </w:p>
      </w:tc>
      <w:tc>
        <w:tcPr>
          <w:tcW w:w="7031" w:type="dxa"/>
          <w:gridSpan w:val="3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12" w:space="0" w:color="auto"/>
          </w:tcBorders>
          <w:tcMar>
            <w:top w:w="0" w:type="dxa"/>
            <w:bottom w:w="0" w:type="dxa"/>
          </w:tcMar>
          <w:vAlign w:val="center"/>
        </w:tcPr>
        <w:p w14:paraId="30555414" w14:textId="77777777" w:rsidR="00CE5C7D" w:rsidRPr="004B15C0" w:rsidRDefault="00CE5C7D">
          <w:pPr>
            <w:tabs>
              <w:tab w:val="left" w:pos="1135"/>
            </w:tabs>
            <w:spacing w:line="0" w:lineRule="atLeast"/>
            <w:ind w:right="68"/>
          </w:pPr>
          <w:r w:rsidRPr="004B15C0">
            <w:rPr>
              <w:rFonts w:hint="eastAsia"/>
            </w:rPr>
            <w:t>ABC-MART 온라인 쇼핑몰 2.0 구축</w:t>
          </w:r>
        </w:p>
      </w:tc>
    </w:tr>
    <w:tr w:rsidR="00CE5C7D" w:rsidRPr="00450C21" w14:paraId="12C2266D" w14:textId="77777777" w:rsidTr="00CC16C8">
      <w:trPr>
        <w:cantSplit/>
        <w:trHeight w:val="111"/>
      </w:trPr>
      <w:tc>
        <w:tcPr>
          <w:tcW w:w="2342" w:type="dxa"/>
          <w:tcBorders>
            <w:top w:val="single" w:sz="2" w:space="0" w:color="auto"/>
            <w:left w:val="single" w:sz="12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bottom w:w="0" w:type="dxa"/>
          </w:tcMar>
          <w:vAlign w:val="center"/>
        </w:tcPr>
        <w:p w14:paraId="68F47C01" w14:textId="77777777" w:rsidR="00CE5C7D" w:rsidRPr="004B15C0" w:rsidRDefault="00CE5C7D" w:rsidP="008A43B6">
          <w:pPr>
            <w:spacing w:line="0" w:lineRule="atLeast"/>
            <w:jc w:val="center"/>
          </w:pPr>
          <w:r w:rsidRPr="004B15C0">
            <w:rPr>
              <w:rFonts w:hint="eastAsia"/>
            </w:rPr>
            <w:t>작성자</w:t>
          </w:r>
        </w:p>
      </w:tc>
      <w:tc>
        <w:tcPr>
          <w:tcW w:w="2343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bottom w:w="0" w:type="dxa"/>
          </w:tcMar>
          <w:vAlign w:val="center"/>
        </w:tcPr>
        <w:p w14:paraId="06461738" w14:textId="51098466" w:rsidR="00CE5C7D" w:rsidRPr="004B15C0" w:rsidRDefault="00CE5C7D" w:rsidP="00711C1E">
          <w:pPr>
            <w:spacing w:line="0" w:lineRule="atLeast"/>
            <w:jc w:val="center"/>
          </w:pPr>
          <w:r>
            <w:rPr>
              <w:rFonts w:hint="eastAsia"/>
            </w:rPr>
            <w:t>곽효주</w:t>
          </w:r>
        </w:p>
      </w:tc>
      <w:tc>
        <w:tcPr>
          <w:tcW w:w="2344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bottom w:w="0" w:type="dxa"/>
          </w:tcMar>
          <w:vAlign w:val="center"/>
        </w:tcPr>
        <w:p w14:paraId="49F5858D" w14:textId="77777777" w:rsidR="00CE5C7D" w:rsidRPr="004B15C0" w:rsidRDefault="00CE5C7D" w:rsidP="008A43B6">
          <w:pPr>
            <w:spacing w:line="0" w:lineRule="atLeast"/>
            <w:jc w:val="center"/>
          </w:pPr>
          <w:r w:rsidRPr="004B15C0">
            <w:rPr>
              <w:rFonts w:hint="eastAsia"/>
            </w:rPr>
            <w:t>작성일</w:t>
          </w:r>
        </w:p>
      </w:tc>
      <w:tc>
        <w:tcPr>
          <w:tcW w:w="2344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12" w:space="0" w:color="auto"/>
          </w:tcBorders>
          <w:tcMar>
            <w:top w:w="0" w:type="dxa"/>
            <w:bottom w:w="0" w:type="dxa"/>
          </w:tcMar>
          <w:vAlign w:val="center"/>
        </w:tcPr>
        <w:p w14:paraId="6B1153A1" w14:textId="27EC2E8E" w:rsidR="00CE5C7D" w:rsidRPr="004B15C0" w:rsidRDefault="00CE5C7D" w:rsidP="0059069E">
          <w:pPr>
            <w:tabs>
              <w:tab w:val="left" w:pos="1135"/>
            </w:tabs>
            <w:spacing w:line="0" w:lineRule="atLeast"/>
            <w:ind w:right="68"/>
            <w:jc w:val="center"/>
          </w:pPr>
          <w:r>
            <w:rPr>
              <w:rFonts w:hint="eastAsia"/>
            </w:rPr>
            <w:t>2019.0</w:t>
          </w:r>
          <w:r w:rsidR="008429D4">
            <w:t>5</w:t>
          </w:r>
          <w:r>
            <w:rPr>
              <w:rFonts w:hint="eastAsia"/>
            </w:rPr>
            <w:t>.</w:t>
          </w:r>
          <w:r w:rsidR="008429D4">
            <w:t>31</w:t>
          </w:r>
        </w:p>
      </w:tc>
    </w:tr>
    <w:tr w:rsidR="00CE5C7D" w:rsidRPr="00450C21" w14:paraId="08711CC8" w14:textId="77777777" w:rsidTr="00CC16C8">
      <w:trPr>
        <w:cantSplit/>
        <w:trHeight w:val="207"/>
      </w:trPr>
      <w:tc>
        <w:tcPr>
          <w:tcW w:w="2342" w:type="dxa"/>
          <w:tcBorders>
            <w:top w:val="single" w:sz="4" w:space="0" w:color="auto"/>
            <w:bottom w:val="single" w:sz="12" w:space="0" w:color="auto"/>
            <w:right w:val="single" w:sz="4" w:space="0" w:color="auto"/>
          </w:tcBorders>
          <w:tcMar>
            <w:top w:w="0" w:type="dxa"/>
            <w:bottom w:w="0" w:type="dxa"/>
          </w:tcMar>
          <w:vAlign w:val="center"/>
        </w:tcPr>
        <w:p w14:paraId="3D48DC78" w14:textId="77777777" w:rsidR="00CE5C7D" w:rsidRPr="004B15C0" w:rsidRDefault="00CE5C7D" w:rsidP="00AC3467">
          <w:pPr>
            <w:spacing w:line="0" w:lineRule="atLeast"/>
            <w:jc w:val="center"/>
          </w:pPr>
          <w:r w:rsidRPr="004B15C0">
            <w:rPr>
              <w:rFonts w:hint="eastAsia"/>
            </w:rPr>
            <w:t>승인자</w:t>
          </w:r>
        </w:p>
      </w:tc>
      <w:tc>
        <w:tcPr>
          <w:tcW w:w="2343" w:type="dxa"/>
          <w:tcBorders>
            <w:top w:val="single" w:sz="4" w:space="0" w:color="auto"/>
            <w:left w:val="single" w:sz="4" w:space="0" w:color="auto"/>
            <w:bottom w:val="single" w:sz="12" w:space="0" w:color="auto"/>
            <w:right w:val="single" w:sz="4" w:space="0" w:color="auto"/>
          </w:tcBorders>
          <w:tcMar>
            <w:top w:w="0" w:type="dxa"/>
            <w:bottom w:w="0" w:type="dxa"/>
          </w:tcMar>
          <w:vAlign w:val="center"/>
        </w:tcPr>
        <w:p w14:paraId="2F3EBC44" w14:textId="77777777" w:rsidR="00CE5C7D" w:rsidRPr="004B15C0" w:rsidRDefault="00CE5C7D" w:rsidP="00711C1E">
          <w:pPr>
            <w:spacing w:line="0" w:lineRule="atLeast"/>
            <w:jc w:val="center"/>
          </w:pPr>
        </w:p>
      </w:tc>
      <w:tc>
        <w:tcPr>
          <w:tcW w:w="2344" w:type="dxa"/>
          <w:tcBorders>
            <w:top w:val="single" w:sz="4" w:space="0" w:color="auto"/>
            <w:left w:val="single" w:sz="4" w:space="0" w:color="auto"/>
            <w:bottom w:val="single" w:sz="12" w:space="0" w:color="auto"/>
            <w:right w:val="single" w:sz="4" w:space="0" w:color="auto"/>
          </w:tcBorders>
          <w:tcMar>
            <w:top w:w="0" w:type="dxa"/>
            <w:bottom w:w="0" w:type="dxa"/>
          </w:tcMar>
          <w:vAlign w:val="center"/>
        </w:tcPr>
        <w:p w14:paraId="14C939EC" w14:textId="77777777" w:rsidR="00CE5C7D" w:rsidRPr="004B15C0" w:rsidRDefault="00CE5C7D">
          <w:pPr>
            <w:spacing w:line="0" w:lineRule="atLeast"/>
            <w:jc w:val="center"/>
          </w:pPr>
          <w:r w:rsidRPr="004B15C0">
            <w:rPr>
              <w:rFonts w:hint="eastAsia"/>
            </w:rPr>
            <w:t>승인일</w:t>
          </w:r>
        </w:p>
      </w:tc>
      <w:tc>
        <w:tcPr>
          <w:tcW w:w="2344" w:type="dxa"/>
          <w:tcBorders>
            <w:top w:val="single" w:sz="4" w:space="0" w:color="auto"/>
            <w:left w:val="single" w:sz="4" w:space="0" w:color="auto"/>
            <w:bottom w:val="single" w:sz="12" w:space="0" w:color="auto"/>
          </w:tcBorders>
          <w:tcMar>
            <w:top w:w="0" w:type="dxa"/>
            <w:bottom w:w="0" w:type="dxa"/>
          </w:tcMar>
          <w:vAlign w:val="center"/>
        </w:tcPr>
        <w:p w14:paraId="06BFD593" w14:textId="77777777" w:rsidR="00CE5C7D" w:rsidRPr="004B15C0" w:rsidRDefault="00CE5C7D" w:rsidP="00711C1E">
          <w:pPr>
            <w:spacing w:line="0" w:lineRule="atLeast"/>
            <w:jc w:val="center"/>
          </w:pPr>
        </w:p>
      </w:tc>
    </w:tr>
  </w:tbl>
  <w:p w14:paraId="7669D6DB" w14:textId="77777777" w:rsidR="00CE5C7D" w:rsidRPr="00450C21" w:rsidRDefault="00CE5C7D" w:rsidP="00B338C1">
    <w:pPr>
      <w:pStyle w:val="ab"/>
      <w:ind w:right="1000"/>
      <w:rPr>
        <w:rFonts w:ascii="나눔고딕" w:eastAsia="나눔고딕" w:hAnsi="나눔고딕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1"/>
      <w:lvlText w:val="%1."/>
      <w:legacy w:legacy="1" w:legacySpace="144" w:legacyIndent="0"/>
      <w:lvlJc w:val="left"/>
    </w:lvl>
    <w:lvl w:ilvl="1">
      <w:start w:val="1"/>
      <w:numFmt w:val="decimal"/>
      <w:pStyle w:val="2"/>
      <w:lvlText w:val="%1.%2"/>
      <w:legacy w:legacy="1" w:legacySpace="144" w:legacyIndent="0"/>
      <w:lvlJc w:val="left"/>
    </w:lvl>
    <w:lvl w:ilvl="2">
      <w:start w:val="1"/>
      <w:numFmt w:val="decimal"/>
      <w:pStyle w:val="3"/>
      <w:lvlText w:val="%1.%2.%3"/>
      <w:legacy w:legacy="1" w:legacySpace="144" w:legacyIndent="0"/>
      <w:lvlJc w:val="left"/>
    </w:lvl>
    <w:lvl w:ilvl="3">
      <w:start w:val="1"/>
      <w:numFmt w:val="decimal"/>
      <w:pStyle w:val="4"/>
      <w:lvlText w:val="%1.%2.%3.%4"/>
      <w:legacy w:legacy="1" w:legacySpace="144" w:legacyIndent="0"/>
      <w:lvlJc w:val="left"/>
    </w:lvl>
    <w:lvl w:ilvl="4">
      <w:start w:val="1"/>
      <w:numFmt w:val="decimal"/>
      <w:pStyle w:val="5"/>
      <w:lvlText w:val="%1.%2.%3.%4.%5"/>
      <w:legacy w:legacy="1" w:legacySpace="144" w:legacyIndent="0"/>
      <w:lvlJc w:val="left"/>
    </w:lvl>
    <w:lvl w:ilvl="5">
      <w:start w:val="1"/>
      <w:numFmt w:val="decimal"/>
      <w:pStyle w:val="6"/>
      <w:lvlText w:val="%1.%2.%3.%4.%5.%6"/>
      <w:legacy w:legacy="1" w:legacySpace="144" w:legacyIndent="0"/>
      <w:lvlJc w:val="left"/>
    </w:lvl>
    <w:lvl w:ilvl="6">
      <w:start w:val="1"/>
      <w:numFmt w:val="decimal"/>
      <w:pStyle w:val="7"/>
      <w:lvlText w:val="%1.%2.%3.%4.%5.%6.%7"/>
      <w:legacy w:legacy="1" w:legacySpace="144" w:legacyIndent="0"/>
      <w:lvlJc w:val="left"/>
    </w:lvl>
    <w:lvl w:ilvl="7">
      <w:start w:val="1"/>
      <w:numFmt w:val="decimal"/>
      <w:pStyle w:val="8"/>
      <w:lvlText w:val="%1.%2.%3.%4.%5.%6.%7.%8"/>
      <w:legacy w:legacy="1" w:legacySpace="144" w:legacyIndent="0"/>
      <w:lvlJc w:val="left"/>
    </w:lvl>
    <w:lvl w:ilvl="8">
      <w:start w:val="1"/>
      <w:numFmt w:val="decimal"/>
      <w:pStyle w:val="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6B73D01"/>
    <w:multiLevelType w:val="hybridMultilevel"/>
    <w:tmpl w:val="A72CD08C"/>
    <w:lvl w:ilvl="0" w:tplc="AC0CBE22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Arial Unicode MS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10F2A7F"/>
    <w:multiLevelType w:val="multilevel"/>
    <w:tmpl w:val="2EB68AE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  <w:lang w:eastAsia="ko-KR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bullet"/>
      <w:lvlText w:val=""/>
      <w:lvlJc w:val="left"/>
      <w:pPr>
        <w:ind w:left="1984" w:hanging="708"/>
      </w:pPr>
      <w:rPr>
        <w:rFonts w:ascii="Wingdings" w:hAnsi="Wingdings" w:hint="default"/>
      </w:rPr>
    </w:lvl>
    <w:lvl w:ilvl="4">
      <w:start w:val="1"/>
      <w:numFmt w:val="bullet"/>
      <w:lvlText w:val=""/>
      <w:lvlJc w:val="left"/>
      <w:pPr>
        <w:ind w:left="2551" w:hanging="850"/>
      </w:pPr>
      <w:rPr>
        <w:rFonts w:ascii="Wingdings" w:hAnsi="Wingdings"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289F0C4C"/>
    <w:multiLevelType w:val="hybridMultilevel"/>
    <w:tmpl w:val="D0FE4AAE"/>
    <w:lvl w:ilvl="0" w:tplc="54C6BD0A">
      <w:start w:val="1"/>
      <w:numFmt w:val="decimal"/>
      <w:lvlText w:val="%1)"/>
      <w:lvlJc w:val="left"/>
      <w:pPr>
        <w:ind w:left="153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34" w:hanging="400"/>
      </w:pPr>
    </w:lvl>
    <w:lvl w:ilvl="2" w:tplc="0409001B">
      <w:start w:val="1"/>
      <w:numFmt w:val="lowerRoman"/>
      <w:lvlText w:val="%3."/>
      <w:lvlJc w:val="right"/>
      <w:pPr>
        <w:ind w:left="2334" w:hanging="400"/>
      </w:pPr>
    </w:lvl>
    <w:lvl w:ilvl="3" w:tplc="0409000F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abstractNum w:abstractNumId="4" w15:restartNumberingAfterBreak="0">
    <w:nsid w:val="29F677C5"/>
    <w:multiLevelType w:val="hybridMultilevel"/>
    <w:tmpl w:val="0B08A47C"/>
    <w:lvl w:ilvl="0" w:tplc="2EF4D58C">
      <w:numFmt w:val="bullet"/>
      <w:lvlText w:val="•"/>
      <w:lvlJc w:val="left"/>
      <w:pPr>
        <w:ind w:left="1200" w:hanging="400"/>
      </w:pPr>
      <w:rPr>
        <w:rFonts w:ascii="맑은 고딕" w:eastAsia="맑은 고딕" w:hAnsi="맑은 고딕" w:cs="Times New Roman" w:hint="eastAsia"/>
      </w:rPr>
    </w:lvl>
    <w:lvl w:ilvl="1" w:tplc="2EF4D58C">
      <w:numFmt w:val="bullet"/>
      <w:lvlText w:val="•"/>
      <w:lvlJc w:val="left"/>
      <w:pPr>
        <w:ind w:left="1600" w:hanging="400"/>
      </w:pPr>
      <w:rPr>
        <w:rFonts w:ascii="맑은 고딕" w:eastAsia="맑은 고딕" w:hAnsi="맑은 고딕" w:cs="Times New Roman" w:hint="eastAsia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5" w15:restartNumberingAfterBreak="0">
    <w:nsid w:val="2D9C6C07"/>
    <w:multiLevelType w:val="multilevel"/>
    <w:tmpl w:val="647EA126"/>
    <w:lvl w:ilvl="0">
      <w:start w:val="1"/>
      <w:numFmt w:val="decimal"/>
      <w:pStyle w:val="1depth"/>
      <w:suff w:val="space"/>
      <w:lvlText w:val="%1."/>
      <w:lvlJc w:val="left"/>
      <w:pPr>
        <w:ind w:left="992" w:hanging="992"/>
      </w:pPr>
      <w:rPr>
        <w:rFonts w:ascii="맑은 고딕" w:eastAsia="바탕" w:hAnsi="맑은 고딕" w:cs="Times New Roman" w:hint="eastAsia"/>
      </w:rPr>
    </w:lvl>
    <w:lvl w:ilvl="1">
      <w:start w:val="1"/>
      <w:numFmt w:val="decimal"/>
      <w:pStyle w:val="2depth"/>
      <w:lvlText w:val="%1.%2"/>
      <w:lvlJc w:val="left"/>
      <w:pPr>
        <w:ind w:left="1702" w:hanging="425"/>
      </w:pPr>
      <w:rPr>
        <w:rFonts w:hint="eastAsia"/>
      </w:rPr>
    </w:lvl>
    <w:lvl w:ilvl="2">
      <w:start w:val="1"/>
      <w:numFmt w:val="decimal"/>
      <w:pStyle w:val="3depth"/>
      <w:lvlText w:val="%1.%2.%3"/>
      <w:lvlJc w:val="left"/>
      <w:pPr>
        <w:ind w:left="425" w:hanging="425"/>
      </w:pPr>
      <w:rPr>
        <w:rFonts w:hint="eastAsia"/>
      </w:rPr>
    </w:lvl>
    <w:lvl w:ilvl="3">
      <w:start w:val="1"/>
      <w:numFmt w:val="bullet"/>
      <w:pStyle w:val="a"/>
      <w:lvlText w:val=""/>
      <w:lvlJc w:val="left"/>
      <w:pPr>
        <w:ind w:left="851" w:hanging="426"/>
      </w:pPr>
      <w:rPr>
        <w:rFonts w:ascii="Wingdings" w:hAnsi="Wingdings" w:hint="default"/>
      </w:rPr>
    </w:lvl>
    <w:lvl w:ilvl="4">
      <w:start w:val="1"/>
      <w:numFmt w:val="decimal"/>
      <w:pStyle w:val="10"/>
      <w:lvlText w:val="%5)"/>
      <w:lvlJc w:val="left"/>
      <w:pPr>
        <w:ind w:left="1276" w:hanging="425"/>
      </w:pPr>
      <w:rPr>
        <w:rFonts w:hint="default"/>
        <w:lang w:eastAsia="ko-KR"/>
      </w:rPr>
    </w:lvl>
    <w:lvl w:ilvl="5">
      <w:start w:val="1"/>
      <w:numFmt w:val="decimalEnclosedCircle"/>
      <w:pStyle w:val="a0"/>
      <w:lvlText w:val="%6"/>
      <w:lvlJc w:val="left"/>
      <w:pPr>
        <w:ind w:left="1701" w:hanging="425"/>
      </w:pPr>
      <w:rPr>
        <w:rFonts w:hint="default"/>
      </w:rPr>
    </w:lvl>
    <w:lvl w:ilvl="6">
      <w:start w:val="1"/>
      <w:numFmt w:val="bullet"/>
      <w:pStyle w:val="a1"/>
      <w:lvlText w:val=""/>
      <w:lvlJc w:val="left"/>
      <w:pPr>
        <w:ind w:left="2126" w:hanging="425"/>
      </w:pPr>
      <w:rPr>
        <w:rFonts w:ascii="Wingdings" w:hAnsi="Wingdings" w:hint="default"/>
      </w:rPr>
    </w:lvl>
    <w:lvl w:ilvl="7">
      <w:start w:val="1"/>
      <w:numFmt w:val="upperLetter"/>
      <w:pStyle w:val="A2"/>
      <w:lvlText w:val="%8."/>
      <w:lvlJc w:val="left"/>
      <w:pPr>
        <w:ind w:left="2552" w:hanging="426"/>
      </w:pPr>
      <w:rPr>
        <w:rFonts w:hint="eastAsia"/>
      </w:rPr>
    </w:lvl>
    <w:lvl w:ilvl="8">
      <w:start w:val="1"/>
      <w:numFmt w:val="lowerLetter"/>
      <w:lvlText w:val="%9"/>
      <w:lvlJc w:val="left"/>
      <w:pPr>
        <w:ind w:left="2977" w:hanging="425"/>
      </w:pPr>
      <w:rPr>
        <w:rFonts w:hint="eastAsia"/>
      </w:rPr>
    </w:lvl>
  </w:abstractNum>
  <w:abstractNum w:abstractNumId="6" w15:restartNumberingAfterBreak="0">
    <w:nsid w:val="32A523AC"/>
    <w:multiLevelType w:val="hybridMultilevel"/>
    <w:tmpl w:val="60087F80"/>
    <w:lvl w:ilvl="0" w:tplc="54C6BD0A">
      <w:start w:val="1"/>
      <w:numFmt w:val="decimal"/>
      <w:lvlText w:val="%1)"/>
      <w:lvlJc w:val="left"/>
      <w:pPr>
        <w:ind w:left="153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34" w:hanging="400"/>
      </w:pPr>
    </w:lvl>
    <w:lvl w:ilvl="2" w:tplc="0409001B" w:tentative="1">
      <w:start w:val="1"/>
      <w:numFmt w:val="lowerRoman"/>
      <w:lvlText w:val="%3."/>
      <w:lvlJc w:val="right"/>
      <w:pPr>
        <w:ind w:left="2334" w:hanging="400"/>
      </w:pPr>
    </w:lvl>
    <w:lvl w:ilvl="3" w:tplc="0409000F" w:tentative="1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abstractNum w:abstractNumId="7" w15:restartNumberingAfterBreak="0">
    <w:nsid w:val="336E3BED"/>
    <w:multiLevelType w:val="multilevel"/>
    <w:tmpl w:val="9A8EBC66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992" w:hanging="822"/>
      </w:pPr>
      <w:rPr>
        <w:rFonts w:hint="eastAsia"/>
        <w:lang w:eastAsia="ko-KR"/>
      </w:rPr>
    </w:lvl>
    <w:lvl w:ilvl="2">
      <w:start w:val="1"/>
      <w:numFmt w:val="decimal"/>
      <w:suff w:val="space"/>
      <w:lvlText w:val="%1.%2.%3"/>
      <w:lvlJc w:val="left"/>
      <w:pPr>
        <w:ind w:left="992" w:hanging="652"/>
      </w:pPr>
      <w:rPr>
        <w:rFonts w:hint="eastAsia"/>
        <w:sz w:val="22"/>
      </w:rPr>
    </w:lvl>
    <w:lvl w:ilvl="3">
      <w:start w:val="1"/>
      <w:numFmt w:val="bullet"/>
      <w:lvlText w:val=""/>
      <w:lvlJc w:val="left"/>
      <w:pPr>
        <w:ind w:left="1417" w:hanging="708"/>
      </w:pPr>
      <w:rPr>
        <w:rFonts w:ascii="Wingdings" w:hAnsi="Wingdings" w:hint="default"/>
      </w:rPr>
    </w:lvl>
    <w:lvl w:ilvl="4">
      <w:start w:val="1"/>
      <w:numFmt w:val="bullet"/>
      <w:lvlText w:val=""/>
      <w:lvlJc w:val="left"/>
      <w:pPr>
        <w:ind w:left="2551" w:hanging="850"/>
      </w:pPr>
      <w:rPr>
        <w:rFonts w:ascii="Wingdings" w:hAnsi="Wingdings"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8" w15:restartNumberingAfterBreak="0">
    <w:nsid w:val="37296414"/>
    <w:multiLevelType w:val="hybridMultilevel"/>
    <w:tmpl w:val="39FABB8E"/>
    <w:lvl w:ilvl="0" w:tplc="E8746EE2">
      <w:start w:val="1"/>
      <w:numFmt w:val="bullet"/>
      <w:pStyle w:val="20"/>
      <w:lvlText w:val="-"/>
      <w:lvlJc w:val="left"/>
      <w:pPr>
        <w:tabs>
          <w:tab w:val="num" w:pos="930"/>
        </w:tabs>
        <w:ind w:left="907" w:hanging="340"/>
      </w:pPr>
      <w:rPr>
        <w:rFonts w:ascii="바탕체" w:eastAsia="바탕체" w:hAnsi="바탕체" w:hint="eastAsia"/>
      </w:rPr>
    </w:lvl>
    <w:lvl w:ilvl="1" w:tplc="FFFFFFFF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373C32A3"/>
    <w:multiLevelType w:val="multilevel"/>
    <w:tmpl w:val="2EB68AE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  <w:lang w:eastAsia="ko-KR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bullet"/>
      <w:lvlText w:val=""/>
      <w:lvlJc w:val="left"/>
      <w:pPr>
        <w:ind w:left="1984" w:hanging="708"/>
      </w:pPr>
      <w:rPr>
        <w:rFonts w:ascii="Wingdings" w:hAnsi="Wingdings" w:hint="default"/>
      </w:rPr>
    </w:lvl>
    <w:lvl w:ilvl="4">
      <w:start w:val="1"/>
      <w:numFmt w:val="bullet"/>
      <w:lvlText w:val=""/>
      <w:lvlJc w:val="left"/>
      <w:pPr>
        <w:ind w:left="2551" w:hanging="850"/>
      </w:pPr>
      <w:rPr>
        <w:rFonts w:ascii="Wingdings" w:hAnsi="Wingdings"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0" w15:restartNumberingAfterBreak="0">
    <w:nsid w:val="43ED19FB"/>
    <w:multiLevelType w:val="hybridMultilevel"/>
    <w:tmpl w:val="F59CF826"/>
    <w:lvl w:ilvl="0" w:tplc="D23AA5B0"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="Arial Unicode MS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1" w15:restartNumberingAfterBreak="0">
    <w:nsid w:val="45B03BB5"/>
    <w:multiLevelType w:val="hybridMultilevel"/>
    <w:tmpl w:val="C37AB270"/>
    <w:lvl w:ilvl="0" w:tplc="04090009">
      <w:start w:val="1"/>
      <w:numFmt w:val="bullet"/>
      <w:lvlText w:val="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2" w15:restartNumberingAfterBreak="0">
    <w:nsid w:val="549F25B1"/>
    <w:multiLevelType w:val="multilevel"/>
    <w:tmpl w:val="46F0D126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992" w:hanging="822"/>
      </w:pPr>
      <w:rPr>
        <w:rFonts w:hint="eastAsia"/>
        <w:lang w:eastAsia="ko-KR"/>
      </w:rPr>
    </w:lvl>
    <w:lvl w:ilvl="2">
      <w:start w:val="1"/>
      <w:numFmt w:val="decimal"/>
      <w:suff w:val="space"/>
      <w:lvlText w:val="%1.%2.%3"/>
      <w:lvlJc w:val="left"/>
      <w:pPr>
        <w:ind w:left="992" w:hanging="652"/>
      </w:pPr>
      <w:rPr>
        <w:rFonts w:hint="eastAsia"/>
        <w:sz w:val="22"/>
      </w:rPr>
    </w:lvl>
    <w:lvl w:ilvl="3">
      <w:start w:val="1"/>
      <w:numFmt w:val="bullet"/>
      <w:pStyle w:val="a3"/>
      <w:lvlText w:val=""/>
      <w:lvlJc w:val="left"/>
      <w:pPr>
        <w:ind w:left="1134" w:hanging="425"/>
      </w:pPr>
      <w:rPr>
        <w:rFonts w:ascii="Wingdings" w:hAnsi="Wingdings" w:hint="default"/>
      </w:rPr>
    </w:lvl>
    <w:lvl w:ilvl="4">
      <w:start w:val="1"/>
      <w:numFmt w:val="bullet"/>
      <w:lvlText w:val=""/>
      <w:lvlJc w:val="left"/>
      <w:pPr>
        <w:ind w:left="2551" w:hanging="850"/>
      </w:pPr>
      <w:rPr>
        <w:rFonts w:ascii="Wingdings" w:hAnsi="Wingdings"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3" w15:restartNumberingAfterBreak="0">
    <w:nsid w:val="5B260B11"/>
    <w:multiLevelType w:val="hybridMultilevel"/>
    <w:tmpl w:val="F71211DE"/>
    <w:lvl w:ilvl="0" w:tplc="DA1E5CF2">
      <w:start w:val="1"/>
      <w:numFmt w:val="bullet"/>
      <w:pStyle w:val="a4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5E646808"/>
    <w:multiLevelType w:val="multilevel"/>
    <w:tmpl w:val="4AC28432"/>
    <w:styleLink w:val="11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hAnsi="Times New Roman" w:hint="default"/>
        <w:color w:val="auto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bullet"/>
      <w:lvlText w:val=""/>
      <w:lvlJc w:val="left"/>
      <w:pPr>
        <w:ind w:left="1984" w:hanging="708"/>
      </w:pPr>
      <w:rPr>
        <w:rFonts w:ascii="Wingdings" w:hAnsi="Wingdings" w:hint="default"/>
      </w:rPr>
    </w:lvl>
    <w:lvl w:ilvl="4">
      <w:start w:val="1"/>
      <w:numFmt w:val="bullet"/>
      <w:lvlText w:val="•"/>
      <w:lvlJc w:val="left"/>
      <w:pPr>
        <w:ind w:left="2551" w:hanging="850"/>
      </w:pPr>
      <w:rPr>
        <w:rFonts w:ascii="맑은 고딕" w:eastAsia="맑은 고딕" w:hAnsi="맑은 고딕" w:hint="eastAsia"/>
        <w:color w:val="auto"/>
      </w:r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5" w15:restartNumberingAfterBreak="0">
    <w:nsid w:val="734850D2"/>
    <w:multiLevelType w:val="hybridMultilevel"/>
    <w:tmpl w:val="F492232A"/>
    <w:lvl w:ilvl="0" w:tplc="8E749D6A">
      <w:start w:val="1"/>
      <w:numFmt w:val="bullet"/>
      <w:lvlText w:val="-"/>
      <w:lvlJc w:val="left"/>
      <w:pPr>
        <w:ind w:left="622" w:hanging="480"/>
      </w:pPr>
      <w:rPr>
        <w:rFonts w:ascii="바탕" w:eastAsia="바탕" w:hAnsi="바탕" w:cs="Times New Roman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75337738"/>
    <w:multiLevelType w:val="multilevel"/>
    <w:tmpl w:val="F09E5FA0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  <w:lang w:eastAsia="ko-KR"/>
      </w:rPr>
    </w:lvl>
    <w:lvl w:ilvl="2">
      <w:start w:val="1"/>
      <w:numFmt w:val="decimal"/>
      <w:suff w:val="space"/>
      <w:lvlText w:val="%1.%2.%3"/>
      <w:lvlJc w:val="left"/>
      <w:pPr>
        <w:ind w:left="992" w:hanging="652"/>
      </w:pPr>
      <w:rPr>
        <w:rFonts w:hint="eastAsia"/>
      </w:rPr>
    </w:lvl>
    <w:lvl w:ilvl="3">
      <w:start w:val="1"/>
      <w:numFmt w:val="bullet"/>
      <w:lvlText w:val=""/>
      <w:lvlJc w:val="left"/>
      <w:pPr>
        <w:ind w:left="1134" w:hanging="425"/>
      </w:pPr>
      <w:rPr>
        <w:rFonts w:ascii="Wingdings" w:hAnsi="Wingdings" w:hint="default"/>
      </w:rPr>
    </w:lvl>
    <w:lvl w:ilvl="4">
      <w:start w:val="1"/>
      <w:numFmt w:val="bullet"/>
      <w:lvlText w:val=""/>
      <w:lvlJc w:val="left"/>
      <w:pPr>
        <w:ind w:left="2551" w:hanging="850"/>
      </w:pPr>
      <w:rPr>
        <w:rFonts w:ascii="Wingdings" w:hAnsi="Wingdings"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  <w:num w:numId="2">
    <w:abstractNumId w:val="8"/>
  </w:num>
  <w:num w:numId="3">
    <w:abstractNumId w:val="12"/>
  </w:num>
  <w:num w:numId="4">
    <w:abstractNumId w:val="14"/>
  </w:num>
  <w:num w:numId="5">
    <w:abstractNumId w:val="5"/>
  </w:num>
  <w:num w:numId="6">
    <w:abstractNumId w:val="10"/>
  </w:num>
  <w:num w:numId="7">
    <w:abstractNumId w:val="12"/>
  </w:num>
  <w:num w:numId="8">
    <w:abstractNumId w:val="12"/>
  </w:num>
  <w:num w:numId="9">
    <w:abstractNumId w:val="12"/>
  </w:num>
  <w:num w:numId="10">
    <w:abstractNumId w:val="12"/>
  </w:num>
  <w:num w:numId="11">
    <w:abstractNumId w:val="12"/>
  </w:num>
  <w:num w:numId="12">
    <w:abstractNumId w:val="12"/>
  </w:num>
  <w:num w:numId="13">
    <w:abstractNumId w:val="12"/>
  </w:num>
  <w:num w:numId="14">
    <w:abstractNumId w:val="12"/>
  </w:num>
  <w:num w:numId="15">
    <w:abstractNumId w:val="4"/>
  </w:num>
  <w:num w:numId="16">
    <w:abstractNumId w:val="6"/>
  </w:num>
  <w:num w:numId="17">
    <w:abstractNumId w:val="3"/>
  </w:num>
  <w:num w:numId="18">
    <w:abstractNumId w:val="11"/>
  </w:num>
  <w:num w:numId="19">
    <w:abstractNumId w:val="15"/>
  </w:num>
  <w:num w:numId="2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"/>
  </w:num>
  <w:num w:numId="23">
    <w:abstractNumId w:val="16"/>
  </w:num>
  <w:num w:numId="24">
    <w:abstractNumId w:val="9"/>
  </w:num>
  <w:num w:numId="25">
    <w:abstractNumId w:val="13"/>
  </w:num>
  <w:num w:numId="2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2"/>
    <w:lvlOverride w:ilvl="0">
      <w:startOverride w:val="3"/>
    </w:lvlOverride>
    <w:lvlOverride w:ilvl="1">
      <w:startOverride w:val="2"/>
    </w:lvlOverride>
  </w:num>
  <w:num w:numId="30">
    <w:abstractNumId w:val="7"/>
  </w:num>
  <w:num w:numId="31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29F"/>
    <w:rsid w:val="0000493F"/>
    <w:rsid w:val="00006B0D"/>
    <w:rsid w:val="00011471"/>
    <w:rsid w:val="00012121"/>
    <w:rsid w:val="00012B30"/>
    <w:rsid w:val="00012C6D"/>
    <w:rsid w:val="00013FF4"/>
    <w:rsid w:val="000150C1"/>
    <w:rsid w:val="00015D19"/>
    <w:rsid w:val="000166A3"/>
    <w:rsid w:val="000202DE"/>
    <w:rsid w:val="00023A9E"/>
    <w:rsid w:val="0002702C"/>
    <w:rsid w:val="00027894"/>
    <w:rsid w:val="00032433"/>
    <w:rsid w:val="000342F5"/>
    <w:rsid w:val="00044F68"/>
    <w:rsid w:val="00045EE0"/>
    <w:rsid w:val="00047468"/>
    <w:rsid w:val="00053DFC"/>
    <w:rsid w:val="00054814"/>
    <w:rsid w:val="00054EAD"/>
    <w:rsid w:val="000564D9"/>
    <w:rsid w:val="000572AC"/>
    <w:rsid w:val="00065994"/>
    <w:rsid w:val="000678D2"/>
    <w:rsid w:val="00067BE2"/>
    <w:rsid w:val="00071E61"/>
    <w:rsid w:val="000728F5"/>
    <w:rsid w:val="00073B65"/>
    <w:rsid w:val="00077461"/>
    <w:rsid w:val="00080079"/>
    <w:rsid w:val="000842C9"/>
    <w:rsid w:val="00086796"/>
    <w:rsid w:val="00094D48"/>
    <w:rsid w:val="00095C06"/>
    <w:rsid w:val="0009647F"/>
    <w:rsid w:val="00097E9E"/>
    <w:rsid w:val="000A1FA6"/>
    <w:rsid w:val="000B0D7E"/>
    <w:rsid w:val="000B1590"/>
    <w:rsid w:val="000B21DE"/>
    <w:rsid w:val="000B2680"/>
    <w:rsid w:val="000B386F"/>
    <w:rsid w:val="000B50C2"/>
    <w:rsid w:val="000B6ACD"/>
    <w:rsid w:val="000C5192"/>
    <w:rsid w:val="000C7303"/>
    <w:rsid w:val="000C7571"/>
    <w:rsid w:val="000D0DB3"/>
    <w:rsid w:val="000D447A"/>
    <w:rsid w:val="000E1724"/>
    <w:rsid w:val="000E1E5D"/>
    <w:rsid w:val="000E2C8F"/>
    <w:rsid w:val="000E5523"/>
    <w:rsid w:val="000F0046"/>
    <w:rsid w:val="000F673E"/>
    <w:rsid w:val="000F7D34"/>
    <w:rsid w:val="001025A8"/>
    <w:rsid w:val="001027FF"/>
    <w:rsid w:val="00107DC0"/>
    <w:rsid w:val="0011067B"/>
    <w:rsid w:val="00111584"/>
    <w:rsid w:val="00111C1F"/>
    <w:rsid w:val="00120843"/>
    <w:rsid w:val="00120EF4"/>
    <w:rsid w:val="001345FF"/>
    <w:rsid w:val="001412AA"/>
    <w:rsid w:val="00142AD8"/>
    <w:rsid w:val="001452D9"/>
    <w:rsid w:val="00153F22"/>
    <w:rsid w:val="00160E17"/>
    <w:rsid w:val="00161429"/>
    <w:rsid w:val="0016157C"/>
    <w:rsid w:val="00161ED4"/>
    <w:rsid w:val="00163A82"/>
    <w:rsid w:val="00165E74"/>
    <w:rsid w:val="0017036D"/>
    <w:rsid w:val="00171367"/>
    <w:rsid w:val="00173C21"/>
    <w:rsid w:val="001746F8"/>
    <w:rsid w:val="001754B4"/>
    <w:rsid w:val="00176F3D"/>
    <w:rsid w:val="00177C4D"/>
    <w:rsid w:val="0018398D"/>
    <w:rsid w:val="00183B92"/>
    <w:rsid w:val="0018691F"/>
    <w:rsid w:val="00186B7D"/>
    <w:rsid w:val="001903AC"/>
    <w:rsid w:val="00192BEE"/>
    <w:rsid w:val="00192C3D"/>
    <w:rsid w:val="00193105"/>
    <w:rsid w:val="00194316"/>
    <w:rsid w:val="00195D44"/>
    <w:rsid w:val="001966A1"/>
    <w:rsid w:val="001A1EA4"/>
    <w:rsid w:val="001A3608"/>
    <w:rsid w:val="001A4C28"/>
    <w:rsid w:val="001A66AE"/>
    <w:rsid w:val="001A7A52"/>
    <w:rsid w:val="001B09D6"/>
    <w:rsid w:val="001B1759"/>
    <w:rsid w:val="001B293A"/>
    <w:rsid w:val="001B3F65"/>
    <w:rsid w:val="001B4EF2"/>
    <w:rsid w:val="001B71E1"/>
    <w:rsid w:val="001B7D64"/>
    <w:rsid w:val="001C0779"/>
    <w:rsid w:val="001C20C1"/>
    <w:rsid w:val="001C48AB"/>
    <w:rsid w:val="001C567C"/>
    <w:rsid w:val="001C7924"/>
    <w:rsid w:val="001D0E49"/>
    <w:rsid w:val="001D256D"/>
    <w:rsid w:val="001D4096"/>
    <w:rsid w:val="001D562A"/>
    <w:rsid w:val="001D5966"/>
    <w:rsid w:val="001E0A7C"/>
    <w:rsid w:val="001E24A9"/>
    <w:rsid w:val="001E5040"/>
    <w:rsid w:val="001E5BD4"/>
    <w:rsid w:val="001F4AB1"/>
    <w:rsid w:val="001F5EED"/>
    <w:rsid w:val="001F6592"/>
    <w:rsid w:val="00203237"/>
    <w:rsid w:val="00213E20"/>
    <w:rsid w:val="002205F9"/>
    <w:rsid w:val="00221C98"/>
    <w:rsid w:val="00224BB8"/>
    <w:rsid w:val="002311F1"/>
    <w:rsid w:val="00235B24"/>
    <w:rsid w:val="00236CD8"/>
    <w:rsid w:val="00236EA2"/>
    <w:rsid w:val="002371ED"/>
    <w:rsid w:val="002403A8"/>
    <w:rsid w:val="002411E9"/>
    <w:rsid w:val="00244A0F"/>
    <w:rsid w:val="002522FE"/>
    <w:rsid w:val="00261688"/>
    <w:rsid w:val="002640FF"/>
    <w:rsid w:val="002642B6"/>
    <w:rsid w:val="002658E3"/>
    <w:rsid w:val="00266A52"/>
    <w:rsid w:val="00273004"/>
    <w:rsid w:val="0027422B"/>
    <w:rsid w:val="002742E6"/>
    <w:rsid w:val="00274897"/>
    <w:rsid w:val="00276442"/>
    <w:rsid w:val="0028210D"/>
    <w:rsid w:val="002822C1"/>
    <w:rsid w:val="00284FEB"/>
    <w:rsid w:val="00287FF6"/>
    <w:rsid w:val="0029288B"/>
    <w:rsid w:val="00297ADA"/>
    <w:rsid w:val="002A10C9"/>
    <w:rsid w:val="002A4720"/>
    <w:rsid w:val="002B0D40"/>
    <w:rsid w:val="002B0DA3"/>
    <w:rsid w:val="002B49EF"/>
    <w:rsid w:val="002B5496"/>
    <w:rsid w:val="002B6974"/>
    <w:rsid w:val="002B6BB2"/>
    <w:rsid w:val="002B7A4C"/>
    <w:rsid w:val="002C2520"/>
    <w:rsid w:val="002D0021"/>
    <w:rsid w:val="002D0F3B"/>
    <w:rsid w:val="002D253B"/>
    <w:rsid w:val="002D2662"/>
    <w:rsid w:val="002D27F6"/>
    <w:rsid w:val="002D39B2"/>
    <w:rsid w:val="002D6770"/>
    <w:rsid w:val="002D7735"/>
    <w:rsid w:val="002D7766"/>
    <w:rsid w:val="002E126B"/>
    <w:rsid w:val="002E35EF"/>
    <w:rsid w:val="002E3844"/>
    <w:rsid w:val="002E490E"/>
    <w:rsid w:val="002E4CCD"/>
    <w:rsid w:val="002E519F"/>
    <w:rsid w:val="002E6FC2"/>
    <w:rsid w:val="002E6FFE"/>
    <w:rsid w:val="002F0992"/>
    <w:rsid w:val="002F25C8"/>
    <w:rsid w:val="00301DF6"/>
    <w:rsid w:val="003078FC"/>
    <w:rsid w:val="003117D7"/>
    <w:rsid w:val="003150B4"/>
    <w:rsid w:val="00317C89"/>
    <w:rsid w:val="003209B9"/>
    <w:rsid w:val="00321AAA"/>
    <w:rsid w:val="00321B39"/>
    <w:rsid w:val="00323992"/>
    <w:rsid w:val="00323B6A"/>
    <w:rsid w:val="00324AC3"/>
    <w:rsid w:val="00327555"/>
    <w:rsid w:val="003306E1"/>
    <w:rsid w:val="00330E17"/>
    <w:rsid w:val="00330E70"/>
    <w:rsid w:val="00333565"/>
    <w:rsid w:val="003335F7"/>
    <w:rsid w:val="003341D4"/>
    <w:rsid w:val="003346C5"/>
    <w:rsid w:val="00334A92"/>
    <w:rsid w:val="00336869"/>
    <w:rsid w:val="00336EDD"/>
    <w:rsid w:val="00341A82"/>
    <w:rsid w:val="0034531C"/>
    <w:rsid w:val="00353E3E"/>
    <w:rsid w:val="00354CA1"/>
    <w:rsid w:val="003557E1"/>
    <w:rsid w:val="00361314"/>
    <w:rsid w:val="00362418"/>
    <w:rsid w:val="00362F94"/>
    <w:rsid w:val="003646A2"/>
    <w:rsid w:val="00365B81"/>
    <w:rsid w:val="00366179"/>
    <w:rsid w:val="00370847"/>
    <w:rsid w:val="00370CD1"/>
    <w:rsid w:val="00370E3E"/>
    <w:rsid w:val="00375DB3"/>
    <w:rsid w:val="0038095A"/>
    <w:rsid w:val="0038106F"/>
    <w:rsid w:val="00391F58"/>
    <w:rsid w:val="00392130"/>
    <w:rsid w:val="00392702"/>
    <w:rsid w:val="0039312B"/>
    <w:rsid w:val="003943AD"/>
    <w:rsid w:val="0039779E"/>
    <w:rsid w:val="0039796D"/>
    <w:rsid w:val="00397D42"/>
    <w:rsid w:val="003A02CB"/>
    <w:rsid w:val="003A0B80"/>
    <w:rsid w:val="003A11BC"/>
    <w:rsid w:val="003A1880"/>
    <w:rsid w:val="003A2223"/>
    <w:rsid w:val="003A301D"/>
    <w:rsid w:val="003A44BC"/>
    <w:rsid w:val="003A5E70"/>
    <w:rsid w:val="003A5EBE"/>
    <w:rsid w:val="003A76EF"/>
    <w:rsid w:val="003B35C8"/>
    <w:rsid w:val="003B6695"/>
    <w:rsid w:val="003C25AC"/>
    <w:rsid w:val="003C2E72"/>
    <w:rsid w:val="003C6CAA"/>
    <w:rsid w:val="003C6D91"/>
    <w:rsid w:val="003D0516"/>
    <w:rsid w:val="003D619C"/>
    <w:rsid w:val="003E4682"/>
    <w:rsid w:val="003E4BDC"/>
    <w:rsid w:val="003E5A67"/>
    <w:rsid w:val="003F3A32"/>
    <w:rsid w:val="003F5550"/>
    <w:rsid w:val="003F5780"/>
    <w:rsid w:val="003F5891"/>
    <w:rsid w:val="003F5C08"/>
    <w:rsid w:val="00401B6E"/>
    <w:rsid w:val="00401D7D"/>
    <w:rsid w:val="004026AA"/>
    <w:rsid w:val="00410E7E"/>
    <w:rsid w:val="0041455F"/>
    <w:rsid w:val="00415542"/>
    <w:rsid w:val="00415EF8"/>
    <w:rsid w:val="00417981"/>
    <w:rsid w:val="0042299E"/>
    <w:rsid w:val="00427AE4"/>
    <w:rsid w:val="004334F1"/>
    <w:rsid w:val="00437BBD"/>
    <w:rsid w:val="00440BCD"/>
    <w:rsid w:val="00444178"/>
    <w:rsid w:val="00445B79"/>
    <w:rsid w:val="004460C8"/>
    <w:rsid w:val="004466ED"/>
    <w:rsid w:val="0045079C"/>
    <w:rsid w:val="00450C21"/>
    <w:rsid w:val="00451FDE"/>
    <w:rsid w:val="00453678"/>
    <w:rsid w:val="00453CBD"/>
    <w:rsid w:val="00453CF0"/>
    <w:rsid w:val="00454877"/>
    <w:rsid w:val="00457AF2"/>
    <w:rsid w:val="00461C57"/>
    <w:rsid w:val="004624ED"/>
    <w:rsid w:val="004646A0"/>
    <w:rsid w:val="00467522"/>
    <w:rsid w:val="00472AB2"/>
    <w:rsid w:val="004747BF"/>
    <w:rsid w:val="00474DEB"/>
    <w:rsid w:val="00476A2F"/>
    <w:rsid w:val="00480A8B"/>
    <w:rsid w:val="004820ED"/>
    <w:rsid w:val="004846BB"/>
    <w:rsid w:val="0048625C"/>
    <w:rsid w:val="00486FD9"/>
    <w:rsid w:val="0048770D"/>
    <w:rsid w:val="00491C2F"/>
    <w:rsid w:val="004A7BFA"/>
    <w:rsid w:val="004B15C0"/>
    <w:rsid w:val="004B18C9"/>
    <w:rsid w:val="004B1BAC"/>
    <w:rsid w:val="004B2901"/>
    <w:rsid w:val="004B5F6E"/>
    <w:rsid w:val="004B6C84"/>
    <w:rsid w:val="004B7A6F"/>
    <w:rsid w:val="004C1137"/>
    <w:rsid w:val="004C1919"/>
    <w:rsid w:val="004D2CD3"/>
    <w:rsid w:val="004D3B49"/>
    <w:rsid w:val="004D3E80"/>
    <w:rsid w:val="004E0F07"/>
    <w:rsid w:val="004E1DFF"/>
    <w:rsid w:val="004E2684"/>
    <w:rsid w:val="004E5974"/>
    <w:rsid w:val="004E5B8B"/>
    <w:rsid w:val="004E5E16"/>
    <w:rsid w:val="004F0683"/>
    <w:rsid w:val="004F213C"/>
    <w:rsid w:val="004F5A6D"/>
    <w:rsid w:val="004F7C76"/>
    <w:rsid w:val="004F7C80"/>
    <w:rsid w:val="005025E1"/>
    <w:rsid w:val="005044DE"/>
    <w:rsid w:val="00505254"/>
    <w:rsid w:val="00510746"/>
    <w:rsid w:val="00512ACC"/>
    <w:rsid w:val="005137DE"/>
    <w:rsid w:val="00514C4C"/>
    <w:rsid w:val="005202E0"/>
    <w:rsid w:val="00520389"/>
    <w:rsid w:val="00522E3E"/>
    <w:rsid w:val="005273C3"/>
    <w:rsid w:val="00533339"/>
    <w:rsid w:val="0053610E"/>
    <w:rsid w:val="0053761D"/>
    <w:rsid w:val="00540FC5"/>
    <w:rsid w:val="00545F51"/>
    <w:rsid w:val="00546A4A"/>
    <w:rsid w:val="005520D5"/>
    <w:rsid w:val="005530AD"/>
    <w:rsid w:val="00555749"/>
    <w:rsid w:val="00555FFE"/>
    <w:rsid w:val="00557ABE"/>
    <w:rsid w:val="00557BBB"/>
    <w:rsid w:val="00562B48"/>
    <w:rsid w:val="0056434B"/>
    <w:rsid w:val="00566139"/>
    <w:rsid w:val="00567232"/>
    <w:rsid w:val="00572E62"/>
    <w:rsid w:val="00580F0A"/>
    <w:rsid w:val="0058159B"/>
    <w:rsid w:val="005847AC"/>
    <w:rsid w:val="0058564B"/>
    <w:rsid w:val="00587EBD"/>
    <w:rsid w:val="005903FC"/>
    <w:rsid w:val="0059069E"/>
    <w:rsid w:val="00593E67"/>
    <w:rsid w:val="00594AD5"/>
    <w:rsid w:val="00596C19"/>
    <w:rsid w:val="005A55EE"/>
    <w:rsid w:val="005A644F"/>
    <w:rsid w:val="005A7E49"/>
    <w:rsid w:val="005B1005"/>
    <w:rsid w:val="005B2AB5"/>
    <w:rsid w:val="005B69A3"/>
    <w:rsid w:val="005B6C2F"/>
    <w:rsid w:val="005B7A09"/>
    <w:rsid w:val="005C1C56"/>
    <w:rsid w:val="005D0092"/>
    <w:rsid w:val="005D0A03"/>
    <w:rsid w:val="005D12AE"/>
    <w:rsid w:val="005D2707"/>
    <w:rsid w:val="005D3859"/>
    <w:rsid w:val="005E027A"/>
    <w:rsid w:val="005F7ADF"/>
    <w:rsid w:val="005F7AEE"/>
    <w:rsid w:val="005F7DA7"/>
    <w:rsid w:val="00606E34"/>
    <w:rsid w:val="00612892"/>
    <w:rsid w:val="006152FA"/>
    <w:rsid w:val="00616CCA"/>
    <w:rsid w:val="00617F51"/>
    <w:rsid w:val="00627283"/>
    <w:rsid w:val="00627306"/>
    <w:rsid w:val="00630BE0"/>
    <w:rsid w:val="006310E5"/>
    <w:rsid w:val="006337AD"/>
    <w:rsid w:val="00640E68"/>
    <w:rsid w:val="00642918"/>
    <w:rsid w:val="00644E4B"/>
    <w:rsid w:val="006505F1"/>
    <w:rsid w:val="0065167C"/>
    <w:rsid w:val="00651A83"/>
    <w:rsid w:val="00651D63"/>
    <w:rsid w:val="00654E70"/>
    <w:rsid w:val="00657E94"/>
    <w:rsid w:val="0066040B"/>
    <w:rsid w:val="00665DBF"/>
    <w:rsid w:val="00667A63"/>
    <w:rsid w:val="0067432B"/>
    <w:rsid w:val="0067628A"/>
    <w:rsid w:val="006766FC"/>
    <w:rsid w:val="00684DC3"/>
    <w:rsid w:val="00690BBC"/>
    <w:rsid w:val="00693B9C"/>
    <w:rsid w:val="00695E44"/>
    <w:rsid w:val="00697235"/>
    <w:rsid w:val="006972D3"/>
    <w:rsid w:val="00697C8A"/>
    <w:rsid w:val="006A0DC0"/>
    <w:rsid w:val="006A159A"/>
    <w:rsid w:val="006A1ADE"/>
    <w:rsid w:val="006A77FF"/>
    <w:rsid w:val="006B7AF0"/>
    <w:rsid w:val="006C036D"/>
    <w:rsid w:val="006C34D9"/>
    <w:rsid w:val="006C7EDE"/>
    <w:rsid w:val="006D019D"/>
    <w:rsid w:val="006D74F7"/>
    <w:rsid w:val="006D7F9A"/>
    <w:rsid w:val="006E6900"/>
    <w:rsid w:val="006F5B65"/>
    <w:rsid w:val="007034A2"/>
    <w:rsid w:val="00705859"/>
    <w:rsid w:val="00711C1E"/>
    <w:rsid w:val="00712663"/>
    <w:rsid w:val="00712D70"/>
    <w:rsid w:val="00713BD0"/>
    <w:rsid w:val="00717FF5"/>
    <w:rsid w:val="00726D71"/>
    <w:rsid w:val="0073167D"/>
    <w:rsid w:val="00737ED5"/>
    <w:rsid w:val="007415C2"/>
    <w:rsid w:val="00741FBA"/>
    <w:rsid w:val="0074216C"/>
    <w:rsid w:val="007476C5"/>
    <w:rsid w:val="00750821"/>
    <w:rsid w:val="00755425"/>
    <w:rsid w:val="00757B49"/>
    <w:rsid w:val="00760D48"/>
    <w:rsid w:val="00763CCE"/>
    <w:rsid w:val="007651D6"/>
    <w:rsid w:val="00765CC8"/>
    <w:rsid w:val="007729A5"/>
    <w:rsid w:val="0077428C"/>
    <w:rsid w:val="007745E8"/>
    <w:rsid w:val="007750BE"/>
    <w:rsid w:val="007767CF"/>
    <w:rsid w:val="00777608"/>
    <w:rsid w:val="00780C4A"/>
    <w:rsid w:val="00782C7C"/>
    <w:rsid w:val="00785331"/>
    <w:rsid w:val="00787F09"/>
    <w:rsid w:val="0079316B"/>
    <w:rsid w:val="0079392E"/>
    <w:rsid w:val="007A0DBC"/>
    <w:rsid w:val="007A0EBE"/>
    <w:rsid w:val="007A2298"/>
    <w:rsid w:val="007A26F9"/>
    <w:rsid w:val="007A2A4F"/>
    <w:rsid w:val="007B0CFF"/>
    <w:rsid w:val="007B12F0"/>
    <w:rsid w:val="007B1B33"/>
    <w:rsid w:val="007B24F9"/>
    <w:rsid w:val="007B3F56"/>
    <w:rsid w:val="007B46B2"/>
    <w:rsid w:val="007B7023"/>
    <w:rsid w:val="007C0226"/>
    <w:rsid w:val="007C3C8A"/>
    <w:rsid w:val="007D071B"/>
    <w:rsid w:val="007D393C"/>
    <w:rsid w:val="007D3FB0"/>
    <w:rsid w:val="007D5F93"/>
    <w:rsid w:val="007E05B0"/>
    <w:rsid w:val="007E571C"/>
    <w:rsid w:val="007E7226"/>
    <w:rsid w:val="007F1587"/>
    <w:rsid w:val="007F3DA0"/>
    <w:rsid w:val="007F6A01"/>
    <w:rsid w:val="007F7BC4"/>
    <w:rsid w:val="00803633"/>
    <w:rsid w:val="00804083"/>
    <w:rsid w:val="00805935"/>
    <w:rsid w:val="00815134"/>
    <w:rsid w:val="00816072"/>
    <w:rsid w:val="008163D0"/>
    <w:rsid w:val="008173BD"/>
    <w:rsid w:val="008179FE"/>
    <w:rsid w:val="00826FD4"/>
    <w:rsid w:val="0083067C"/>
    <w:rsid w:val="00831DFC"/>
    <w:rsid w:val="008325D6"/>
    <w:rsid w:val="008326CA"/>
    <w:rsid w:val="00832DA2"/>
    <w:rsid w:val="008352D7"/>
    <w:rsid w:val="008360BB"/>
    <w:rsid w:val="008371E0"/>
    <w:rsid w:val="00837F0C"/>
    <w:rsid w:val="008429D4"/>
    <w:rsid w:val="008435D0"/>
    <w:rsid w:val="0084551B"/>
    <w:rsid w:val="00853756"/>
    <w:rsid w:val="00853EBF"/>
    <w:rsid w:val="00856EB4"/>
    <w:rsid w:val="008635E3"/>
    <w:rsid w:val="0086419C"/>
    <w:rsid w:val="00865B82"/>
    <w:rsid w:val="00866CB1"/>
    <w:rsid w:val="00871667"/>
    <w:rsid w:val="00876735"/>
    <w:rsid w:val="00880357"/>
    <w:rsid w:val="00881173"/>
    <w:rsid w:val="008833A0"/>
    <w:rsid w:val="00885081"/>
    <w:rsid w:val="00886A8A"/>
    <w:rsid w:val="00886C7B"/>
    <w:rsid w:val="00887E4A"/>
    <w:rsid w:val="0089458E"/>
    <w:rsid w:val="00896FC7"/>
    <w:rsid w:val="00897BD9"/>
    <w:rsid w:val="008A2CCE"/>
    <w:rsid w:val="008A3E36"/>
    <w:rsid w:val="008A41E5"/>
    <w:rsid w:val="008A43B6"/>
    <w:rsid w:val="008A55A8"/>
    <w:rsid w:val="008B3D8B"/>
    <w:rsid w:val="008B6B11"/>
    <w:rsid w:val="008B7D31"/>
    <w:rsid w:val="008C097D"/>
    <w:rsid w:val="008C0A32"/>
    <w:rsid w:val="008D1582"/>
    <w:rsid w:val="008D1BB4"/>
    <w:rsid w:val="008D2ED8"/>
    <w:rsid w:val="008D3DA2"/>
    <w:rsid w:val="008D476B"/>
    <w:rsid w:val="008E7056"/>
    <w:rsid w:val="008E7B32"/>
    <w:rsid w:val="008F2C1C"/>
    <w:rsid w:val="008F40BC"/>
    <w:rsid w:val="008F42CC"/>
    <w:rsid w:val="008F4ECE"/>
    <w:rsid w:val="0090530A"/>
    <w:rsid w:val="009056DB"/>
    <w:rsid w:val="00911383"/>
    <w:rsid w:val="00911FD5"/>
    <w:rsid w:val="00912B2F"/>
    <w:rsid w:val="00913640"/>
    <w:rsid w:val="009162E6"/>
    <w:rsid w:val="009212B4"/>
    <w:rsid w:val="009267E4"/>
    <w:rsid w:val="00927C13"/>
    <w:rsid w:val="00930DCE"/>
    <w:rsid w:val="009322D5"/>
    <w:rsid w:val="00933E26"/>
    <w:rsid w:val="00940E66"/>
    <w:rsid w:val="0094231C"/>
    <w:rsid w:val="00944DD2"/>
    <w:rsid w:val="00944FBB"/>
    <w:rsid w:val="00945FD8"/>
    <w:rsid w:val="00947459"/>
    <w:rsid w:val="0095213A"/>
    <w:rsid w:val="0095375F"/>
    <w:rsid w:val="00954243"/>
    <w:rsid w:val="009547D4"/>
    <w:rsid w:val="0095489E"/>
    <w:rsid w:val="0095491A"/>
    <w:rsid w:val="00955C9D"/>
    <w:rsid w:val="00957B26"/>
    <w:rsid w:val="0096160A"/>
    <w:rsid w:val="00962ECD"/>
    <w:rsid w:val="009663DD"/>
    <w:rsid w:val="009665A1"/>
    <w:rsid w:val="0097044D"/>
    <w:rsid w:val="0097170C"/>
    <w:rsid w:val="00974B2A"/>
    <w:rsid w:val="009769C7"/>
    <w:rsid w:val="009804AC"/>
    <w:rsid w:val="00980902"/>
    <w:rsid w:val="009822FD"/>
    <w:rsid w:val="00983B2C"/>
    <w:rsid w:val="00985152"/>
    <w:rsid w:val="00987CF0"/>
    <w:rsid w:val="0099514A"/>
    <w:rsid w:val="009A1041"/>
    <w:rsid w:val="009A4A85"/>
    <w:rsid w:val="009A52BE"/>
    <w:rsid w:val="009A5A88"/>
    <w:rsid w:val="009A5C8A"/>
    <w:rsid w:val="009B00C8"/>
    <w:rsid w:val="009B253E"/>
    <w:rsid w:val="009B2CC9"/>
    <w:rsid w:val="009B3D8E"/>
    <w:rsid w:val="009B4ABF"/>
    <w:rsid w:val="009C03EE"/>
    <w:rsid w:val="009C0413"/>
    <w:rsid w:val="009C0CC3"/>
    <w:rsid w:val="009C4065"/>
    <w:rsid w:val="009C7D00"/>
    <w:rsid w:val="009D0D28"/>
    <w:rsid w:val="009E068C"/>
    <w:rsid w:val="009E5A24"/>
    <w:rsid w:val="009E7BBF"/>
    <w:rsid w:val="009F211F"/>
    <w:rsid w:val="009F3998"/>
    <w:rsid w:val="009F5171"/>
    <w:rsid w:val="00A003F9"/>
    <w:rsid w:val="00A00FA3"/>
    <w:rsid w:val="00A010BD"/>
    <w:rsid w:val="00A04598"/>
    <w:rsid w:val="00A06488"/>
    <w:rsid w:val="00A07717"/>
    <w:rsid w:val="00A1155F"/>
    <w:rsid w:val="00A12F6E"/>
    <w:rsid w:val="00A17E77"/>
    <w:rsid w:val="00A26E5D"/>
    <w:rsid w:val="00A3167C"/>
    <w:rsid w:val="00A32FA3"/>
    <w:rsid w:val="00A331DE"/>
    <w:rsid w:val="00A33961"/>
    <w:rsid w:val="00A34FCD"/>
    <w:rsid w:val="00A40F6B"/>
    <w:rsid w:val="00A463D5"/>
    <w:rsid w:val="00A571F1"/>
    <w:rsid w:val="00A61D00"/>
    <w:rsid w:val="00A64C1E"/>
    <w:rsid w:val="00A64C4A"/>
    <w:rsid w:val="00A748A8"/>
    <w:rsid w:val="00A74DE5"/>
    <w:rsid w:val="00A76896"/>
    <w:rsid w:val="00A814A7"/>
    <w:rsid w:val="00A832A4"/>
    <w:rsid w:val="00A870DF"/>
    <w:rsid w:val="00A94BBB"/>
    <w:rsid w:val="00A9526C"/>
    <w:rsid w:val="00AA0C4A"/>
    <w:rsid w:val="00AA3609"/>
    <w:rsid w:val="00AA4559"/>
    <w:rsid w:val="00AA530B"/>
    <w:rsid w:val="00AB00D7"/>
    <w:rsid w:val="00AB1168"/>
    <w:rsid w:val="00AB2B84"/>
    <w:rsid w:val="00AB3592"/>
    <w:rsid w:val="00AB45C2"/>
    <w:rsid w:val="00AC3467"/>
    <w:rsid w:val="00AC3FD2"/>
    <w:rsid w:val="00AC7556"/>
    <w:rsid w:val="00AD1F93"/>
    <w:rsid w:val="00AE2D8B"/>
    <w:rsid w:val="00AE46D8"/>
    <w:rsid w:val="00AE70D7"/>
    <w:rsid w:val="00AF0680"/>
    <w:rsid w:val="00AF0B3F"/>
    <w:rsid w:val="00AF3668"/>
    <w:rsid w:val="00AF45BA"/>
    <w:rsid w:val="00AF4CEF"/>
    <w:rsid w:val="00AF4FBA"/>
    <w:rsid w:val="00AF58CD"/>
    <w:rsid w:val="00B045DB"/>
    <w:rsid w:val="00B06FA8"/>
    <w:rsid w:val="00B10063"/>
    <w:rsid w:val="00B1018D"/>
    <w:rsid w:val="00B10489"/>
    <w:rsid w:val="00B10E17"/>
    <w:rsid w:val="00B13316"/>
    <w:rsid w:val="00B159AE"/>
    <w:rsid w:val="00B17779"/>
    <w:rsid w:val="00B25A58"/>
    <w:rsid w:val="00B332BD"/>
    <w:rsid w:val="00B335A1"/>
    <w:rsid w:val="00B338C1"/>
    <w:rsid w:val="00B34B37"/>
    <w:rsid w:val="00B37C3F"/>
    <w:rsid w:val="00B446F3"/>
    <w:rsid w:val="00B45928"/>
    <w:rsid w:val="00B46802"/>
    <w:rsid w:val="00B47F04"/>
    <w:rsid w:val="00B55E86"/>
    <w:rsid w:val="00B56710"/>
    <w:rsid w:val="00B61510"/>
    <w:rsid w:val="00B61560"/>
    <w:rsid w:val="00B620F1"/>
    <w:rsid w:val="00B65111"/>
    <w:rsid w:val="00B65428"/>
    <w:rsid w:val="00B66EC8"/>
    <w:rsid w:val="00B7168D"/>
    <w:rsid w:val="00B71886"/>
    <w:rsid w:val="00B7406C"/>
    <w:rsid w:val="00B7616F"/>
    <w:rsid w:val="00B76B9B"/>
    <w:rsid w:val="00B76D5B"/>
    <w:rsid w:val="00B81F8F"/>
    <w:rsid w:val="00B8505D"/>
    <w:rsid w:val="00B90149"/>
    <w:rsid w:val="00B90E40"/>
    <w:rsid w:val="00B92714"/>
    <w:rsid w:val="00B93199"/>
    <w:rsid w:val="00B94F38"/>
    <w:rsid w:val="00B95968"/>
    <w:rsid w:val="00B972FE"/>
    <w:rsid w:val="00B973B5"/>
    <w:rsid w:val="00B97DEE"/>
    <w:rsid w:val="00BA0658"/>
    <w:rsid w:val="00BA6C30"/>
    <w:rsid w:val="00BB09FD"/>
    <w:rsid w:val="00BB229F"/>
    <w:rsid w:val="00BB5A40"/>
    <w:rsid w:val="00BB75A2"/>
    <w:rsid w:val="00BC007C"/>
    <w:rsid w:val="00BC174D"/>
    <w:rsid w:val="00BC2746"/>
    <w:rsid w:val="00BC6AC5"/>
    <w:rsid w:val="00BC7E62"/>
    <w:rsid w:val="00BD00C0"/>
    <w:rsid w:val="00BD016A"/>
    <w:rsid w:val="00BD01AD"/>
    <w:rsid w:val="00BD3DE1"/>
    <w:rsid w:val="00BD6E2D"/>
    <w:rsid w:val="00BD7D8A"/>
    <w:rsid w:val="00BE050B"/>
    <w:rsid w:val="00BE2084"/>
    <w:rsid w:val="00BE38D7"/>
    <w:rsid w:val="00C018F5"/>
    <w:rsid w:val="00C019B6"/>
    <w:rsid w:val="00C0200C"/>
    <w:rsid w:val="00C04F0C"/>
    <w:rsid w:val="00C05930"/>
    <w:rsid w:val="00C06780"/>
    <w:rsid w:val="00C1191A"/>
    <w:rsid w:val="00C1402A"/>
    <w:rsid w:val="00C1560E"/>
    <w:rsid w:val="00C22639"/>
    <w:rsid w:val="00C2704D"/>
    <w:rsid w:val="00C27B4C"/>
    <w:rsid w:val="00C309C1"/>
    <w:rsid w:val="00C32449"/>
    <w:rsid w:val="00C328E4"/>
    <w:rsid w:val="00C32CA6"/>
    <w:rsid w:val="00C32FA2"/>
    <w:rsid w:val="00C35651"/>
    <w:rsid w:val="00C37BDB"/>
    <w:rsid w:val="00C52B7F"/>
    <w:rsid w:val="00C52DD7"/>
    <w:rsid w:val="00C54316"/>
    <w:rsid w:val="00C54E2E"/>
    <w:rsid w:val="00C56C4D"/>
    <w:rsid w:val="00C611B8"/>
    <w:rsid w:val="00C6385D"/>
    <w:rsid w:val="00C643EA"/>
    <w:rsid w:val="00C722E5"/>
    <w:rsid w:val="00C7328F"/>
    <w:rsid w:val="00C752D5"/>
    <w:rsid w:val="00C7573B"/>
    <w:rsid w:val="00C761FB"/>
    <w:rsid w:val="00C80A7F"/>
    <w:rsid w:val="00C8113A"/>
    <w:rsid w:val="00C82CB6"/>
    <w:rsid w:val="00C832D9"/>
    <w:rsid w:val="00C864E9"/>
    <w:rsid w:val="00C87753"/>
    <w:rsid w:val="00C95602"/>
    <w:rsid w:val="00C96377"/>
    <w:rsid w:val="00C96A38"/>
    <w:rsid w:val="00CA074A"/>
    <w:rsid w:val="00CA5786"/>
    <w:rsid w:val="00CA5E45"/>
    <w:rsid w:val="00CB0779"/>
    <w:rsid w:val="00CB0A05"/>
    <w:rsid w:val="00CB167A"/>
    <w:rsid w:val="00CB30F1"/>
    <w:rsid w:val="00CB32A9"/>
    <w:rsid w:val="00CB453D"/>
    <w:rsid w:val="00CB542F"/>
    <w:rsid w:val="00CB5B96"/>
    <w:rsid w:val="00CB5C54"/>
    <w:rsid w:val="00CC16C8"/>
    <w:rsid w:val="00CC1ED1"/>
    <w:rsid w:val="00CC3052"/>
    <w:rsid w:val="00CC47BB"/>
    <w:rsid w:val="00CC4AE4"/>
    <w:rsid w:val="00CC6ECC"/>
    <w:rsid w:val="00CC7BDA"/>
    <w:rsid w:val="00CD016B"/>
    <w:rsid w:val="00CD1FE5"/>
    <w:rsid w:val="00CD326E"/>
    <w:rsid w:val="00CE1DFE"/>
    <w:rsid w:val="00CE222B"/>
    <w:rsid w:val="00CE253F"/>
    <w:rsid w:val="00CE3B09"/>
    <w:rsid w:val="00CE3E9A"/>
    <w:rsid w:val="00CE44BC"/>
    <w:rsid w:val="00CE5C7D"/>
    <w:rsid w:val="00CE7B75"/>
    <w:rsid w:val="00CF42DE"/>
    <w:rsid w:val="00CF4C8C"/>
    <w:rsid w:val="00CF7C73"/>
    <w:rsid w:val="00D02EA3"/>
    <w:rsid w:val="00D03344"/>
    <w:rsid w:val="00D03D3B"/>
    <w:rsid w:val="00D05444"/>
    <w:rsid w:val="00D11053"/>
    <w:rsid w:val="00D14D86"/>
    <w:rsid w:val="00D15B34"/>
    <w:rsid w:val="00D163F5"/>
    <w:rsid w:val="00D206CD"/>
    <w:rsid w:val="00D21119"/>
    <w:rsid w:val="00D30A69"/>
    <w:rsid w:val="00D3159E"/>
    <w:rsid w:val="00D33D99"/>
    <w:rsid w:val="00D40DF9"/>
    <w:rsid w:val="00D42231"/>
    <w:rsid w:val="00D4452E"/>
    <w:rsid w:val="00D4457C"/>
    <w:rsid w:val="00D44C82"/>
    <w:rsid w:val="00D46BFE"/>
    <w:rsid w:val="00D51136"/>
    <w:rsid w:val="00D520B6"/>
    <w:rsid w:val="00D52205"/>
    <w:rsid w:val="00D557EC"/>
    <w:rsid w:val="00D60FC0"/>
    <w:rsid w:val="00D61CB8"/>
    <w:rsid w:val="00D64D14"/>
    <w:rsid w:val="00D75BC0"/>
    <w:rsid w:val="00D77366"/>
    <w:rsid w:val="00D7796A"/>
    <w:rsid w:val="00D8039D"/>
    <w:rsid w:val="00D80AA1"/>
    <w:rsid w:val="00D84803"/>
    <w:rsid w:val="00D871DC"/>
    <w:rsid w:val="00D91E11"/>
    <w:rsid w:val="00D92328"/>
    <w:rsid w:val="00D941E7"/>
    <w:rsid w:val="00D96449"/>
    <w:rsid w:val="00D9697A"/>
    <w:rsid w:val="00DA0485"/>
    <w:rsid w:val="00DA1109"/>
    <w:rsid w:val="00DA19E8"/>
    <w:rsid w:val="00DA58AA"/>
    <w:rsid w:val="00DA7276"/>
    <w:rsid w:val="00DB0D4A"/>
    <w:rsid w:val="00DB0F9F"/>
    <w:rsid w:val="00DB3A67"/>
    <w:rsid w:val="00DB567D"/>
    <w:rsid w:val="00DB6059"/>
    <w:rsid w:val="00DB7C06"/>
    <w:rsid w:val="00DC04BD"/>
    <w:rsid w:val="00DC6265"/>
    <w:rsid w:val="00DC7C71"/>
    <w:rsid w:val="00DD0CEC"/>
    <w:rsid w:val="00DD3C9E"/>
    <w:rsid w:val="00DD58BB"/>
    <w:rsid w:val="00DD5F2A"/>
    <w:rsid w:val="00DE659F"/>
    <w:rsid w:val="00DF66A3"/>
    <w:rsid w:val="00E00BAC"/>
    <w:rsid w:val="00E02E50"/>
    <w:rsid w:val="00E0349F"/>
    <w:rsid w:val="00E06EAD"/>
    <w:rsid w:val="00E11019"/>
    <w:rsid w:val="00E11C4D"/>
    <w:rsid w:val="00E13653"/>
    <w:rsid w:val="00E148C8"/>
    <w:rsid w:val="00E164B4"/>
    <w:rsid w:val="00E176A5"/>
    <w:rsid w:val="00E17701"/>
    <w:rsid w:val="00E20CF0"/>
    <w:rsid w:val="00E24C23"/>
    <w:rsid w:val="00E3080B"/>
    <w:rsid w:val="00E35722"/>
    <w:rsid w:val="00E4085A"/>
    <w:rsid w:val="00E40989"/>
    <w:rsid w:val="00E41F3E"/>
    <w:rsid w:val="00E43E11"/>
    <w:rsid w:val="00E44547"/>
    <w:rsid w:val="00E45107"/>
    <w:rsid w:val="00E453A7"/>
    <w:rsid w:val="00E46E79"/>
    <w:rsid w:val="00E47228"/>
    <w:rsid w:val="00E501E0"/>
    <w:rsid w:val="00E5144D"/>
    <w:rsid w:val="00E56B50"/>
    <w:rsid w:val="00E609AC"/>
    <w:rsid w:val="00E60F01"/>
    <w:rsid w:val="00E672E9"/>
    <w:rsid w:val="00E72223"/>
    <w:rsid w:val="00E763C1"/>
    <w:rsid w:val="00E7763E"/>
    <w:rsid w:val="00E824F6"/>
    <w:rsid w:val="00E83FAC"/>
    <w:rsid w:val="00E90305"/>
    <w:rsid w:val="00E90DAC"/>
    <w:rsid w:val="00E91D71"/>
    <w:rsid w:val="00E92C1D"/>
    <w:rsid w:val="00E95773"/>
    <w:rsid w:val="00EA101E"/>
    <w:rsid w:val="00EA59C2"/>
    <w:rsid w:val="00EA6FA3"/>
    <w:rsid w:val="00EB00A4"/>
    <w:rsid w:val="00EB6854"/>
    <w:rsid w:val="00EB6D41"/>
    <w:rsid w:val="00EC02CA"/>
    <w:rsid w:val="00EC10D8"/>
    <w:rsid w:val="00EC14CC"/>
    <w:rsid w:val="00EC26A8"/>
    <w:rsid w:val="00EC42DD"/>
    <w:rsid w:val="00ED24E5"/>
    <w:rsid w:val="00ED28C9"/>
    <w:rsid w:val="00ED28CB"/>
    <w:rsid w:val="00ED59E2"/>
    <w:rsid w:val="00EE3FF6"/>
    <w:rsid w:val="00EE76C5"/>
    <w:rsid w:val="00EF0DC0"/>
    <w:rsid w:val="00EF0FC1"/>
    <w:rsid w:val="00EF0FD4"/>
    <w:rsid w:val="00EF1ACE"/>
    <w:rsid w:val="00EF682E"/>
    <w:rsid w:val="00EF6C24"/>
    <w:rsid w:val="00EF7ADF"/>
    <w:rsid w:val="00F01960"/>
    <w:rsid w:val="00F03CD8"/>
    <w:rsid w:val="00F04410"/>
    <w:rsid w:val="00F04502"/>
    <w:rsid w:val="00F06F4F"/>
    <w:rsid w:val="00F07E36"/>
    <w:rsid w:val="00F10200"/>
    <w:rsid w:val="00F14C8D"/>
    <w:rsid w:val="00F171AC"/>
    <w:rsid w:val="00F20834"/>
    <w:rsid w:val="00F213A1"/>
    <w:rsid w:val="00F23A30"/>
    <w:rsid w:val="00F23ED2"/>
    <w:rsid w:val="00F25B82"/>
    <w:rsid w:val="00F323BD"/>
    <w:rsid w:val="00F34ACF"/>
    <w:rsid w:val="00F379BF"/>
    <w:rsid w:val="00F37A04"/>
    <w:rsid w:val="00F42159"/>
    <w:rsid w:val="00F4243A"/>
    <w:rsid w:val="00F4307A"/>
    <w:rsid w:val="00F4335D"/>
    <w:rsid w:val="00F509E0"/>
    <w:rsid w:val="00F50BC6"/>
    <w:rsid w:val="00F648C8"/>
    <w:rsid w:val="00F6559C"/>
    <w:rsid w:val="00F65D91"/>
    <w:rsid w:val="00F70F54"/>
    <w:rsid w:val="00F72736"/>
    <w:rsid w:val="00F73643"/>
    <w:rsid w:val="00F73C2D"/>
    <w:rsid w:val="00F81CD5"/>
    <w:rsid w:val="00F82C1E"/>
    <w:rsid w:val="00F8399C"/>
    <w:rsid w:val="00F84FDA"/>
    <w:rsid w:val="00F850E7"/>
    <w:rsid w:val="00F86446"/>
    <w:rsid w:val="00F865C7"/>
    <w:rsid w:val="00F86952"/>
    <w:rsid w:val="00F86B7A"/>
    <w:rsid w:val="00F93E34"/>
    <w:rsid w:val="00F96244"/>
    <w:rsid w:val="00FA096A"/>
    <w:rsid w:val="00FA2123"/>
    <w:rsid w:val="00FA4FE1"/>
    <w:rsid w:val="00FA58DA"/>
    <w:rsid w:val="00FA7BA3"/>
    <w:rsid w:val="00FB2226"/>
    <w:rsid w:val="00FB7F5F"/>
    <w:rsid w:val="00FC1F45"/>
    <w:rsid w:val="00FC50ED"/>
    <w:rsid w:val="00FC7F8B"/>
    <w:rsid w:val="00FD1784"/>
    <w:rsid w:val="00FD4B50"/>
    <w:rsid w:val="00FD7A0A"/>
    <w:rsid w:val="00FE1264"/>
    <w:rsid w:val="00FE1882"/>
    <w:rsid w:val="00FE1D6E"/>
    <w:rsid w:val="00FE229B"/>
    <w:rsid w:val="00FE4C77"/>
    <w:rsid w:val="00FE59A4"/>
    <w:rsid w:val="00FF06E4"/>
    <w:rsid w:val="00FF3DB9"/>
    <w:rsid w:val="00FF5DD2"/>
    <w:rsid w:val="00FF7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."/>
  <w:listSeparator w:val=","/>
  <w14:docId w14:val="1DF2516D"/>
  <w15:docId w15:val="{25ACD512-6AEA-4C69-8C1E-041BFC317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맑은 고딕" w:eastAsia="맑은 고딕" w:hAnsi="맑은 고딕" w:cs="Arial Unicode MS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5">
    <w:name w:val="Normal"/>
    <w:qFormat/>
    <w:rsid w:val="00AD1F93"/>
    <w:pPr>
      <w:widowControl w:val="0"/>
      <w:spacing w:line="240" w:lineRule="atLeast"/>
      <w:jc w:val="both"/>
    </w:pPr>
  </w:style>
  <w:style w:type="paragraph" w:styleId="1">
    <w:name w:val="heading 1"/>
    <w:aliases w:val="l1,level 1 heading"/>
    <w:basedOn w:val="a5"/>
    <w:next w:val="a5"/>
    <w:link w:val="1Char"/>
    <w:qFormat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2">
    <w:name w:val="heading 2"/>
    <w:basedOn w:val="1"/>
    <w:next w:val="a5"/>
    <w:link w:val="2Char"/>
    <w:qFormat/>
    <w:pPr>
      <w:numPr>
        <w:ilvl w:val="1"/>
      </w:numPr>
      <w:outlineLvl w:val="1"/>
    </w:pPr>
    <w:rPr>
      <w:sz w:val="20"/>
    </w:rPr>
  </w:style>
  <w:style w:type="paragraph" w:styleId="3">
    <w:name w:val="heading 3"/>
    <w:basedOn w:val="1"/>
    <w:next w:val="a5"/>
    <w:link w:val="3Char"/>
    <w:qFormat/>
    <w:pPr>
      <w:numPr>
        <w:ilvl w:val="2"/>
      </w:numPr>
      <w:outlineLvl w:val="2"/>
    </w:pPr>
    <w:rPr>
      <w:b w:val="0"/>
      <w:i/>
      <w:sz w:val="20"/>
    </w:rPr>
  </w:style>
  <w:style w:type="paragraph" w:styleId="4">
    <w:name w:val="heading 4"/>
    <w:basedOn w:val="1"/>
    <w:next w:val="a5"/>
    <w:qFormat/>
    <w:pPr>
      <w:numPr>
        <w:ilvl w:val="3"/>
      </w:numPr>
      <w:outlineLvl w:val="3"/>
    </w:pPr>
    <w:rPr>
      <w:b w:val="0"/>
      <w:sz w:val="20"/>
    </w:rPr>
  </w:style>
  <w:style w:type="paragraph" w:styleId="5">
    <w:name w:val="heading 5"/>
    <w:basedOn w:val="a5"/>
    <w:next w:val="a5"/>
    <w:qFormat/>
    <w:pPr>
      <w:numPr>
        <w:ilvl w:val="4"/>
        <w:numId w:val="1"/>
      </w:numPr>
      <w:spacing w:before="240" w:after="60"/>
      <w:outlineLvl w:val="4"/>
    </w:pPr>
  </w:style>
  <w:style w:type="paragraph" w:styleId="6">
    <w:name w:val="heading 6"/>
    <w:basedOn w:val="a5"/>
    <w:next w:val="a5"/>
    <w:qFormat/>
    <w:pPr>
      <w:numPr>
        <w:ilvl w:val="5"/>
        <w:numId w:val="1"/>
      </w:numPr>
      <w:spacing w:before="240" w:after="60"/>
      <w:outlineLvl w:val="5"/>
    </w:pPr>
    <w:rPr>
      <w:i/>
    </w:rPr>
  </w:style>
  <w:style w:type="paragraph" w:styleId="7">
    <w:name w:val="heading 7"/>
    <w:basedOn w:val="a5"/>
    <w:next w:val="a5"/>
    <w:qFormat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5"/>
    <w:next w:val="a5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9">
    <w:name w:val="heading 9"/>
    <w:basedOn w:val="a5"/>
    <w:next w:val="a5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styleId="a9">
    <w:name w:val="Table Grid"/>
    <w:basedOn w:val="a7"/>
    <w:rsid w:val="008179FE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Title"/>
    <w:basedOn w:val="a5"/>
    <w:next w:val="a5"/>
    <w:link w:val="Char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12">
    <w:name w:val="toc 1"/>
    <w:basedOn w:val="a5"/>
    <w:next w:val="a5"/>
    <w:uiPriority w:val="39"/>
    <w:pPr>
      <w:spacing w:before="120" w:after="120"/>
      <w:jc w:val="left"/>
    </w:pPr>
    <w:rPr>
      <w:b/>
      <w:bCs/>
      <w:caps/>
    </w:rPr>
  </w:style>
  <w:style w:type="paragraph" w:styleId="30">
    <w:name w:val="toc 3"/>
    <w:basedOn w:val="a5"/>
    <w:next w:val="a5"/>
    <w:uiPriority w:val="39"/>
    <w:pPr>
      <w:ind w:left="400"/>
      <w:jc w:val="left"/>
    </w:pPr>
    <w:rPr>
      <w:i/>
      <w:iCs/>
    </w:rPr>
  </w:style>
  <w:style w:type="paragraph" w:styleId="ab">
    <w:name w:val="header"/>
    <w:basedOn w:val="a5"/>
    <w:link w:val="Char0"/>
    <w:pPr>
      <w:tabs>
        <w:tab w:val="center" w:pos="4320"/>
        <w:tab w:val="right" w:pos="8640"/>
      </w:tabs>
    </w:pPr>
  </w:style>
  <w:style w:type="paragraph" w:styleId="ac">
    <w:name w:val="footer"/>
    <w:basedOn w:val="a5"/>
    <w:link w:val="Char1"/>
    <w:uiPriority w:val="99"/>
    <w:pPr>
      <w:tabs>
        <w:tab w:val="center" w:pos="4320"/>
        <w:tab w:val="right" w:pos="8640"/>
      </w:tabs>
    </w:pPr>
  </w:style>
  <w:style w:type="character" w:styleId="ad">
    <w:name w:val="page number"/>
    <w:basedOn w:val="a6"/>
  </w:style>
  <w:style w:type="paragraph" w:customStyle="1" w:styleId="TOC1">
    <w:name w:val="TOC 제목1"/>
    <w:basedOn w:val="1"/>
    <w:next w:val="a5"/>
    <w:pPr>
      <w:keepLines/>
      <w:widowControl/>
      <w:numPr>
        <w:numId w:val="0"/>
      </w:numPr>
      <w:overflowPunct w:val="0"/>
      <w:autoSpaceDE w:val="0"/>
      <w:autoSpaceDN w:val="0"/>
      <w:adjustRightInd w:val="0"/>
      <w:spacing w:before="240" w:after="240" w:line="240" w:lineRule="auto"/>
      <w:ind w:left="720" w:hanging="720"/>
      <w:jc w:val="center"/>
      <w:outlineLvl w:val="9"/>
    </w:pPr>
    <w:rPr>
      <w:rFonts w:eastAsia="굴림체"/>
      <w:kern w:val="28"/>
      <w:sz w:val="32"/>
    </w:rPr>
  </w:style>
  <w:style w:type="paragraph" w:styleId="21">
    <w:name w:val="toc 2"/>
    <w:basedOn w:val="a5"/>
    <w:next w:val="a5"/>
    <w:autoRedefine/>
    <w:uiPriority w:val="39"/>
    <w:pPr>
      <w:ind w:left="200"/>
      <w:jc w:val="left"/>
    </w:pPr>
    <w:rPr>
      <w:smallCaps/>
    </w:rPr>
  </w:style>
  <w:style w:type="paragraph" w:styleId="ae">
    <w:name w:val="Body Text"/>
    <w:basedOn w:val="a5"/>
    <w:pPr>
      <w:spacing w:after="120" w:line="240" w:lineRule="auto"/>
      <w:ind w:left="1080"/>
    </w:pPr>
  </w:style>
  <w:style w:type="paragraph" w:customStyle="1" w:styleId="ClassDocumentation">
    <w:name w:val="Class Documentation"/>
    <w:basedOn w:val="a5"/>
    <w:pPr>
      <w:spacing w:line="240" w:lineRule="auto"/>
      <w:ind w:left="1440"/>
    </w:pPr>
    <w:rPr>
      <w:kern w:val="28"/>
    </w:rPr>
  </w:style>
  <w:style w:type="character" w:styleId="af">
    <w:name w:val="annotation reference"/>
    <w:rPr>
      <w:color w:val="FF00FF"/>
      <w:sz w:val="16"/>
    </w:rPr>
  </w:style>
  <w:style w:type="paragraph" w:styleId="af0">
    <w:name w:val="annotation text"/>
    <w:basedOn w:val="a5"/>
    <w:link w:val="Char10"/>
    <w:pPr>
      <w:keepLines/>
      <w:tabs>
        <w:tab w:val="left" w:pos="187"/>
      </w:tabs>
      <w:spacing w:after="120" w:line="220" w:lineRule="exact"/>
      <w:ind w:left="187" w:hanging="187"/>
    </w:pPr>
    <w:rPr>
      <w:sz w:val="18"/>
    </w:rPr>
  </w:style>
  <w:style w:type="paragraph" w:customStyle="1" w:styleId="Tabletext">
    <w:name w:val="Tabletext"/>
    <w:basedOn w:val="a5"/>
    <w:pPr>
      <w:keepLines/>
      <w:autoSpaceDE w:val="0"/>
      <w:autoSpaceDN w:val="0"/>
      <w:spacing w:after="120"/>
    </w:pPr>
  </w:style>
  <w:style w:type="character" w:customStyle="1" w:styleId="CharChar4">
    <w:name w:val="Char Char4"/>
    <w:rPr>
      <w:rFonts w:ascii="Tahoma" w:eastAsia="돋움" w:hAnsi="Tahoma"/>
      <w:lang w:val="en-US" w:eastAsia="en-US" w:bidi="ar-SA"/>
    </w:rPr>
  </w:style>
  <w:style w:type="paragraph" w:styleId="af1">
    <w:name w:val="Balloon Text"/>
    <w:basedOn w:val="a5"/>
    <w:link w:val="Char2"/>
    <w:rPr>
      <w:rFonts w:ascii="Arial" w:hAnsi="Arial"/>
      <w:sz w:val="18"/>
      <w:szCs w:val="18"/>
    </w:rPr>
  </w:style>
  <w:style w:type="paragraph" w:styleId="af2">
    <w:name w:val="caption"/>
    <w:basedOn w:val="a5"/>
    <w:next w:val="a5"/>
    <w:qFormat/>
    <w:pPr>
      <w:spacing w:before="120" w:after="240"/>
      <w:jc w:val="left"/>
    </w:pPr>
    <w:rPr>
      <w:rFonts w:ascii="Times New Roman" w:eastAsia="바탕" w:hAnsi="Times New Roman"/>
      <w:b/>
      <w:bCs/>
    </w:rPr>
  </w:style>
  <w:style w:type="paragraph" w:styleId="40">
    <w:name w:val="toc 4"/>
    <w:basedOn w:val="a5"/>
    <w:next w:val="a5"/>
    <w:autoRedefine/>
    <w:uiPriority w:val="39"/>
    <w:rsid w:val="006A0DC0"/>
    <w:pPr>
      <w:ind w:left="600"/>
      <w:jc w:val="left"/>
    </w:pPr>
    <w:rPr>
      <w:sz w:val="18"/>
      <w:szCs w:val="18"/>
    </w:rPr>
  </w:style>
  <w:style w:type="paragraph" w:styleId="50">
    <w:name w:val="toc 5"/>
    <w:basedOn w:val="a5"/>
    <w:next w:val="a5"/>
    <w:autoRedefine/>
    <w:uiPriority w:val="39"/>
    <w:rsid w:val="006A0DC0"/>
    <w:pPr>
      <w:ind w:left="800"/>
      <w:jc w:val="left"/>
    </w:pPr>
    <w:rPr>
      <w:sz w:val="18"/>
      <w:szCs w:val="18"/>
    </w:rPr>
  </w:style>
  <w:style w:type="paragraph" w:styleId="60">
    <w:name w:val="toc 6"/>
    <w:basedOn w:val="a5"/>
    <w:next w:val="a5"/>
    <w:autoRedefine/>
    <w:uiPriority w:val="39"/>
    <w:rsid w:val="006A0DC0"/>
    <w:pPr>
      <w:ind w:left="1000"/>
      <w:jc w:val="left"/>
    </w:pPr>
    <w:rPr>
      <w:sz w:val="18"/>
      <w:szCs w:val="18"/>
    </w:rPr>
  </w:style>
  <w:style w:type="paragraph" w:styleId="70">
    <w:name w:val="toc 7"/>
    <w:basedOn w:val="a5"/>
    <w:next w:val="a5"/>
    <w:autoRedefine/>
    <w:uiPriority w:val="39"/>
    <w:rsid w:val="006A0DC0"/>
    <w:pPr>
      <w:ind w:left="1200"/>
      <w:jc w:val="left"/>
    </w:pPr>
    <w:rPr>
      <w:sz w:val="18"/>
      <w:szCs w:val="18"/>
    </w:rPr>
  </w:style>
  <w:style w:type="paragraph" w:styleId="80">
    <w:name w:val="toc 8"/>
    <w:basedOn w:val="a5"/>
    <w:next w:val="a5"/>
    <w:autoRedefine/>
    <w:uiPriority w:val="39"/>
    <w:rsid w:val="006A0DC0"/>
    <w:pPr>
      <w:ind w:left="1400"/>
      <w:jc w:val="left"/>
    </w:pPr>
    <w:rPr>
      <w:sz w:val="18"/>
      <w:szCs w:val="18"/>
    </w:rPr>
  </w:style>
  <w:style w:type="paragraph" w:styleId="90">
    <w:name w:val="toc 9"/>
    <w:basedOn w:val="a5"/>
    <w:next w:val="a5"/>
    <w:autoRedefine/>
    <w:uiPriority w:val="39"/>
    <w:rsid w:val="006A0DC0"/>
    <w:pPr>
      <w:ind w:left="1600"/>
      <w:jc w:val="left"/>
    </w:pPr>
    <w:rPr>
      <w:sz w:val="18"/>
      <w:szCs w:val="18"/>
    </w:rPr>
  </w:style>
  <w:style w:type="paragraph" w:styleId="af3">
    <w:name w:val="Normal (Web)"/>
    <w:basedOn w:val="a5"/>
    <w:uiPriority w:val="99"/>
    <w:unhideWhenUsed/>
    <w:rsid w:val="00A463D5"/>
    <w:pPr>
      <w:widowControl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paragraph" w:styleId="af4">
    <w:name w:val="List Paragraph"/>
    <w:basedOn w:val="a5"/>
    <w:link w:val="Char3"/>
    <w:uiPriority w:val="34"/>
    <w:qFormat/>
    <w:rsid w:val="00321AAA"/>
    <w:pPr>
      <w:ind w:leftChars="400" w:left="800"/>
    </w:pPr>
  </w:style>
  <w:style w:type="paragraph" w:styleId="TOC">
    <w:name w:val="TOC Heading"/>
    <w:basedOn w:val="1"/>
    <w:next w:val="a5"/>
    <w:uiPriority w:val="39"/>
    <w:semiHidden/>
    <w:unhideWhenUsed/>
    <w:qFormat/>
    <w:rsid w:val="0097170C"/>
    <w:pPr>
      <w:numPr>
        <w:numId w:val="0"/>
      </w:numPr>
      <w:spacing w:before="0" w:after="0"/>
      <w:outlineLvl w:val="9"/>
    </w:pPr>
    <w:rPr>
      <w:rFonts w:asciiTheme="majorHAnsi" w:eastAsiaTheme="majorEastAsia" w:hAnsiTheme="majorHAnsi" w:cstheme="majorBidi"/>
      <w:b w:val="0"/>
      <w:sz w:val="28"/>
      <w:szCs w:val="28"/>
    </w:rPr>
  </w:style>
  <w:style w:type="paragraph" w:customStyle="1" w:styleId="af5">
    <w:name w:val="바탕글"/>
    <w:rsid w:val="0097170C"/>
    <w:pPr>
      <w:widowControl w:val="0"/>
      <w:wordWrap w:val="0"/>
      <w:autoSpaceDE w:val="0"/>
      <w:autoSpaceDN w:val="0"/>
      <w:adjustRightInd w:val="0"/>
      <w:jc w:val="both"/>
      <w:textAlignment w:val="baseline"/>
    </w:pPr>
    <w:rPr>
      <w:rFonts w:ascii="바탕체" w:eastAsia="바탕체" w:hAnsi="Times New Roman" w:cs="Times New Roman"/>
      <w:color w:val="000000"/>
    </w:rPr>
  </w:style>
  <w:style w:type="character" w:customStyle="1" w:styleId="2Char">
    <w:name w:val="제목 2 Char"/>
    <w:basedOn w:val="a6"/>
    <w:link w:val="2"/>
    <w:rsid w:val="0097170C"/>
    <w:rPr>
      <w:rFonts w:ascii="Arial" w:hAnsi="Arial"/>
      <w:b/>
    </w:rPr>
  </w:style>
  <w:style w:type="character" w:styleId="af6">
    <w:name w:val="Hyperlink"/>
    <w:basedOn w:val="a6"/>
    <w:uiPriority w:val="99"/>
    <w:rsid w:val="0097170C"/>
    <w:rPr>
      <w:color w:val="0000FF"/>
      <w:u w:val="single"/>
    </w:rPr>
  </w:style>
  <w:style w:type="paragraph" w:customStyle="1" w:styleId="RFP">
    <w:name w:val="RFP본문"/>
    <w:basedOn w:val="ac"/>
    <w:rsid w:val="0097170C"/>
    <w:pPr>
      <w:tabs>
        <w:tab w:val="clear" w:pos="4320"/>
        <w:tab w:val="clear" w:pos="8640"/>
      </w:tabs>
      <w:wordWrap w:val="0"/>
      <w:autoSpaceDE w:val="0"/>
      <w:autoSpaceDN w:val="0"/>
      <w:spacing w:line="240" w:lineRule="auto"/>
      <w:ind w:leftChars="337" w:left="540"/>
      <w:jc w:val="left"/>
    </w:pPr>
    <w:rPr>
      <w:rFonts w:ascii="Arial" w:eastAsia="굴림체" w:hAnsi="Arial" w:cs="Arial"/>
      <w:snapToGrid w:val="0"/>
      <w:kern w:val="2"/>
      <w:sz w:val="22"/>
      <w:szCs w:val="24"/>
    </w:rPr>
  </w:style>
  <w:style w:type="numbering" w:customStyle="1" w:styleId="11">
    <w:name w:val="스타일1"/>
    <w:uiPriority w:val="99"/>
    <w:rsid w:val="0097170C"/>
    <w:pPr>
      <w:numPr>
        <w:numId w:val="4"/>
      </w:numPr>
    </w:pPr>
  </w:style>
  <w:style w:type="paragraph" w:styleId="af7">
    <w:name w:val="Document Map"/>
    <w:basedOn w:val="a5"/>
    <w:link w:val="Char4"/>
    <w:rsid w:val="0097170C"/>
    <w:pPr>
      <w:shd w:val="clear" w:color="auto" w:fill="000080"/>
      <w:wordWrap w:val="0"/>
      <w:autoSpaceDE w:val="0"/>
      <w:autoSpaceDN w:val="0"/>
      <w:spacing w:line="240" w:lineRule="auto"/>
    </w:pPr>
    <w:rPr>
      <w:rFonts w:ascii="Arial" w:eastAsia="돋움" w:hAnsi="Arial" w:cs="Times New Roman"/>
      <w:kern w:val="2"/>
      <w:szCs w:val="24"/>
    </w:rPr>
  </w:style>
  <w:style w:type="character" w:customStyle="1" w:styleId="Char4">
    <w:name w:val="문서 구조 Char"/>
    <w:basedOn w:val="a6"/>
    <w:link w:val="af7"/>
    <w:rsid w:val="0097170C"/>
    <w:rPr>
      <w:rFonts w:ascii="Arial" w:eastAsia="돋움" w:hAnsi="Arial" w:cs="Times New Roman"/>
      <w:kern w:val="2"/>
      <w:szCs w:val="24"/>
      <w:shd w:val="clear" w:color="auto" w:fill="000080"/>
    </w:rPr>
  </w:style>
  <w:style w:type="paragraph" w:customStyle="1" w:styleId="13">
    <w:name w:val="본문1"/>
    <w:basedOn w:val="ae"/>
    <w:autoRedefine/>
    <w:rsid w:val="0097170C"/>
    <w:pPr>
      <w:tabs>
        <w:tab w:val="num" w:pos="800"/>
      </w:tabs>
      <w:autoSpaceDE w:val="0"/>
      <w:autoSpaceDN w:val="0"/>
      <w:spacing w:after="20"/>
      <w:ind w:left="800" w:hanging="400"/>
    </w:pPr>
    <w:rPr>
      <w:rFonts w:ascii="바탕체" w:eastAsia="바탕체" w:hAnsi="바탕체" w:cs="Arial"/>
      <w:color w:val="000000"/>
      <w:kern w:val="2"/>
      <w:sz w:val="22"/>
      <w:szCs w:val="22"/>
    </w:rPr>
  </w:style>
  <w:style w:type="paragraph" w:customStyle="1" w:styleId="20">
    <w:name w:val="본문2"/>
    <w:basedOn w:val="13"/>
    <w:autoRedefine/>
    <w:rsid w:val="0097170C"/>
    <w:pPr>
      <w:numPr>
        <w:numId w:val="2"/>
      </w:numPr>
      <w:spacing w:before="60" w:after="60"/>
      <w:jc w:val="left"/>
    </w:pPr>
    <w:rPr>
      <w:rFonts w:asciiTheme="minorHAnsi" w:eastAsiaTheme="minorHAnsi" w:hAnsiTheme="minorHAnsi"/>
      <w:sz w:val="20"/>
      <w:szCs w:val="20"/>
    </w:rPr>
  </w:style>
  <w:style w:type="paragraph" w:styleId="af8">
    <w:name w:val="Date"/>
    <w:basedOn w:val="a5"/>
    <w:next w:val="a5"/>
    <w:link w:val="Char5"/>
    <w:rsid w:val="0097170C"/>
    <w:pPr>
      <w:wordWrap w:val="0"/>
      <w:autoSpaceDE w:val="0"/>
      <w:autoSpaceDN w:val="0"/>
      <w:spacing w:line="240" w:lineRule="auto"/>
    </w:pPr>
    <w:rPr>
      <w:rFonts w:ascii="바탕" w:eastAsia="Calibri" w:hAnsi="Times New Roman" w:cs="Times New Roman"/>
      <w:kern w:val="2"/>
      <w:szCs w:val="24"/>
    </w:rPr>
  </w:style>
  <w:style w:type="character" w:customStyle="1" w:styleId="Char5">
    <w:name w:val="날짜 Char"/>
    <w:basedOn w:val="a6"/>
    <w:link w:val="af8"/>
    <w:rsid w:val="0097170C"/>
    <w:rPr>
      <w:rFonts w:ascii="바탕" w:eastAsia="Calibri" w:hAnsi="Times New Roman" w:cs="Times New Roman"/>
      <w:kern w:val="2"/>
      <w:szCs w:val="24"/>
    </w:rPr>
  </w:style>
  <w:style w:type="character" w:customStyle="1" w:styleId="Char2">
    <w:name w:val="풍선 도움말 텍스트 Char"/>
    <w:basedOn w:val="a6"/>
    <w:link w:val="af1"/>
    <w:rsid w:val="0097170C"/>
    <w:rPr>
      <w:rFonts w:ascii="Arial" w:hAnsi="Arial"/>
      <w:sz w:val="18"/>
      <w:szCs w:val="18"/>
    </w:rPr>
  </w:style>
  <w:style w:type="character" w:customStyle="1" w:styleId="Char6">
    <w:name w:val="메모 텍스트 Char"/>
    <w:basedOn w:val="a6"/>
    <w:rsid w:val="0097170C"/>
    <w:rPr>
      <w:rFonts w:ascii="바탕"/>
      <w:kern w:val="2"/>
      <w:szCs w:val="24"/>
    </w:rPr>
  </w:style>
  <w:style w:type="paragraph" w:styleId="af9">
    <w:name w:val="Normal Indent"/>
    <w:basedOn w:val="a5"/>
    <w:rsid w:val="0097170C"/>
    <w:pPr>
      <w:wordWrap w:val="0"/>
      <w:snapToGrid w:val="0"/>
      <w:spacing w:line="320" w:lineRule="exact"/>
      <w:ind w:left="851"/>
      <w:jc w:val="left"/>
    </w:pPr>
    <w:rPr>
      <w:rFonts w:ascii="Century Gothic" w:eastAsia="돋움" w:hAnsi="Century Gothic" w:cs="Times New Roman"/>
      <w:kern w:val="2"/>
    </w:rPr>
  </w:style>
  <w:style w:type="paragraph" w:styleId="afa">
    <w:name w:val="annotation subject"/>
    <w:basedOn w:val="af0"/>
    <w:next w:val="af0"/>
    <w:link w:val="Char7"/>
    <w:rsid w:val="0097170C"/>
    <w:pPr>
      <w:keepLines w:val="0"/>
      <w:tabs>
        <w:tab w:val="clear" w:pos="187"/>
      </w:tabs>
      <w:wordWrap w:val="0"/>
      <w:autoSpaceDE w:val="0"/>
      <w:autoSpaceDN w:val="0"/>
      <w:spacing w:after="0" w:line="240" w:lineRule="auto"/>
      <w:ind w:left="0" w:firstLine="0"/>
      <w:jc w:val="left"/>
    </w:pPr>
    <w:rPr>
      <w:rFonts w:ascii="바탕" w:eastAsia="Calibri" w:hAnsi="Times New Roman" w:cs="Times New Roman"/>
      <w:b/>
      <w:bCs/>
      <w:kern w:val="2"/>
      <w:sz w:val="20"/>
      <w:szCs w:val="24"/>
    </w:rPr>
  </w:style>
  <w:style w:type="character" w:customStyle="1" w:styleId="Char10">
    <w:name w:val="메모 텍스트 Char1"/>
    <w:basedOn w:val="a6"/>
    <w:link w:val="af0"/>
    <w:rsid w:val="0097170C"/>
    <w:rPr>
      <w:sz w:val="18"/>
    </w:rPr>
  </w:style>
  <w:style w:type="character" w:customStyle="1" w:styleId="Char7">
    <w:name w:val="메모 주제 Char"/>
    <w:basedOn w:val="Char10"/>
    <w:link w:val="afa"/>
    <w:rsid w:val="0097170C"/>
    <w:rPr>
      <w:rFonts w:ascii="바탕" w:eastAsia="Calibri" w:hAnsi="Times New Roman" w:cs="Times New Roman"/>
      <w:b/>
      <w:bCs/>
      <w:kern w:val="2"/>
      <w:sz w:val="18"/>
      <w:szCs w:val="24"/>
    </w:rPr>
  </w:style>
  <w:style w:type="paragraph" w:styleId="afb">
    <w:name w:val="Subtitle"/>
    <w:basedOn w:val="a5"/>
    <w:next w:val="a5"/>
    <w:link w:val="Char8"/>
    <w:qFormat/>
    <w:rsid w:val="0097170C"/>
    <w:pPr>
      <w:wordWrap w:val="0"/>
      <w:autoSpaceDE w:val="0"/>
      <w:autoSpaceDN w:val="0"/>
      <w:spacing w:after="60" w:line="240" w:lineRule="auto"/>
      <w:jc w:val="center"/>
      <w:outlineLvl w:val="1"/>
    </w:pPr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Char8">
    <w:name w:val="부제 Char"/>
    <w:basedOn w:val="a6"/>
    <w:link w:val="afb"/>
    <w:rsid w:val="0097170C"/>
    <w:rPr>
      <w:rFonts w:asciiTheme="majorHAnsi" w:eastAsiaTheme="majorEastAsia" w:hAnsiTheme="majorHAnsi" w:cstheme="majorBidi"/>
      <w:kern w:val="2"/>
      <w:sz w:val="24"/>
      <w:szCs w:val="24"/>
    </w:rPr>
  </w:style>
  <w:style w:type="paragraph" w:customStyle="1" w:styleId="Normal1">
    <w:name w:val="Normal1"/>
    <w:basedOn w:val="a5"/>
    <w:rsid w:val="0097170C"/>
    <w:pPr>
      <w:keepNext/>
      <w:widowControl/>
      <w:spacing w:line="240" w:lineRule="auto"/>
      <w:jc w:val="left"/>
    </w:pPr>
    <w:rPr>
      <w:rFonts w:ascii="Book Antiqua" w:eastAsia="Times New Roman" w:hAnsi="Book Antiqua" w:cs="Times New Roman"/>
      <w:lang w:eastAsia="en-US"/>
    </w:rPr>
  </w:style>
  <w:style w:type="paragraph" w:customStyle="1" w:styleId="afc">
    <w:name w:val="스타일"/>
    <w:rsid w:val="0097170C"/>
    <w:pPr>
      <w:widowControl w:val="0"/>
      <w:tabs>
        <w:tab w:val="left" w:pos="807"/>
        <w:tab w:val="left" w:pos="1602"/>
        <w:tab w:val="left" w:pos="2396"/>
        <w:tab w:val="left" w:pos="3200"/>
        <w:tab w:val="left" w:pos="3852"/>
        <w:tab w:val="left" w:pos="4572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800" w:hanging="300"/>
      <w:jc w:val="both"/>
    </w:pPr>
    <w:rPr>
      <w:rFonts w:ascii="바탕체" w:eastAsia="바탕체" w:hAnsi="Times New Roman" w:cs="Times New Roman"/>
      <w:color w:val="000000"/>
      <w:sz w:val="24"/>
      <w:szCs w:val="24"/>
    </w:rPr>
  </w:style>
  <w:style w:type="paragraph" w:customStyle="1" w:styleId="ABLOCKPARA">
    <w:name w:val="A BLOCK PARA"/>
    <w:basedOn w:val="a5"/>
    <w:rsid w:val="0097170C"/>
    <w:pPr>
      <w:widowControl/>
      <w:spacing w:line="240" w:lineRule="auto"/>
      <w:jc w:val="left"/>
    </w:pPr>
    <w:rPr>
      <w:rFonts w:ascii="Book Antiqua" w:eastAsia="Calibri" w:hAnsi="Book Antiqua" w:cs="Times New Roman"/>
      <w:sz w:val="22"/>
    </w:rPr>
  </w:style>
  <w:style w:type="character" w:styleId="afd">
    <w:name w:val="Book Title"/>
    <w:aliases w:val="박스(1단계)"/>
    <w:basedOn w:val="a6"/>
    <w:uiPriority w:val="33"/>
    <w:qFormat/>
    <w:rsid w:val="0097170C"/>
    <w:rPr>
      <w:rFonts w:eastAsiaTheme="minorEastAsia"/>
      <w:bCs/>
      <w:smallCaps/>
      <w:spacing w:val="5"/>
      <w:sz w:val="20"/>
    </w:rPr>
  </w:style>
  <w:style w:type="character" w:customStyle="1" w:styleId="3Char">
    <w:name w:val="제목 3 Char"/>
    <w:basedOn w:val="a6"/>
    <w:link w:val="3"/>
    <w:rsid w:val="0097170C"/>
    <w:rPr>
      <w:rFonts w:ascii="Arial" w:hAnsi="Arial"/>
      <w:i/>
    </w:rPr>
  </w:style>
  <w:style w:type="character" w:customStyle="1" w:styleId="1Char">
    <w:name w:val="제목 1 Char"/>
    <w:aliases w:val="l1 Char,level 1 heading Char"/>
    <w:basedOn w:val="a6"/>
    <w:link w:val="1"/>
    <w:rsid w:val="0097170C"/>
    <w:rPr>
      <w:rFonts w:ascii="Arial" w:hAnsi="Arial"/>
      <w:b/>
      <w:sz w:val="24"/>
    </w:rPr>
  </w:style>
  <w:style w:type="character" w:customStyle="1" w:styleId="Char">
    <w:name w:val="제목 Char"/>
    <w:basedOn w:val="a6"/>
    <w:link w:val="aa"/>
    <w:rsid w:val="0097170C"/>
    <w:rPr>
      <w:rFonts w:ascii="Arial" w:hAnsi="Arial"/>
      <w:b/>
      <w:sz w:val="36"/>
    </w:rPr>
  </w:style>
  <w:style w:type="paragraph" w:customStyle="1" w:styleId="-1">
    <w:name w:val="제목-1"/>
    <w:basedOn w:val="af4"/>
    <w:autoRedefine/>
    <w:qFormat/>
    <w:rsid w:val="00097E9E"/>
    <w:pPr>
      <w:wordWrap w:val="0"/>
      <w:autoSpaceDE w:val="0"/>
      <w:autoSpaceDN w:val="0"/>
      <w:spacing w:line="240" w:lineRule="auto"/>
      <w:ind w:leftChars="0" w:left="425" w:hanging="425"/>
      <w:outlineLvl w:val="0"/>
    </w:pPr>
    <w:rPr>
      <w:rFonts w:cs="Times New Roman"/>
      <w:b/>
      <w:kern w:val="2"/>
      <w:sz w:val="28"/>
      <w:szCs w:val="24"/>
    </w:rPr>
  </w:style>
  <w:style w:type="paragraph" w:customStyle="1" w:styleId="-2">
    <w:name w:val="제목-2"/>
    <w:basedOn w:val="af4"/>
    <w:qFormat/>
    <w:rsid w:val="0097170C"/>
    <w:pPr>
      <w:wordWrap w:val="0"/>
      <w:autoSpaceDE w:val="0"/>
      <w:autoSpaceDN w:val="0"/>
      <w:spacing w:line="240" w:lineRule="auto"/>
      <w:ind w:leftChars="0" w:left="0"/>
      <w:outlineLvl w:val="1"/>
    </w:pPr>
    <w:rPr>
      <w:rFonts w:cs="Times New Roman"/>
      <w:b/>
      <w:kern w:val="2"/>
      <w:sz w:val="24"/>
      <w:szCs w:val="24"/>
    </w:rPr>
  </w:style>
  <w:style w:type="paragraph" w:customStyle="1" w:styleId="-3">
    <w:name w:val="제목-3"/>
    <w:basedOn w:val="af4"/>
    <w:link w:val="-3Char"/>
    <w:qFormat/>
    <w:rsid w:val="0097170C"/>
    <w:pPr>
      <w:wordWrap w:val="0"/>
      <w:autoSpaceDE w:val="0"/>
      <w:autoSpaceDN w:val="0"/>
      <w:spacing w:line="240" w:lineRule="auto"/>
      <w:ind w:leftChars="0" w:left="0"/>
      <w:outlineLvl w:val="2"/>
    </w:pPr>
    <w:rPr>
      <w:rFonts w:cs="Times New Roman"/>
      <w:b/>
      <w:sz w:val="22"/>
    </w:rPr>
  </w:style>
  <w:style w:type="paragraph" w:customStyle="1" w:styleId="a3">
    <w:name w:val="닷컴본문"/>
    <w:basedOn w:val="-3"/>
    <w:link w:val="Char9"/>
    <w:autoRedefine/>
    <w:qFormat/>
    <w:rsid w:val="00C864E9"/>
    <w:pPr>
      <w:numPr>
        <w:ilvl w:val="3"/>
        <w:numId w:val="3"/>
      </w:numPr>
      <w:ind w:hanging="397"/>
      <w:outlineLvl w:val="9"/>
    </w:pPr>
    <w:rPr>
      <w:rFonts w:asciiTheme="minorEastAsia" w:eastAsiaTheme="minorEastAsia" w:hAnsiTheme="minorEastAsia" w:cs="Calibri"/>
      <w:b w:val="0"/>
    </w:rPr>
  </w:style>
  <w:style w:type="paragraph" w:customStyle="1" w:styleId="-10">
    <w:name w:val="닷컴제목-1"/>
    <w:basedOn w:val="-1"/>
    <w:qFormat/>
    <w:rsid w:val="0097170C"/>
  </w:style>
  <w:style w:type="paragraph" w:customStyle="1" w:styleId="-20">
    <w:name w:val="닷컴제목-2"/>
    <w:basedOn w:val="-2"/>
    <w:qFormat/>
    <w:rsid w:val="0097170C"/>
    <w:pPr>
      <w:ind w:leftChars="100" w:left="600" w:rightChars="100" w:right="100"/>
      <w:jc w:val="left"/>
    </w:pPr>
  </w:style>
  <w:style w:type="paragraph" w:customStyle="1" w:styleId="-30">
    <w:name w:val="닷컴제목-3"/>
    <w:basedOn w:val="-3"/>
    <w:qFormat/>
    <w:rsid w:val="0097170C"/>
  </w:style>
  <w:style w:type="paragraph" w:customStyle="1" w:styleId="22">
    <w:name w:val="스타일2"/>
    <w:basedOn w:val="a3"/>
    <w:link w:val="2Char0"/>
    <w:qFormat/>
    <w:rsid w:val="0097170C"/>
    <w:pPr>
      <w:ind w:rightChars="100" w:right="100"/>
    </w:pPr>
  </w:style>
  <w:style w:type="character" w:customStyle="1" w:styleId="Char3">
    <w:name w:val="목록 단락 Char"/>
    <w:basedOn w:val="a6"/>
    <w:link w:val="af4"/>
    <w:uiPriority w:val="34"/>
    <w:rsid w:val="0097170C"/>
  </w:style>
  <w:style w:type="character" w:customStyle="1" w:styleId="-3Char">
    <w:name w:val="제목-3 Char"/>
    <w:basedOn w:val="Char3"/>
    <w:link w:val="-3"/>
    <w:rsid w:val="0097170C"/>
    <w:rPr>
      <w:rFonts w:cs="Times New Roman"/>
      <w:b/>
      <w:sz w:val="22"/>
    </w:rPr>
  </w:style>
  <w:style w:type="character" w:customStyle="1" w:styleId="Char9">
    <w:name w:val="닷컴본문 Char"/>
    <w:basedOn w:val="-3Char"/>
    <w:link w:val="a3"/>
    <w:rsid w:val="00C864E9"/>
    <w:rPr>
      <w:rFonts w:asciiTheme="minorEastAsia" w:eastAsiaTheme="minorEastAsia" w:hAnsiTheme="minorEastAsia" w:cs="Calibri"/>
      <w:b w:val="0"/>
      <w:sz w:val="22"/>
    </w:rPr>
  </w:style>
  <w:style w:type="character" w:customStyle="1" w:styleId="2Char0">
    <w:name w:val="스타일2 Char"/>
    <w:basedOn w:val="Char9"/>
    <w:link w:val="22"/>
    <w:rsid w:val="0097170C"/>
    <w:rPr>
      <w:rFonts w:ascii="Calibri" w:eastAsiaTheme="minorEastAsia" w:hAnsi="Calibri" w:cs="Calibri"/>
      <w:b w:val="0"/>
      <w:sz w:val="22"/>
    </w:rPr>
  </w:style>
  <w:style w:type="character" w:customStyle="1" w:styleId="Char1">
    <w:name w:val="바닥글 Char"/>
    <w:basedOn w:val="a6"/>
    <w:link w:val="ac"/>
    <w:uiPriority w:val="99"/>
    <w:rsid w:val="0097170C"/>
  </w:style>
  <w:style w:type="character" w:customStyle="1" w:styleId="Char0">
    <w:name w:val="머리글 Char"/>
    <w:basedOn w:val="a6"/>
    <w:link w:val="ab"/>
    <w:rsid w:val="0097170C"/>
  </w:style>
  <w:style w:type="character" w:customStyle="1" w:styleId="1Char0">
    <w:name w:val="스타일1 Char"/>
    <w:basedOn w:val="Char3"/>
    <w:rsid w:val="0097170C"/>
    <w:rPr>
      <w:rFonts w:asciiTheme="minorEastAsia" w:eastAsiaTheme="minorEastAsia" w:hAnsiTheme="minorEastAsia"/>
    </w:rPr>
  </w:style>
  <w:style w:type="paragraph" w:customStyle="1" w:styleId="14">
    <w:name w:val="글머리1"/>
    <w:basedOn w:val="ae"/>
    <w:link w:val="1Char1"/>
    <w:qFormat/>
    <w:rsid w:val="0097170C"/>
    <w:pPr>
      <w:widowControl/>
      <w:spacing w:after="0"/>
      <w:ind w:left="1200" w:hanging="400"/>
      <w:jc w:val="left"/>
    </w:pPr>
    <w:rPr>
      <w:rFonts w:cs="Arial"/>
      <w:kern w:val="2"/>
      <w:szCs w:val="24"/>
    </w:rPr>
  </w:style>
  <w:style w:type="character" w:customStyle="1" w:styleId="1Char1">
    <w:name w:val="글머리1 Char"/>
    <w:basedOn w:val="Char3"/>
    <w:link w:val="14"/>
    <w:rsid w:val="0097170C"/>
    <w:rPr>
      <w:rFonts w:cs="Arial"/>
      <w:kern w:val="2"/>
      <w:szCs w:val="24"/>
    </w:rPr>
  </w:style>
  <w:style w:type="paragraph" w:customStyle="1" w:styleId="1depth">
    <w:name w:val="1depth"/>
    <w:basedOn w:val="af4"/>
    <w:qFormat/>
    <w:rsid w:val="00213E20"/>
    <w:pPr>
      <w:numPr>
        <w:numId w:val="5"/>
      </w:numPr>
      <w:wordWrap w:val="0"/>
      <w:autoSpaceDE w:val="0"/>
      <w:autoSpaceDN w:val="0"/>
      <w:spacing w:line="276" w:lineRule="auto"/>
      <w:ind w:leftChars="0" w:left="0"/>
      <w:jc w:val="left"/>
      <w:outlineLvl w:val="0"/>
    </w:pPr>
    <w:rPr>
      <w:rFonts w:cs="Times New Roman"/>
      <w:b/>
      <w:spacing w:val="-16"/>
      <w:kern w:val="2"/>
      <w:sz w:val="32"/>
      <w:szCs w:val="32"/>
    </w:rPr>
  </w:style>
  <w:style w:type="paragraph" w:customStyle="1" w:styleId="2depth">
    <w:name w:val="2depth"/>
    <w:basedOn w:val="af4"/>
    <w:qFormat/>
    <w:rsid w:val="00213E20"/>
    <w:pPr>
      <w:numPr>
        <w:ilvl w:val="1"/>
        <w:numId w:val="5"/>
      </w:numPr>
      <w:wordWrap w:val="0"/>
      <w:autoSpaceDE w:val="0"/>
      <w:autoSpaceDN w:val="0"/>
      <w:spacing w:before="240" w:line="276" w:lineRule="auto"/>
      <w:ind w:leftChars="0" w:left="0"/>
      <w:jc w:val="left"/>
      <w:outlineLvl w:val="1"/>
    </w:pPr>
    <w:rPr>
      <w:rFonts w:cs="Times New Roman"/>
      <w:b/>
      <w:spacing w:val="-16"/>
      <w:kern w:val="2"/>
      <w:sz w:val="28"/>
      <w:szCs w:val="28"/>
    </w:rPr>
  </w:style>
  <w:style w:type="paragraph" w:customStyle="1" w:styleId="3depth">
    <w:name w:val="3depth"/>
    <w:basedOn w:val="af4"/>
    <w:qFormat/>
    <w:rsid w:val="00213E20"/>
    <w:pPr>
      <w:numPr>
        <w:ilvl w:val="2"/>
        <w:numId w:val="5"/>
      </w:numPr>
      <w:wordWrap w:val="0"/>
      <w:autoSpaceDE w:val="0"/>
      <w:autoSpaceDN w:val="0"/>
      <w:spacing w:before="240" w:line="276" w:lineRule="auto"/>
      <w:ind w:leftChars="0" w:left="0"/>
      <w:jc w:val="left"/>
      <w:outlineLvl w:val="2"/>
    </w:pPr>
    <w:rPr>
      <w:rFonts w:cs="Times New Roman"/>
      <w:b/>
      <w:spacing w:val="-16"/>
      <w:kern w:val="2"/>
      <w:sz w:val="26"/>
      <w:szCs w:val="26"/>
    </w:rPr>
  </w:style>
  <w:style w:type="paragraph" w:customStyle="1" w:styleId="a">
    <w:name w:val="네모야"/>
    <w:basedOn w:val="af4"/>
    <w:link w:val="Chara"/>
    <w:qFormat/>
    <w:rsid w:val="00213E20"/>
    <w:pPr>
      <w:numPr>
        <w:ilvl w:val="3"/>
        <w:numId w:val="5"/>
      </w:numPr>
      <w:wordWrap w:val="0"/>
      <w:autoSpaceDE w:val="0"/>
      <w:autoSpaceDN w:val="0"/>
      <w:spacing w:line="276" w:lineRule="auto"/>
      <w:ind w:leftChars="0" w:left="0"/>
      <w:jc w:val="left"/>
    </w:pPr>
    <w:rPr>
      <w:rFonts w:cs="Times New Roman"/>
      <w:b/>
      <w:spacing w:val="-16"/>
      <w:kern w:val="2"/>
      <w:sz w:val="22"/>
      <w:szCs w:val="22"/>
    </w:rPr>
  </w:style>
  <w:style w:type="character" w:customStyle="1" w:styleId="Chara">
    <w:name w:val="네모야 Char"/>
    <w:link w:val="a"/>
    <w:rsid w:val="00213E20"/>
    <w:rPr>
      <w:rFonts w:cs="Times New Roman"/>
      <w:b/>
      <w:spacing w:val="-16"/>
      <w:kern w:val="2"/>
      <w:sz w:val="22"/>
      <w:szCs w:val="22"/>
    </w:rPr>
  </w:style>
  <w:style w:type="paragraph" w:customStyle="1" w:styleId="a1">
    <w:name w:val="쩜쩜"/>
    <w:basedOn w:val="a5"/>
    <w:qFormat/>
    <w:rsid w:val="00213E20"/>
    <w:pPr>
      <w:numPr>
        <w:ilvl w:val="6"/>
        <w:numId w:val="5"/>
      </w:numPr>
      <w:wordWrap w:val="0"/>
      <w:autoSpaceDE w:val="0"/>
      <w:autoSpaceDN w:val="0"/>
      <w:spacing w:line="276" w:lineRule="auto"/>
      <w:jc w:val="left"/>
    </w:pPr>
    <w:rPr>
      <w:rFonts w:cs="Times New Roman"/>
      <w:spacing w:val="-16"/>
      <w:kern w:val="2"/>
      <w:sz w:val="21"/>
      <w:szCs w:val="21"/>
    </w:rPr>
  </w:style>
  <w:style w:type="paragraph" w:customStyle="1" w:styleId="A2">
    <w:name w:val="A"/>
    <w:basedOn w:val="a1"/>
    <w:qFormat/>
    <w:rsid w:val="00213E20"/>
    <w:pPr>
      <w:numPr>
        <w:ilvl w:val="7"/>
      </w:numPr>
    </w:pPr>
    <w:rPr>
      <w:sz w:val="20"/>
    </w:rPr>
  </w:style>
  <w:style w:type="paragraph" w:customStyle="1" w:styleId="a0">
    <w:name w:val="동그르르"/>
    <w:basedOn w:val="af4"/>
    <w:qFormat/>
    <w:rsid w:val="00213E20"/>
    <w:pPr>
      <w:numPr>
        <w:ilvl w:val="5"/>
        <w:numId w:val="5"/>
      </w:numPr>
      <w:wordWrap w:val="0"/>
      <w:autoSpaceDE w:val="0"/>
      <w:autoSpaceDN w:val="0"/>
      <w:spacing w:line="276" w:lineRule="auto"/>
      <w:ind w:leftChars="0" w:left="0"/>
      <w:jc w:val="left"/>
    </w:pPr>
    <w:rPr>
      <w:rFonts w:cs="Times New Roman"/>
      <w:spacing w:val="-16"/>
      <w:kern w:val="2"/>
      <w:sz w:val="21"/>
      <w:szCs w:val="22"/>
    </w:rPr>
  </w:style>
  <w:style w:type="paragraph" w:customStyle="1" w:styleId="10">
    <w:name w:val="1)괄호"/>
    <w:basedOn w:val="a5"/>
    <w:link w:val="1Char2"/>
    <w:qFormat/>
    <w:rsid w:val="00213E20"/>
    <w:pPr>
      <w:numPr>
        <w:ilvl w:val="4"/>
        <w:numId w:val="5"/>
      </w:numPr>
      <w:wordWrap w:val="0"/>
      <w:autoSpaceDE w:val="0"/>
      <w:autoSpaceDN w:val="0"/>
      <w:spacing w:line="276" w:lineRule="auto"/>
      <w:jc w:val="left"/>
    </w:pPr>
    <w:rPr>
      <w:rFonts w:cs="Times New Roman"/>
      <w:spacing w:val="-16"/>
      <w:kern w:val="2"/>
      <w:sz w:val="21"/>
      <w:szCs w:val="21"/>
    </w:rPr>
  </w:style>
  <w:style w:type="character" w:customStyle="1" w:styleId="1Char2">
    <w:name w:val="1)괄호 Char"/>
    <w:basedOn w:val="a6"/>
    <w:link w:val="10"/>
    <w:rsid w:val="00213E20"/>
    <w:rPr>
      <w:rFonts w:cs="Times New Roman"/>
      <w:spacing w:val="-16"/>
      <w:kern w:val="2"/>
      <w:sz w:val="21"/>
      <w:szCs w:val="21"/>
    </w:rPr>
  </w:style>
  <w:style w:type="table" w:customStyle="1" w:styleId="-">
    <w:name w:val="[이모션-표]"/>
    <w:basedOn w:val="a7"/>
    <w:uiPriority w:val="99"/>
    <w:qFormat/>
    <w:rsid w:val="002C2520"/>
    <w:pPr>
      <w:jc w:val="both"/>
    </w:pPr>
    <w:rPr>
      <w:rFonts w:ascii="Times New Roman" w:hAnsi="Times New Roman" w:cs="Times New Roman"/>
      <w:sz w:val="18"/>
    </w:rPr>
    <w:tblPr>
      <w:tblInd w:w="108" w:type="dxa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pPr>
        <w:wordWrap/>
        <w:spacing w:beforeLines="0" w:beforeAutospacing="0" w:afterLines="0" w:afterAutospacing="0" w:line="240" w:lineRule="atLeast"/>
        <w:ind w:leftChars="0" w:left="0" w:rightChars="0" w:right="0"/>
        <w:jc w:val="center"/>
      </w:pPr>
      <w:rPr>
        <w:rFonts w:eastAsiaTheme="minorEastAsia"/>
        <w:b/>
        <w:color w:val="000000" w:themeColor="text1"/>
        <w:sz w:val="18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9D9D9" w:themeFill="background1" w:themeFillShade="D9"/>
      </w:tcPr>
    </w:tblStylePr>
    <w:tblStylePr w:type="lastRow">
      <w:pPr>
        <w:wordWrap/>
        <w:spacing w:beforeLines="0" w:beforeAutospacing="0" w:afterLines="0" w:afterAutospacing="0" w:line="240" w:lineRule="atLeast"/>
        <w:ind w:leftChars="0" w:left="0" w:rightChars="0" w:right="0"/>
        <w:jc w:val="left"/>
        <w:outlineLvl w:val="9"/>
      </w:pPr>
      <w:rPr>
        <w:rFonts w:eastAsiaTheme="minorEastAsia"/>
        <w:sz w:val="18"/>
      </w:rPr>
    </w:tblStylePr>
  </w:style>
  <w:style w:type="paragraph" w:customStyle="1" w:styleId="a4">
    <w:name w:val="표_쩜"/>
    <w:basedOn w:val="af4"/>
    <w:link w:val="Charb"/>
    <w:qFormat/>
    <w:rsid w:val="00616CCA"/>
    <w:pPr>
      <w:numPr>
        <w:numId w:val="25"/>
      </w:numPr>
      <w:wordWrap w:val="0"/>
      <w:autoSpaceDE w:val="0"/>
      <w:autoSpaceDN w:val="0"/>
      <w:spacing w:line="276" w:lineRule="auto"/>
      <w:ind w:leftChars="0" w:left="196" w:hanging="196"/>
      <w:jc w:val="left"/>
    </w:pPr>
    <w:rPr>
      <w:rFonts w:cs="Times New Roman"/>
      <w:spacing w:val="-16"/>
      <w:kern w:val="2"/>
      <w:sz w:val="21"/>
      <w:szCs w:val="21"/>
    </w:rPr>
  </w:style>
  <w:style w:type="character" w:customStyle="1" w:styleId="Charb">
    <w:name w:val="표_쩜 Char"/>
    <w:link w:val="a4"/>
    <w:rsid w:val="00616CCA"/>
    <w:rPr>
      <w:rFonts w:cs="Times New Roman"/>
      <w:spacing w:val="-16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2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1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89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2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4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4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9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7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1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2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CED406-50BD-46D0-B6AB-77F2E8ACEB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2740</Words>
  <Characters>15619</Characters>
  <Application>Microsoft Office Word</Application>
  <DocSecurity>0</DocSecurity>
  <Lines>130</Lines>
  <Paragraphs>36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e-motion</dc:creator>
  <cp:keywords/>
  <dc:description/>
  <cp:lastModifiedBy>주식회사글림</cp:lastModifiedBy>
  <cp:revision>2</cp:revision>
  <cp:lastPrinted>2005-03-11T02:27:00Z</cp:lastPrinted>
  <dcterms:created xsi:type="dcterms:W3CDTF">2019-05-31T05:46:00Z</dcterms:created>
  <dcterms:modified xsi:type="dcterms:W3CDTF">2019-05-31T05:46:00Z</dcterms:modified>
</cp:coreProperties>
</file>