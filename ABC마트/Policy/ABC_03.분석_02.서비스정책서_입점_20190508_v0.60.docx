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018E97" w14:textId="77777777" w:rsidR="003F5C08" w:rsidRPr="00F4270D" w:rsidRDefault="00C56C4D" w:rsidP="00EC10D8">
      <w:pPr>
        <w:jc w:val="left"/>
        <w:rPr>
          <w:rFonts w:asciiTheme="minorEastAsia" w:eastAsiaTheme="minorEastAsia" w:hAnsiTheme="minorEastAsia"/>
          <w:sz w:val="32"/>
        </w:rPr>
      </w:pPr>
      <w:r w:rsidRPr="00F4270D">
        <w:rPr>
          <w:rFonts w:asciiTheme="minorEastAsia" w:eastAsiaTheme="minorEastAsia" w:hAnsiTheme="minorEastAsia"/>
          <w:noProof/>
          <w:sz w:val="32"/>
        </w:rPr>
        <w:drawing>
          <wp:inline distT="0" distB="0" distL="0" distR="0" wp14:anchorId="79FD1307" wp14:editId="7CCFECC6">
            <wp:extent cx="1047750" cy="323850"/>
            <wp:effectExtent l="0" t="0" r="0" b="0"/>
            <wp:docPr id="5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7F55A" w14:textId="77777777" w:rsidR="003F5C08" w:rsidRPr="00F4270D" w:rsidRDefault="003F5C08">
      <w:pPr>
        <w:jc w:val="right"/>
        <w:rPr>
          <w:rFonts w:asciiTheme="minorEastAsia" w:eastAsiaTheme="minorEastAsia" w:hAnsiTheme="minorEastAsia"/>
          <w:sz w:val="32"/>
        </w:rPr>
      </w:pPr>
    </w:p>
    <w:p w14:paraId="291C1D8B" w14:textId="77777777" w:rsidR="003F5C08" w:rsidRPr="00F4270D" w:rsidRDefault="003F5C08">
      <w:pPr>
        <w:jc w:val="right"/>
        <w:rPr>
          <w:rFonts w:asciiTheme="minorEastAsia" w:eastAsiaTheme="minorEastAsia" w:hAnsiTheme="minorEastAsia"/>
          <w:sz w:val="32"/>
        </w:rPr>
      </w:pPr>
    </w:p>
    <w:p w14:paraId="36A6188A" w14:textId="77777777" w:rsidR="003F5C08" w:rsidRPr="00F4270D" w:rsidRDefault="003F5C08">
      <w:pPr>
        <w:jc w:val="right"/>
        <w:rPr>
          <w:rFonts w:asciiTheme="minorEastAsia" w:eastAsiaTheme="minorEastAsia" w:hAnsiTheme="minorEastAsia"/>
          <w:sz w:val="32"/>
        </w:rPr>
      </w:pPr>
    </w:p>
    <w:p w14:paraId="1D084512" w14:textId="77777777" w:rsidR="003F5C08" w:rsidRPr="00F4270D" w:rsidRDefault="003F5C08">
      <w:pPr>
        <w:jc w:val="right"/>
        <w:rPr>
          <w:rFonts w:asciiTheme="minorEastAsia" w:eastAsiaTheme="minorEastAsia" w:hAnsiTheme="minorEastAsia"/>
          <w:sz w:val="32"/>
        </w:rPr>
      </w:pPr>
    </w:p>
    <w:p w14:paraId="614E7C55" w14:textId="77777777" w:rsidR="003F5C08" w:rsidRPr="00F4270D" w:rsidRDefault="003F5C08">
      <w:pPr>
        <w:jc w:val="right"/>
        <w:rPr>
          <w:rFonts w:asciiTheme="minorEastAsia" w:eastAsiaTheme="minorEastAsia" w:hAnsiTheme="minorEastAsia"/>
          <w:sz w:val="32"/>
        </w:rPr>
      </w:pPr>
    </w:p>
    <w:p w14:paraId="1B04BCF2" w14:textId="77777777" w:rsidR="003F5C08" w:rsidRPr="00F4270D" w:rsidRDefault="003F5C08">
      <w:pPr>
        <w:jc w:val="right"/>
        <w:rPr>
          <w:rFonts w:asciiTheme="minorEastAsia" w:eastAsiaTheme="minorEastAsia" w:hAnsiTheme="minorEastAsia"/>
          <w:sz w:val="32"/>
        </w:rPr>
      </w:pPr>
    </w:p>
    <w:p w14:paraId="1FD15141" w14:textId="77777777" w:rsidR="003F5C08" w:rsidRPr="00F4270D" w:rsidRDefault="003F5C08">
      <w:pPr>
        <w:jc w:val="right"/>
        <w:rPr>
          <w:rFonts w:asciiTheme="minorEastAsia" w:eastAsiaTheme="minorEastAsia" w:hAnsiTheme="minorEastAsia"/>
          <w:sz w:val="32"/>
        </w:rPr>
      </w:pPr>
    </w:p>
    <w:p w14:paraId="3C26ED13" w14:textId="77777777" w:rsidR="003F5C08" w:rsidRPr="00F4270D" w:rsidRDefault="003F5C08">
      <w:pPr>
        <w:jc w:val="right"/>
        <w:rPr>
          <w:rFonts w:asciiTheme="minorEastAsia" w:eastAsiaTheme="minorEastAsia" w:hAnsiTheme="minorEastAsia"/>
          <w:sz w:val="32"/>
        </w:rPr>
      </w:pPr>
    </w:p>
    <w:p w14:paraId="3C61D02A" w14:textId="77777777" w:rsidR="003F5C08" w:rsidRPr="00F4270D" w:rsidRDefault="003F5C08">
      <w:pPr>
        <w:jc w:val="right"/>
        <w:rPr>
          <w:rFonts w:asciiTheme="minorEastAsia" w:eastAsiaTheme="minorEastAsia" w:hAnsiTheme="minorEastAsia"/>
          <w:sz w:val="32"/>
        </w:rPr>
      </w:pPr>
    </w:p>
    <w:p w14:paraId="0F7BA211" w14:textId="77777777" w:rsidR="003F5C08" w:rsidRPr="00F4270D" w:rsidRDefault="00163A82" w:rsidP="00D96449">
      <w:pPr>
        <w:tabs>
          <w:tab w:val="left" w:pos="1620"/>
        </w:tabs>
        <w:jc w:val="right"/>
        <w:rPr>
          <w:rFonts w:asciiTheme="minorEastAsia" w:eastAsiaTheme="minorEastAsia" w:hAnsiTheme="minorEastAsia"/>
          <w:sz w:val="32"/>
        </w:rPr>
      </w:pPr>
      <w:r w:rsidRPr="00F4270D">
        <w:rPr>
          <w:rFonts w:asciiTheme="minorEastAsia" w:eastAsiaTheme="minorEastAsia" w:hAnsiTheme="minor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FBB643C" wp14:editId="630138D2">
                <wp:simplePos x="0" y="0"/>
                <wp:positionH relativeFrom="column">
                  <wp:posOffset>828675</wp:posOffset>
                </wp:positionH>
                <wp:positionV relativeFrom="paragraph">
                  <wp:posOffset>273685</wp:posOffset>
                </wp:positionV>
                <wp:extent cx="5090102" cy="662947"/>
                <wp:effectExtent l="0" t="0" r="0" b="3810"/>
                <wp:wrapNone/>
                <wp:docPr id="42" name="그룹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0102" cy="662947"/>
                          <a:chOff x="-1032452" y="0"/>
                          <a:chExt cx="5090102" cy="662947"/>
                        </a:xfrm>
                      </wpg:grpSpPr>
                      <wps:wsp>
                        <wps:cNvPr id="36" name="Text Box 8">
                          <a:extLst/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-1032452" y="57103"/>
                            <a:ext cx="3620769" cy="6058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6443F9" w14:textId="77777777" w:rsidR="00444A01" w:rsidRDefault="00444A01" w:rsidP="00562B48">
                              <w:pPr>
                                <w:pStyle w:val="af0"/>
                                <w:kinsoku w:val="0"/>
                                <w:overflowPunct w:val="0"/>
                                <w:bidi/>
                                <w:spacing w:before="0" w:beforeAutospacing="0" w:after="0" w:afterAutospacing="0" w:line="340" w:lineRule="exact"/>
                                <w:textAlignment w:val="baseline"/>
                              </w:pPr>
                              <w:r>
                                <w:rPr>
                                  <w:rFonts w:ascii="맑은 고딕" w:eastAsia="맑은 고딕" w:hAnsi="맑은 고딕" w:cs="HY헤드라인M" w:hint="eastAsia"/>
                                  <w:b/>
                                  <w:bCs/>
                                  <w:color w:val="333399"/>
                                  <w:sz w:val="36"/>
                                  <w:szCs w:val="36"/>
                                </w:rPr>
                                <w:t>[입점사] 서비스 정책서</w:t>
                              </w:r>
                            </w:p>
                            <w:p w14:paraId="36905C6F" w14:textId="77777777" w:rsidR="00444A01" w:rsidRPr="00B47F04" w:rsidRDefault="00444A01" w:rsidP="00562B48">
                              <w:pPr>
                                <w:pStyle w:val="af0"/>
                                <w:kinsoku w:val="0"/>
                                <w:overflowPunct w:val="0"/>
                                <w:bidi/>
                                <w:spacing w:before="0" w:beforeAutospacing="0" w:after="0" w:afterAutospacing="0" w:line="340" w:lineRule="exact"/>
                                <w:textAlignment w:val="baseline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B47F04">
                                <w:rPr>
                                  <w:rFonts w:ascii="맑은 고딕" w:eastAsia="맑은 고딕" w:hAnsi="맑은 고딕" w:cs="Arial" w:hint="eastAsia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3TOP Project Management Methodology</w:t>
                              </w:r>
                            </w:p>
                          </w:txbxContent>
                        </wps:txbx>
                        <wps:bodyPr wrap="square" lIns="91440" tIns="118800" rIns="91440" bIns="45720" anchor="t" upright="1">
                          <a:spAutoFit/>
                        </wps:bodyPr>
                      </wps:wsp>
                      <wps:wsp>
                        <wps:cNvPr id="35" name="Line 7">
                          <a:extLst/>
                        </wps:cNvPr>
                        <wps:cNvCnPr/>
                        <wps:spPr bwMode="auto">
                          <a:xfrm>
                            <a:off x="2647950" y="161925"/>
                            <a:ext cx="0" cy="438150"/>
                          </a:xfrm>
                          <a:prstGeom prst="line">
                            <a:avLst/>
                          </a:prstGeom>
                          <a:noFill/>
                          <a:ln w="571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Text Box 36">
                          <a:extLst/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2733675" y="0"/>
                            <a:ext cx="132397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1FAB56" w14:textId="5E01A755" w:rsidR="00444A01" w:rsidRPr="00562B48" w:rsidRDefault="00444A01" w:rsidP="009F3998">
                              <w:pPr>
                                <w:pStyle w:val="af0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sz w:val="72"/>
                                  <w:szCs w:val="72"/>
                                </w:rPr>
                              </w:pPr>
                              <w:r w:rsidRPr="00562B48">
                                <w:rPr>
                                  <w:rFonts w:ascii="맑은 고딕" w:eastAsia="맑은 고딕" w:hAnsi="맑은 고딕" w:cstheme="minorBidi" w:hint="eastAsia"/>
                                  <w:color w:val="808080"/>
                                  <w:kern w:val="24"/>
                                  <w:sz w:val="72"/>
                                  <w:szCs w:val="72"/>
                                </w:rPr>
                                <w:t>v</w:t>
                              </w:r>
                              <w:r>
                                <w:rPr>
                                  <w:rFonts w:ascii="맑은 고딕" w:eastAsia="맑은 고딕" w:hAnsi="맑은 고딕" w:cstheme="minorBidi" w:hint="eastAsia"/>
                                  <w:color w:val="808080"/>
                                  <w:kern w:val="24"/>
                                  <w:sz w:val="72"/>
                                  <w:szCs w:val="72"/>
                                </w:rPr>
                                <w:t>0.</w:t>
                              </w:r>
                              <w:r>
                                <w:rPr>
                                  <w:rFonts w:ascii="맑은 고딕" w:eastAsia="맑은 고딕" w:hAnsi="맑은 고딕" w:cstheme="minorBidi"/>
                                  <w:color w:val="808080"/>
                                  <w:kern w:val="24"/>
                                  <w:sz w:val="72"/>
                                  <w:szCs w:val="72"/>
                                </w:rPr>
                                <w:t>60</w:t>
                              </w:r>
                            </w:p>
                          </w:txbxContent>
                        </wps:txbx>
                        <wps:bodyPr wrap="square" lIns="73152" tIns="0" rIns="0" bIns="0" anchor="t"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FBB643C" id="그룹 42" o:spid="_x0000_s1026" style="position:absolute;left:0;text-align:left;margin-left:65.25pt;margin-top:21.55pt;width:400.8pt;height:52.2pt;z-index:251659264;mso-width-relative:margin" coordorigin="-10324" coordsize="50901,6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27" type="#_x0000_t202" style="position:absolute;left:-10324;top:571;width:36207;height:60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FkG8EA&#10;AADbAAAADwAAAGRycy9kb3ducmV2LnhtbESPS4vCMBSF98L8h3AFdzbVAWeoRpEBweVYHzC7a3Nt&#10;i81NSaJWf70RhFkezuPjzBadacSVnK8tKxglKQjiwuqaSwW77Wr4DcIHZI2NZVJwJw+L+Udvhpm2&#10;N97QNQ+liCPsM1RQhdBmUvqiIoM+sS1x9E7WGQxRulJqh7c4bho5TtOJNFhzJFTY0k9FxTm/mAgp&#10;m7HbHf9wg4+9P+S/oy+7XSk16HfLKYhAXfgPv9trreBzAq8v8QfI+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HRZBvBAAAA2wAAAA8AAAAAAAAAAAAAAAAAmAIAAGRycy9kb3du&#10;cmV2LnhtbFBLBQYAAAAABAAEAPUAAACGAwAAAAA=&#10;" filled="f" stroked="f">
                  <v:textbox style="mso-fit-shape-to-text:t" inset=",3.3mm">
                    <w:txbxContent>
                      <w:p w14:paraId="196443F9" w14:textId="77777777" w:rsidR="00444A01" w:rsidRDefault="00444A01" w:rsidP="00562B48">
                        <w:pPr>
                          <w:pStyle w:val="af0"/>
                          <w:kinsoku w:val="0"/>
                          <w:overflowPunct w:val="0"/>
                          <w:bidi/>
                          <w:spacing w:before="0" w:beforeAutospacing="0" w:after="0" w:afterAutospacing="0" w:line="340" w:lineRule="exact"/>
                          <w:textAlignment w:val="baseline"/>
                        </w:pPr>
                        <w:r>
                          <w:rPr>
                            <w:rFonts w:ascii="맑은 고딕" w:eastAsia="맑은 고딕" w:hAnsi="맑은 고딕" w:cs="HY헤드라인M" w:hint="eastAsia"/>
                            <w:b/>
                            <w:bCs/>
                            <w:color w:val="333399"/>
                            <w:sz w:val="36"/>
                            <w:szCs w:val="36"/>
                          </w:rPr>
                          <w:t>[입점사] 서비스 정책서</w:t>
                        </w:r>
                      </w:p>
                      <w:p w14:paraId="36905C6F" w14:textId="77777777" w:rsidR="00444A01" w:rsidRPr="00B47F04" w:rsidRDefault="00444A01" w:rsidP="00562B48">
                        <w:pPr>
                          <w:pStyle w:val="af0"/>
                          <w:kinsoku w:val="0"/>
                          <w:overflowPunct w:val="0"/>
                          <w:bidi/>
                          <w:spacing w:before="0" w:beforeAutospacing="0" w:after="0" w:afterAutospacing="0" w:line="340" w:lineRule="exact"/>
                          <w:textAlignment w:val="baseline"/>
                          <w:rPr>
                            <w:sz w:val="20"/>
                            <w:szCs w:val="20"/>
                          </w:rPr>
                        </w:pPr>
                        <w:r w:rsidRPr="00B47F04">
                          <w:rPr>
                            <w:rFonts w:ascii="맑은 고딕" w:eastAsia="맑은 고딕" w:hAnsi="맑은 고딕" w:cs="Arial" w:hint="eastAsia"/>
                            <w:color w:val="000000"/>
                            <w:kern w:val="24"/>
                            <w:sz w:val="20"/>
                            <w:szCs w:val="20"/>
                          </w:rPr>
                          <w:t>3TOP Project Management Methodology</w:t>
                        </w:r>
                      </w:p>
                    </w:txbxContent>
                  </v:textbox>
                </v:shape>
                <v:line id="Line 7" o:spid="_x0000_s1028" style="position:absolute;visibility:visible;mso-wrap-style:square" from="26479,1619" to="26479,6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3Au68UAAADbAAAADwAAAGRycy9kb3ducmV2LnhtbESPQWvCQBSE70L/w/IK3uqmilKiaygp&#10;Sg1FMBXPj+wzCc2+jdltkv77bqHgcZiZb5hNMppG9NS52rKC51kEgriwuuZSwflz9/QCwnlkjY1l&#10;UvBDDpLtw2SDsbYDn6jPfSkChF2MCirv21hKV1Rk0M1sSxy8q+0M+iC7UuoOhwA3jZxH0UoarDks&#10;VNhSWlHxlX8bBeUts6vFYZ59NNklOw1v6f7Y50pNH8fXNQhPo7+H/9vvWsFiCX9fwg+Q2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3Au68UAAADbAAAADwAAAAAAAAAA&#10;AAAAAAChAgAAZHJzL2Rvd25yZXYueG1sUEsFBgAAAAAEAAQA+QAAAJMDAAAAAA==&#10;" strokeweight="4.5pt"/>
                <v:shape id="Text Box 36" o:spid="_x0000_s1029" type="#_x0000_t202" style="position:absolute;left:27336;width:13240;height:6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xm9MUA&#10;AADbAAAADwAAAGRycy9kb3ducmV2LnhtbESPQWvCQBSE7wX/w/KEXkLd2ICV6CpVWojSS21FvD2y&#10;zyQ0+zZkt0n6711B6HGYmW+Y5XowteiodZVlBdNJDII4t7riQsH31/vTHITzyBpry6TgjxysV6OH&#10;Jaba9vxJ3cEXIkDYpaig9L5JpXR5SQbdxDbEwbvY1qAPsi2kbrEPcFPL5zieSYMVh4USG9qWlP8c&#10;fo2CLCf9Fsmj+Zjj7jzdH5Mk2pyUehwPrwsQngb/H763M60geYHbl/AD5O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PGb0xQAAANsAAAAPAAAAAAAAAAAAAAAAAJgCAABkcnMv&#10;ZG93bnJldi54bWxQSwUGAAAAAAQABAD1AAAAigMAAAAA&#10;" filled="f" stroked="f">
                  <v:textbox inset="5.76pt,0,0,0">
                    <w:txbxContent>
                      <w:p w14:paraId="611FAB56" w14:textId="5E01A755" w:rsidR="00444A01" w:rsidRPr="00562B48" w:rsidRDefault="00444A01" w:rsidP="009F3998">
                        <w:pPr>
                          <w:pStyle w:val="af0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sz w:val="72"/>
                            <w:szCs w:val="72"/>
                          </w:rPr>
                        </w:pPr>
                        <w:r w:rsidRPr="00562B48">
                          <w:rPr>
                            <w:rFonts w:ascii="맑은 고딕" w:eastAsia="맑은 고딕" w:hAnsi="맑은 고딕" w:cstheme="minorBidi" w:hint="eastAsia"/>
                            <w:color w:val="808080"/>
                            <w:kern w:val="24"/>
                            <w:sz w:val="72"/>
                            <w:szCs w:val="72"/>
                          </w:rPr>
                          <w:t>v</w:t>
                        </w:r>
                        <w:r>
                          <w:rPr>
                            <w:rFonts w:ascii="맑은 고딕" w:eastAsia="맑은 고딕" w:hAnsi="맑은 고딕" w:cstheme="minorBidi" w:hint="eastAsia"/>
                            <w:color w:val="808080"/>
                            <w:kern w:val="24"/>
                            <w:sz w:val="72"/>
                            <w:szCs w:val="72"/>
                          </w:rPr>
                          <w:t>0.</w:t>
                        </w:r>
                        <w:r>
                          <w:rPr>
                            <w:rFonts w:ascii="맑은 고딕" w:eastAsia="맑은 고딕" w:hAnsi="맑은 고딕" w:cstheme="minorBidi"/>
                            <w:color w:val="808080"/>
                            <w:kern w:val="24"/>
                            <w:sz w:val="72"/>
                            <w:szCs w:val="72"/>
                          </w:rPr>
                          <w:t>60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505329B" w14:textId="77777777" w:rsidR="00D96449" w:rsidRPr="00F4270D" w:rsidRDefault="00D96449" w:rsidP="00D96449">
      <w:pPr>
        <w:autoSpaceDE w:val="0"/>
        <w:autoSpaceDN w:val="0"/>
        <w:adjustRightInd w:val="0"/>
        <w:jc w:val="right"/>
        <w:rPr>
          <w:rFonts w:asciiTheme="minorEastAsia" w:eastAsiaTheme="minorEastAsia" w:hAnsiTheme="minorEastAsia" w:cs="HY헤드라인M"/>
          <w:b/>
          <w:bCs/>
          <w:color w:val="333399"/>
          <w:sz w:val="36"/>
          <w:szCs w:val="36"/>
          <w:lang w:val="ko-KR"/>
        </w:rPr>
      </w:pPr>
    </w:p>
    <w:p w14:paraId="03732247" w14:textId="77777777" w:rsidR="003F5C08" w:rsidRPr="00F4270D" w:rsidRDefault="003F5C08" w:rsidP="00D96449">
      <w:pPr>
        <w:autoSpaceDE w:val="0"/>
        <w:autoSpaceDN w:val="0"/>
        <w:adjustRightInd w:val="0"/>
        <w:jc w:val="right"/>
        <w:rPr>
          <w:rFonts w:asciiTheme="minorEastAsia" w:eastAsiaTheme="minorEastAsia" w:hAnsiTheme="minorEastAsia"/>
        </w:rPr>
      </w:pPr>
    </w:p>
    <w:p w14:paraId="72F6B995" w14:textId="77777777" w:rsidR="00D96449" w:rsidRPr="00F4270D" w:rsidRDefault="00D96449" w:rsidP="00D96449">
      <w:pPr>
        <w:autoSpaceDE w:val="0"/>
        <w:autoSpaceDN w:val="0"/>
        <w:adjustRightInd w:val="0"/>
        <w:jc w:val="right"/>
        <w:rPr>
          <w:rFonts w:asciiTheme="minorEastAsia" w:eastAsiaTheme="minorEastAsia" w:hAnsiTheme="minorEastAsia"/>
        </w:rPr>
      </w:pPr>
    </w:p>
    <w:p w14:paraId="7E3A8761" w14:textId="77777777" w:rsidR="00D96449" w:rsidRPr="00F4270D" w:rsidRDefault="00D96449" w:rsidP="00D96449">
      <w:pPr>
        <w:autoSpaceDE w:val="0"/>
        <w:autoSpaceDN w:val="0"/>
        <w:adjustRightInd w:val="0"/>
        <w:jc w:val="right"/>
        <w:rPr>
          <w:rFonts w:asciiTheme="minorEastAsia" w:eastAsiaTheme="minorEastAsia" w:hAnsiTheme="minorEastAsia"/>
        </w:rPr>
      </w:pPr>
    </w:p>
    <w:p w14:paraId="266896FD" w14:textId="77777777" w:rsidR="00D96449" w:rsidRPr="00F4270D" w:rsidRDefault="00D96449" w:rsidP="00D96449">
      <w:pPr>
        <w:autoSpaceDE w:val="0"/>
        <w:autoSpaceDN w:val="0"/>
        <w:adjustRightInd w:val="0"/>
        <w:jc w:val="right"/>
        <w:rPr>
          <w:rFonts w:asciiTheme="minorEastAsia" w:eastAsiaTheme="minorEastAsia" w:hAnsiTheme="minorEastAsia"/>
        </w:rPr>
      </w:pPr>
    </w:p>
    <w:p w14:paraId="15754067" w14:textId="77777777" w:rsidR="00D96449" w:rsidRPr="00F4270D" w:rsidRDefault="00D96449" w:rsidP="00D96449">
      <w:pPr>
        <w:autoSpaceDE w:val="0"/>
        <w:autoSpaceDN w:val="0"/>
        <w:adjustRightInd w:val="0"/>
        <w:jc w:val="right"/>
        <w:rPr>
          <w:rFonts w:asciiTheme="minorEastAsia" w:eastAsiaTheme="minorEastAsia" w:hAnsiTheme="minorEastAsia"/>
        </w:rPr>
      </w:pPr>
    </w:p>
    <w:p w14:paraId="4E3476C0" w14:textId="77777777" w:rsidR="00D96449" w:rsidRPr="00F4270D" w:rsidRDefault="00D96449" w:rsidP="00D96449">
      <w:pPr>
        <w:autoSpaceDE w:val="0"/>
        <w:autoSpaceDN w:val="0"/>
        <w:adjustRightInd w:val="0"/>
        <w:jc w:val="right"/>
        <w:rPr>
          <w:rFonts w:asciiTheme="minorEastAsia" w:eastAsiaTheme="minorEastAsia" w:hAnsiTheme="minorEastAsia"/>
        </w:rPr>
      </w:pPr>
    </w:p>
    <w:p w14:paraId="4DBC7A97" w14:textId="77777777" w:rsidR="00D96449" w:rsidRPr="00F4270D" w:rsidRDefault="00D96449" w:rsidP="00D96449">
      <w:pPr>
        <w:autoSpaceDE w:val="0"/>
        <w:autoSpaceDN w:val="0"/>
        <w:adjustRightInd w:val="0"/>
        <w:jc w:val="right"/>
        <w:rPr>
          <w:rFonts w:asciiTheme="minorEastAsia" w:eastAsiaTheme="minorEastAsia" w:hAnsiTheme="minorEastAsia"/>
        </w:rPr>
      </w:pPr>
    </w:p>
    <w:p w14:paraId="52B7E0B3" w14:textId="77777777" w:rsidR="00D96449" w:rsidRPr="00F4270D" w:rsidRDefault="00D96449" w:rsidP="00D96449">
      <w:pPr>
        <w:autoSpaceDE w:val="0"/>
        <w:autoSpaceDN w:val="0"/>
        <w:adjustRightInd w:val="0"/>
        <w:jc w:val="right"/>
        <w:rPr>
          <w:rFonts w:asciiTheme="minorEastAsia" w:eastAsiaTheme="minorEastAsia" w:hAnsiTheme="minorEastAsia"/>
        </w:rPr>
      </w:pPr>
    </w:p>
    <w:p w14:paraId="733417CE" w14:textId="77777777" w:rsidR="00D96449" w:rsidRPr="00F4270D" w:rsidRDefault="00D96449" w:rsidP="00D96449">
      <w:pPr>
        <w:autoSpaceDE w:val="0"/>
        <w:autoSpaceDN w:val="0"/>
        <w:adjustRightInd w:val="0"/>
        <w:jc w:val="right"/>
        <w:rPr>
          <w:rFonts w:asciiTheme="minorEastAsia" w:eastAsiaTheme="minorEastAsia" w:hAnsiTheme="minorEastAsia"/>
        </w:rPr>
      </w:pPr>
    </w:p>
    <w:p w14:paraId="30821F71" w14:textId="77777777" w:rsidR="00D96449" w:rsidRPr="00F4270D" w:rsidRDefault="00D96449" w:rsidP="00D96449">
      <w:pPr>
        <w:autoSpaceDE w:val="0"/>
        <w:autoSpaceDN w:val="0"/>
        <w:adjustRightInd w:val="0"/>
        <w:jc w:val="right"/>
        <w:rPr>
          <w:rFonts w:asciiTheme="minorEastAsia" w:eastAsiaTheme="minorEastAsia" w:hAnsiTheme="minorEastAsia"/>
        </w:rPr>
      </w:pPr>
    </w:p>
    <w:p w14:paraId="0AFCF138" w14:textId="77777777" w:rsidR="00D96449" w:rsidRPr="00F4270D" w:rsidRDefault="00D96449" w:rsidP="00D96449">
      <w:pPr>
        <w:autoSpaceDE w:val="0"/>
        <w:autoSpaceDN w:val="0"/>
        <w:adjustRightInd w:val="0"/>
        <w:jc w:val="right"/>
        <w:rPr>
          <w:rFonts w:asciiTheme="minorEastAsia" w:eastAsiaTheme="minorEastAsia" w:hAnsiTheme="minorEastAsia"/>
          <w:sz w:val="28"/>
        </w:rPr>
      </w:pPr>
    </w:p>
    <w:tbl>
      <w:tblPr>
        <w:tblW w:w="7575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3"/>
        <w:gridCol w:w="1894"/>
        <w:gridCol w:w="1894"/>
        <w:gridCol w:w="1894"/>
      </w:tblGrid>
      <w:tr w:rsidR="00EB6854" w:rsidRPr="00F4270D" w14:paraId="25350EDF" w14:textId="77777777" w:rsidTr="004F5A6D">
        <w:trPr>
          <w:trHeight w:val="397"/>
          <w:jc w:val="right"/>
        </w:trPr>
        <w:tc>
          <w:tcPr>
            <w:tcW w:w="1893" w:type="dxa"/>
            <w:shd w:val="clear" w:color="auto" w:fill="E6E6E6"/>
            <w:vAlign w:val="center"/>
          </w:tcPr>
          <w:p w14:paraId="24BEA98B" w14:textId="77777777" w:rsidR="00EB6854" w:rsidRPr="00F4270D" w:rsidRDefault="00EB6854" w:rsidP="003A301D">
            <w:pPr>
              <w:wordWrap w:val="0"/>
              <w:autoSpaceDE w:val="0"/>
              <w:autoSpaceDN w:val="0"/>
              <w:jc w:val="center"/>
              <w:rPr>
                <w:rFonts w:asciiTheme="minorEastAsia" w:eastAsiaTheme="minorEastAsia" w:hAnsiTheme="minorEastAsia"/>
              </w:rPr>
            </w:pPr>
            <w:r w:rsidRPr="00F4270D">
              <w:rPr>
                <w:rFonts w:asciiTheme="minorEastAsia" w:eastAsiaTheme="minorEastAsia" w:hAnsiTheme="minorEastAsia" w:hint="eastAsia"/>
              </w:rPr>
              <w:t>프로젝트</w:t>
            </w:r>
          </w:p>
        </w:tc>
        <w:tc>
          <w:tcPr>
            <w:tcW w:w="5682" w:type="dxa"/>
            <w:gridSpan w:val="3"/>
            <w:vAlign w:val="center"/>
          </w:tcPr>
          <w:p w14:paraId="417AF5D0" w14:textId="77777777" w:rsidR="00EB6854" w:rsidRPr="00F4270D" w:rsidRDefault="00EB6854" w:rsidP="00AE2D8B">
            <w:pPr>
              <w:wordWrap w:val="0"/>
              <w:autoSpaceDE w:val="0"/>
              <w:autoSpaceDN w:val="0"/>
              <w:jc w:val="left"/>
              <w:rPr>
                <w:rFonts w:asciiTheme="minorEastAsia" w:eastAsiaTheme="minorEastAsia" w:hAnsiTheme="minorEastAsia"/>
              </w:rPr>
            </w:pPr>
            <w:r w:rsidRPr="00F4270D">
              <w:rPr>
                <w:rFonts w:asciiTheme="minorEastAsia" w:eastAsiaTheme="minorEastAsia" w:hAnsiTheme="minorEastAsia" w:hint="eastAsia"/>
              </w:rPr>
              <w:t>A</w:t>
            </w:r>
            <w:r w:rsidRPr="00F4270D">
              <w:rPr>
                <w:rFonts w:asciiTheme="minorEastAsia" w:eastAsiaTheme="minorEastAsia" w:hAnsiTheme="minorEastAsia"/>
              </w:rPr>
              <w:t xml:space="preserve">BC-MART </w:t>
            </w:r>
            <w:r w:rsidRPr="00F4270D">
              <w:rPr>
                <w:rFonts w:asciiTheme="minorEastAsia" w:eastAsiaTheme="minorEastAsia" w:hAnsiTheme="minorEastAsia" w:hint="eastAsia"/>
              </w:rPr>
              <w:t xml:space="preserve">온라인 쇼핑몰 </w:t>
            </w:r>
            <w:r w:rsidRPr="00F4270D">
              <w:rPr>
                <w:rFonts w:asciiTheme="minorEastAsia" w:eastAsiaTheme="minorEastAsia" w:hAnsiTheme="minorEastAsia"/>
              </w:rPr>
              <w:t xml:space="preserve">2.0 </w:t>
            </w:r>
            <w:r w:rsidRPr="00F4270D">
              <w:rPr>
                <w:rFonts w:asciiTheme="minorEastAsia" w:eastAsiaTheme="minorEastAsia" w:hAnsiTheme="minorEastAsia" w:hint="eastAsia"/>
              </w:rPr>
              <w:t>구축</w:t>
            </w:r>
          </w:p>
        </w:tc>
      </w:tr>
      <w:tr w:rsidR="00D96449" w:rsidRPr="00F4270D" w14:paraId="12D8E293" w14:textId="77777777" w:rsidTr="00EB6854">
        <w:trPr>
          <w:trHeight w:val="397"/>
          <w:jc w:val="right"/>
        </w:trPr>
        <w:tc>
          <w:tcPr>
            <w:tcW w:w="1893" w:type="dxa"/>
            <w:shd w:val="clear" w:color="auto" w:fill="E6E6E6"/>
            <w:vAlign w:val="center"/>
          </w:tcPr>
          <w:p w14:paraId="7F884079" w14:textId="77777777" w:rsidR="00D96449" w:rsidRPr="00F4270D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EastAsia" w:eastAsiaTheme="minorEastAsia" w:hAnsiTheme="minorEastAsia"/>
              </w:rPr>
            </w:pPr>
            <w:r w:rsidRPr="00F4270D">
              <w:rPr>
                <w:rFonts w:asciiTheme="minorEastAsia" w:eastAsiaTheme="minorEastAsia" w:hAnsiTheme="minorEastAsia" w:hint="eastAsia"/>
              </w:rPr>
              <w:t>작성자</w:t>
            </w:r>
          </w:p>
        </w:tc>
        <w:tc>
          <w:tcPr>
            <w:tcW w:w="1894" w:type="dxa"/>
            <w:vAlign w:val="center"/>
          </w:tcPr>
          <w:p w14:paraId="291E5C64" w14:textId="77777777" w:rsidR="00D96449" w:rsidRPr="00F4270D" w:rsidRDefault="00015D19" w:rsidP="00015D19">
            <w:pPr>
              <w:wordWrap w:val="0"/>
              <w:autoSpaceDE w:val="0"/>
              <w:autoSpaceDN w:val="0"/>
              <w:jc w:val="center"/>
              <w:rPr>
                <w:rFonts w:asciiTheme="minorEastAsia" w:eastAsiaTheme="minorEastAsia" w:hAnsiTheme="minorEastAsia"/>
              </w:rPr>
            </w:pPr>
            <w:r w:rsidRPr="00F4270D">
              <w:rPr>
                <w:rFonts w:asciiTheme="minorEastAsia" w:eastAsiaTheme="minorEastAsia" w:hAnsiTheme="minorEastAsia" w:hint="eastAsia"/>
              </w:rPr>
              <w:t>윤예지</w:t>
            </w:r>
          </w:p>
        </w:tc>
        <w:tc>
          <w:tcPr>
            <w:tcW w:w="1894" w:type="dxa"/>
            <w:shd w:val="clear" w:color="auto" w:fill="E6E6E6"/>
            <w:vAlign w:val="center"/>
          </w:tcPr>
          <w:p w14:paraId="0CCB3AAE" w14:textId="77777777" w:rsidR="00D96449" w:rsidRPr="00F4270D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EastAsia" w:eastAsiaTheme="minorEastAsia" w:hAnsiTheme="minorEastAsia"/>
              </w:rPr>
            </w:pPr>
            <w:r w:rsidRPr="00F4270D">
              <w:rPr>
                <w:rFonts w:asciiTheme="minorEastAsia" w:eastAsiaTheme="minorEastAsia" w:hAnsiTheme="minorEastAsia" w:hint="eastAsia"/>
              </w:rPr>
              <w:t>작성일</w:t>
            </w:r>
          </w:p>
        </w:tc>
        <w:tc>
          <w:tcPr>
            <w:tcW w:w="1894" w:type="dxa"/>
            <w:vAlign w:val="center"/>
          </w:tcPr>
          <w:p w14:paraId="6B96CA39" w14:textId="75A3E5FC" w:rsidR="00D96449" w:rsidRPr="00F4270D" w:rsidRDefault="00D30A69" w:rsidP="004771A8">
            <w:pPr>
              <w:wordWrap w:val="0"/>
              <w:autoSpaceDE w:val="0"/>
              <w:autoSpaceDN w:val="0"/>
              <w:jc w:val="center"/>
              <w:rPr>
                <w:rFonts w:asciiTheme="minorEastAsia" w:eastAsiaTheme="minorEastAsia" w:hAnsiTheme="minorEastAsia"/>
              </w:rPr>
            </w:pPr>
            <w:r w:rsidRPr="00F4270D">
              <w:rPr>
                <w:rFonts w:asciiTheme="minorEastAsia" w:eastAsiaTheme="minorEastAsia" w:hAnsiTheme="minorEastAsia" w:hint="eastAsia"/>
              </w:rPr>
              <w:t>20</w:t>
            </w:r>
            <w:r w:rsidR="00C32CA6" w:rsidRPr="00F4270D">
              <w:rPr>
                <w:rFonts w:asciiTheme="minorEastAsia" w:eastAsiaTheme="minorEastAsia" w:hAnsiTheme="minorEastAsia" w:hint="eastAsia"/>
              </w:rPr>
              <w:t>1</w:t>
            </w:r>
            <w:r w:rsidR="007E5D4B">
              <w:rPr>
                <w:rFonts w:asciiTheme="minorEastAsia" w:eastAsiaTheme="minorEastAsia" w:hAnsiTheme="minorEastAsia"/>
              </w:rPr>
              <w:t>9</w:t>
            </w:r>
            <w:r w:rsidR="008435D0" w:rsidRPr="00F4270D">
              <w:rPr>
                <w:rFonts w:asciiTheme="minorEastAsia" w:eastAsiaTheme="minorEastAsia" w:hAnsiTheme="minorEastAsia" w:hint="eastAsia"/>
              </w:rPr>
              <w:t>-</w:t>
            </w:r>
            <w:r w:rsidR="00015D19" w:rsidRPr="00F4270D">
              <w:rPr>
                <w:rFonts w:asciiTheme="minorEastAsia" w:eastAsiaTheme="minorEastAsia" w:hAnsiTheme="minorEastAsia" w:hint="eastAsia"/>
              </w:rPr>
              <w:t>0</w:t>
            </w:r>
            <w:r w:rsidR="007E5D4B">
              <w:rPr>
                <w:rFonts w:asciiTheme="minorEastAsia" w:eastAsiaTheme="minorEastAsia" w:hAnsiTheme="minorEastAsia"/>
              </w:rPr>
              <w:t>4</w:t>
            </w:r>
            <w:r w:rsidR="008435D0" w:rsidRPr="00F4270D">
              <w:rPr>
                <w:rFonts w:asciiTheme="minorEastAsia" w:eastAsiaTheme="minorEastAsia" w:hAnsiTheme="minorEastAsia" w:hint="eastAsia"/>
              </w:rPr>
              <w:t>-</w:t>
            </w:r>
            <w:r w:rsidR="008D568C">
              <w:rPr>
                <w:rFonts w:asciiTheme="minorEastAsia" w:eastAsiaTheme="minorEastAsia" w:hAnsiTheme="minorEastAsia"/>
              </w:rPr>
              <w:t>0</w:t>
            </w:r>
            <w:r w:rsidR="004771A8">
              <w:rPr>
                <w:rFonts w:asciiTheme="minorEastAsia" w:eastAsiaTheme="minorEastAsia" w:hAnsiTheme="minorEastAsia"/>
              </w:rPr>
              <w:t>4</w:t>
            </w:r>
          </w:p>
        </w:tc>
      </w:tr>
      <w:tr w:rsidR="00D96449" w:rsidRPr="00F4270D" w14:paraId="4D092AFE" w14:textId="77777777" w:rsidTr="00EB6854">
        <w:trPr>
          <w:trHeight w:val="397"/>
          <w:jc w:val="right"/>
        </w:trPr>
        <w:tc>
          <w:tcPr>
            <w:tcW w:w="1893" w:type="dxa"/>
            <w:shd w:val="clear" w:color="auto" w:fill="E6E6E6"/>
            <w:vAlign w:val="center"/>
          </w:tcPr>
          <w:p w14:paraId="2578CA3D" w14:textId="77777777" w:rsidR="00D96449" w:rsidRPr="00F4270D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EastAsia" w:eastAsiaTheme="minorEastAsia" w:hAnsiTheme="minorEastAsia"/>
              </w:rPr>
            </w:pPr>
            <w:smartTag w:uri="urn:schemas-microsoft-com:office:smarttags" w:element="PersonName">
              <w:r w:rsidRPr="00F4270D">
                <w:rPr>
                  <w:rFonts w:asciiTheme="minorEastAsia" w:eastAsiaTheme="minorEastAsia" w:hAnsiTheme="minorEastAsia" w:hint="eastAsia"/>
                </w:rPr>
                <w:t>승인자</w:t>
              </w:r>
            </w:smartTag>
          </w:p>
        </w:tc>
        <w:tc>
          <w:tcPr>
            <w:tcW w:w="1894" w:type="dxa"/>
            <w:vAlign w:val="center"/>
          </w:tcPr>
          <w:p w14:paraId="25F35FC7" w14:textId="77777777" w:rsidR="00D96449" w:rsidRPr="00F4270D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94" w:type="dxa"/>
            <w:shd w:val="clear" w:color="auto" w:fill="E6E6E6"/>
            <w:vAlign w:val="center"/>
          </w:tcPr>
          <w:p w14:paraId="04AE1210" w14:textId="77777777" w:rsidR="00D96449" w:rsidRPr="00F4270D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EastAsia" w:eastAsiaTheme="minorEastAsia" w:hAnsiTheme="minorEastAsia"/>
              </w:rPr>
            </w:pPr>
            <w:r w:rsidRPr="00F4270D">
              <w:rPr>
                <w:rFonts w:asciiTheme="minorEastAsia" w:eastAsiaTheme="minorEastAsia" w:hAnsiTheme="minorEastAsia" w:hint="eastAsia"/>
              </w:rPr>
              <w:t>승인일</w:t>
            </w:r>
          </w:p>
        </w:tc>
        <w:tc>
          <w:tcPr>
            <w:tcW w:w="1894" w:type="dxa"/>
            <w:vAlign w:val="center"/>
          </w:tcPr>
          <w:p w14:paraId="24F7AF34" w14:textId="77777777" w:rsidR="00D96449" w:rsidRPr="00F4270D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EastAsia" w:eastAsiaTheme="minorEastAsia" w:hAnsiTheme="minorEastAsia"/>
              </w:rPr>
            </w:pPr>
          </w:p>
        </w:tc>
      </w:tr>
    </w:tbl>
    <w:p w14:paraId="73C32897" w14:textId="77777777" w:rsidR="003F5C08" w:rsidRPr="00F4270D" w:rsidRDefault="003F5C08">
      <w:pPr>
        <w:pStyle w:val="a8"/>
        <w:spacing w:before="240"/>
        <w:jc w:val="right"/>
        <w:rPr>
          <w:rFonts w:asciiTheme="minorEastAsia" w:eastAsiaTheme="minorEastAsia" w:hAnsiTheme="minorEastAsia"/>
          <w:b/>
          <w:sz w:val="48"/>
        </w:rPr>
      </w:pPr>
    </w:p>
    <w:p w14:paraId="20F90C4A" w14:textId="77777777" w:rsidR="003F5C08" w:rsidRPr="00F4270D" w:rsidRDefault="003F5C08">
      <w:pPr>
        <w:pStyle w:val="a9"/>
        <w:jc w:val="right"/>
        <w:rPr>
          <w:rFonts w:asciiTheme="minorEastAsia" w:eastAsiaTheme="minorEastAsia" w:hAnsiTheme="minorEastAsia"/>
        </w:rPr>
        <w:sectPr w:rsidR="003F5C08" w:rsidRPr="00F4270D">
          <w:headerReference w:type="default" r:id="rId8"/>
          <w:footerReference w:type="even" r:id="rId9"/>
          <w:footerReference w:type="default" r:id="rId10"/>
          <w:pgSz w:w="11907" w:h="16840" w:code="9"/>
          <w:pgMar w:top="1440" w:right="1440" w:bottom="1440" w:left="1440" w:header="720" w:footer="720" w:gutter="0"/>
          <w:cols w:space="720"/>
        </w:sectPr>
      </w:pPr>
    </w:p>
    <w:p w14:paraId="0D5927DC" w14:textId="77777777" w:rsidR="004F5A6D" w:rsidRPr="00F4270D" w:rsidRDefault="004F5A6D" w:rsidP="004F5A6D">
      <w:pPr>
        <w:spacing w:line="440" w:lineRule="exact"/>
        <w:jc w:val="center"/>
        <w:rPr>
          <w:rFonts w:asciiTheme="minorEastAsia" w:eastAsiaTheme="minorEastAsia" w:hAnsiTheme="minorEastAsia" w:cs="Arial"/>
          <w:b/>
          <w:color w:val="000000" w:themeColor="text1"/>
          <w:sz w:val="28"/>
          <w:szCs w:val="22"/>
        </w:rPr>
      </w:pPr>
      <w:r w:rsidRPr="00F4270D">
        <w:rPr>
          <w:rFonts w:asciiTheme="minorEastAsia" w:eastAsiaTheme="minorEastAsia" w:hAnsiTheme="minorEastAsia" w:cs="Arial"/>
          <w:b/>
          <w:color w:val="000000" w:themeColor="text1"/>
          <w:sz w:val="28"/>
          <w:szCs w:val="22"/>
        </w:rPr>
        <w:lastRenderedPageBreak/>
        <w:t>Revision History</w:t>
      </w:r>
    </w:p>
    <w:p w14:paraId="305AE682" w14:textId="77777777" w:rsidR="004F5A6D" w:rsidRPr="00F4270D" w:rsidRDefault="004F5A6D" w:rsidP="004F5A6D">
      <w:pPr>
        <w:spacing w:line="440" w:lineRule="exact"/>
        <w:jc w:val="center"/>
        <w:rPr>
          <w:rFonts w:asciiTheme="minorEastAsia" w:eastAsiaTheme="minorEastAsia" w:hAnsiTheme="minorEastAsia"/>
          <w:b/>
          <w:color w:val="000000" w:themeColor="text1"/>
          <w:sz w:val="28"/>
          <w:szCs w:val="22"/>
        </w:rPr>
      </w:pPr>
    </w:p>
    <w:tbl>
      <w:tblPr>
        <w:tblStyle w:val="a6"/>
        <w:tblW w:w="9493" w:type="dxa"/>
        <w:tblLayout w:type="fixed"/>
        <w:tblLook w:val="04A0" w:firstRow="1" w:lastRow="0" w:firstColumn="1" w:lastColumn="0" w:noHBand="0" w:noVBand="1"/>
      </w:tblPr>
      <w:tblGrid>
        <w:gridCol w:w="567"/>
        <w:gridCol w:w="962"/>
        <w:gridCol w:w="1417"/>
        <w:gridCol w:w="4279"/>
        <w:gridCol w:w="1134"/>
        <w:gridCol w:w="1134"/>
      </w:tblGrid>
      <w:tr w:rsidR="004F5A6D" w:rsidRPr="00F4270D" w14:paraId="737640BD" w14:textId="77777777" w:rsidTr="00EA6218">
        <w:trPr>
          <w:trHeight w:val="391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A49DCEC" w14:textId="77777777"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b/>
                <w:color w:val="000000" w:themeColor="text1"/>
              </w:rPr>
              <w:t>No</w:t>
            </w:r>
          </w:p>
        </w:tc>
        <w:tc>
          <w:tcPr>
            <w:tcW w:w="962" w:type="dxa"/>
            <w:shd w:val="clear" w:color="auto" w:fill="D9D9D9" w:themeFill="background1" w:themeFillShade="D9"/>
            <w:vAlign w:val="center"/>
          </w:tcPr>
          <w:p w14:paraId="6EAD1F73" w14:textId="77777777"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버전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029C7731" w14:textId="77777777" w:rsidR="004F5A6D" w:rsidRPr="00F4270D" w:rsidRDefault="00F50BC6" w:rsidP="00F50BC6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날</w:t>
            </w:r>
            <w:r w:rsidR="004F5A6D" w:rsidRPr="00F4270D"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짜</w:t>
            </w:r>
          </w:p>
        </w:tc>
        <w:tc>
          <w:tcPr>
            <w:tcW w:w="4279" w:type="dxa"/>
            <w:shd w:val="clear" w:color="auto" w:fill="D9D9D9" w:themeFill="background1" w:themeFillShade="D9"/>
            <w:vAlign w:val="center"/>
          </w:tcPr>
          <w:p w14:paraId="47954261" w14:textId="77777777"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페이지 및 내용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4206A31" w14:textId="77777777"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작성자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A96BA4F" w14:textId="77777777"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b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 w:hint="eastAsia"/>
                <w:b/>
                <w:color w:val="000000" w:themeColor="text1"/>
              </w:rPr>
              <w:t>승인자</w:t>
            </w:r>
          </w:p>
        </w:tc>
      </w:tr>
      <w:tr w:rsidR="004F5A6D" w:rsidRPr="00F4270D" w14:paraId="25C6F247" w14:textId="77777777" w:rsidTr="00EA6218">
        <w:tc>
          <w:tcPr>
            <w:tcW w:w="567" w:type="dxa"/>
            <w:vAlign w:val="center"/>
          </w:tcPr>
          <w:p w14:paraId="1A9E7CE9" w14:textId="77777777"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1</w:t>
            </w:r>
          </w:p>
        </w:tc>
        <w:tc>
          <w:tcPr>
            <w:tcW w:w="962" w:type="dxa"/>
            <w:vAlign w:val="center"/>
          </w:tcPr>
          <w:p w14:paraId="4D2AC000" w14:textId="77777777" w:rsidR="004F5A6D" w:rsidRPr="00F4270D" w:rsidRDefault="00015D19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 w:hint="eastAsia"/>
                <w:color w:val="000000" w:themeColor="text1"/>
              </w:rPr>
              <w:t xml:space="preserve">V </w:t>
            </w:r>
            <w:r w:rsidR="004F5A6D" w:rsidRPr="00F4270D">
              <w:rPr>
                <w:rFonts w:asciiTheme="minorEastAsia" w:eastAsiaTheme="minorEastAsia" w:hAnsiTheme="minorEastAsia" w:hint="eastAsia"/>
                <w:color w:val="000000" w:themeColor="text1"/>
              </w:rPr>
              <w:t>0.10</w:t>
            </w:r>
          </w:p>
        </w:tc>
        <w:tc>
          <w:tcPr>
            <w:tcW w:w="1417" w:type="dxa"/>
            <w:vAlign w:val="center"/>
          </w:tcPr>
          <w:p w14:paraId="7C14932B" w14:textId="77777777" w:rsidR="004F5A6D" w:rsidRPr="00F4270D" w:rsidRDefault="00BB09F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 w:hint="eastAsia"/>
                <w:color w:val="000000" w:themeColor="text1"/>
              </w:rPr>
              <w:t>2018.10.01</w:t>
            </w:r>
          </w:p>
        </w:tc>
        <w:tc>
          <w:tcPr>
            <w:tcW w:w="4279" w:type="dxa"/>
          </w:tcPr>
          <w:p w14:paraId="3C5ECA4A" w14:textId="77777777" w:rsidR="004F5A6D" w:rsidRPr="00F4270D" w:rsidRDefault="00F50BC6" w:rsidP="004F5A6D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 w:hint="eastAsia"/>
                <w:color w:val="000000" w:themeColor="text1"/>
              </w:rPr>
              <w:t>신규</w:t>
            </w:r>
            <w:r w:rsidR="00BB09FD" w:rsidRPr="00F4270D">
              <w:rPr>
                <w:rFonts w:asciiTheme="minorEastAsia" w:eastAsiaTheme="minorEastAsia" w:hAnsiTheme="minorEastAsia" w:hint="eastAsia"/>
                <w:color w:val="000000" w:themeColor="text1"/>
              </w:rPr>
              <w:t>작성</w:t>
            </w:r>
          </w:p>
        </w:tc>
        <w:tc>
          <w:tcPr>
            <w:tcW w:w="1134" w:type="dxa"/>
            <w:vAlign w:val="center"/>
          </w:tcPr>
          <w:p w14:paraId="1B83417E" w14:textId="77777777" w:rsidR="004F5A6D" w:rsidRPr="00F4270D" w:rsidRDefault="00BB09F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 w:hint="eastAsia"/>
                <w:color w:val="000000" w:themeColor="text1"/>
              </w:rPr>
              <w:t>윤예지</w:t>
            </w:r>
          </w:p>
        </w:tc>
        <w:tc>
          <w:tcPr>
            <w:tcW w:w="1134" w:type="dxa"/>
          </w:tcPr>
          <w:p w14:paraId="157432A0" w14:textId="77777777"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F5A6D" w:rsidRPr="00F4270D" w14:paraId="16DB458F" w14:textId="77777777" w:rsidTr="00EA6218">
        <w:tc>
          <w:tcPr>
            <w:tcW w:w="567" w:type="dxa"/>
            <w:vAlign w:val="center"/>
          </w:tcPr>
          <w:p w14:paraId="5C495293" w14:textId="77777777"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2</w:t>
            </w:r>
          </w:p>
        </w:tc>
        <w:tc>
          <w:tcPr>
            <w:tcW w:w="962" w:type="dxa"/>
            <w:vAlign w:val="center"/>
          </w:tcPr>
          <w:p w14:paraId="03F1C7DE" w14:textId="77777777" w:rsidR="004F5A6D" w:rsidRPr="00EA6218" w:rsidRDefault="007A5ACE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A6218">
              <w:rPr>
                <w:rFonts w:asciiTheme="minorEastAsia" w:eastAsiaTheme="minorEastAsia" w:hAnsiTheme="minorEastAsia" w:hint="eastAsia"/>
                <w:color w:val="000000" w:themeColor="text1"/>
              </w:rPr>
              <w:t>V 0.</w:t>
            </w:r>
            <w:r w:rsidRPr="00EA6218">
              <w:rPr>
                <w:rFonts w:asciiTheme="minorEastAsia" w:eastAsiaTheme="minorEastAsia" w:hAnsiTheme="minorEastAsia"/>
                <w:color w:val="000000" w:themeColor="text1"/>
              </w:rPr>
              <w:t>20</w:t>
            </w:r>
          </w:p>
        </w:tc>
        <w:tc>
          <w:tcPr>
            <w:tcW w:w="1417" w:type="dxa"/>
            <w:vAlign w:val="center"/>
          </w:tcPr>
          <w:p w14:paraId="6D8D49CA" w14:textId="77777777" w:rsidR="004F5A6D" w:rsidRPr="00EA6218" w:rsidRDefault="007A5ACE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A6218">
              <w:rPr>
                <w:rFonts w:asciiTheme="minorEastAsia" w:eastAsiaTheme="minorEastAsia" w:hAnsiTheme="minorEastAsia" w:hint="eastAsia"/>
                <w:color w:val="000000" w:themeColor="text1"/>
              </w:rPr>
              <w:t>2018.10.23</w:t>
            </w:r>
          </w:p>
        </w:tc>
        <w:tc>
          <w:tcPr>
            <w:tcW w:w="4279" w:type="dxa"/>
          </w:tcPr>
          <w:p w14:paraId="6054C8C9" w14:textId="0A4540CE" w:rsidR="004F5A6D" w:rsidRPr="00EA6218" w:rsidRDefault="007A5ACE" w:rsidP="004F5A6D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A6218">
              <w:rPr>
                <w:rFonts w:asciiTheme="minorEastAsia" w:eastAsiaTheme="minorEastAsia" w:hAnsiTheme="minorEastAsia" w:hint="eastAsia"/>
                <w:color w:val="000000" w:themeColor="text1"/>
              </w:rPr>
              <w:t>입점사</w:t>
            </w:r>
            <w:r w:rsidR="00444A01">
              <w:rPr>
                <w:rFonts w:asciiTheme="minorEastAsia" w:eastAsiaTheme="minorEastAsia" w:hAnsiTheme="minorEastAsia" w:hint="eastAsia"/>
                <w:color w:val="000000" w:themeColor="text1"/>
              </w:rPr>
              <w:t xml:space="preserve"> </w:t>
            </w:r>
            <w:r w:rsidRPr="00EA6218">
              <w:rPr>
                <w:rFonts w:asciiTheme="minorEastAsia" w:eastAsiaTheme="minorEastAsia" w:hAnsiTheme="minorEastAsia" w:hint="eastAsia"/>
                <w:color w:val="000000" w:themeColor="text1"/>
              </w:rPr>
              <w:t>정산 문서로 수정 보완</w:t>
            </w:r>
          </w:p>
        </w:tc>
        <w:tc>
          <w:tcPr>
            <w:tcW w:w="1134" w:type="dxa"/>
            <w:vAlign w:val="center"/>
          </w:tcPr>
          <w:p w14:paraId="2FA7B158" w14:textId="77777777" w:rsidR="004F5A6D" w:rsidRPr="00EA6218" w:rsidRDefault="007A5ACE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A6218">
              <w:rPr>
                <w:rFonts w:asciiTheme="minorEastAsia" w:eastAsiaTheme="minorEastAsia" w:hAnsiTheme="minorEastAsia" w:hint="eastAsia"/>
                <w:color w:val="000000" w:themeColor="text1"/>
              </w:rPr>
              <w:t>윤예지</w:t>
            </w:r>
          </w:p>
        </w:tc>
        <w:tc>
          <w:tcPr>
            <w:tcW w:w="1134" w:type="dxa"/>
          </w:tcPr>
          <w:p w14:paraId="4F4B4D24" w14:textId="77777777" w:rsidR="004F5A6D" w:rsidRPr="00EA6218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F5A6D" w:rsidRPr="00F4270D" w14:paraId="38FFE3D7" w14:textId="77777777" w:rsidTr="00EA6218">
        <w:tc>
          <w:tcPr>
            <w:tcW w:w="567" w:type="dxa"/>
            <w:vAlign w:val="center"/>
          </w:tcPr>
          <w:p w14:paraId="75082C81" w14:textId="77777777"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3</w:t>
            </w:r>
          </w:p>
        </w:tc>
        <w:tc>
          <w:tcPr>
            <w:tcW w:w="962" w:type="dxa"/>
            <w:vAlign w:val="center"/>
          </w:tcPr>
          <w:p w14:paraId="55A03B7C" w14:textId="77777777" w:rsidR="004F5A6D" w:rsidRPr="00EA6218" w:rsidRDefault="004F256C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A6218">
              <w:rPr>
                <w:rFonts w:asciiTheme="minorEastAsia" w:eastAsiaTheme="minorEastAsia" w:hAnsiTheme="minorEastAsia" w:hint="eastAsia"/>
                <w:color w:val="000000" w:themeColor="text1"/>
              </w:rPr>
              <w:t>V</w:t>
            </w:r>
            <w:r w:rsidRPr="00EA6218">
              <w:rPr>
                <w:rFonts w:asciiTheme="minorEastAsia" w:eastAsiaTheme="minorEastAsia" w:hAnsiTheme="minorEastAsia"/>
                <w:color w:val="000000" w:themeColor="text1"/>
              </w:rPr>
              <w:t xml:space="preserve"> 0.30</w:t>
            </w:r>
          </w:p>
        </w:tc>
        <w:tc>
          <w:tcPr>
            <w:tcW w:w="1417" w:type="dxa"/>
            <w:vAlign w:val="center"/>
          </w:tcPr>
          <w:p w14:paraId="7F16F02A" w14:textId="77777777" w:rsidR="004F5A6D" w:rsidRPr="00EA6218" w:rsidRDefault="004F256C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A6218">
              <w:rPr>
                <w:rFonts w:asciiTheme="minorEastAsia" w:eastAsiaTheme="minorEastAsia" w:hAnsiTheme="minorEastAsia" w:hint="eastAsia"/>
                <w:color w:val="000000" w:themeColor="text1"/>
              </w:rPr>
              <w:t>2018.11.02</w:t>
            </w:r>
          </w:p>
        </w:tc>
        <w:tc>
          <w:tcPr>
            <w:tcW w:w="4279" w:type="dxa"/>
          </w:tcPr>
          <w:p w14:paraId="2E087F95" w14:textId="77777777" w:rsidR="004F5A6D" w:rsidRPr="00EA6218" w:rsidRDefault="004F256C" w:rsidP="004F5A6D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A6218">
              <w:rPr>
                <w:rFonts w:asciiTheme="minorEastAsia" w:eastAsiaTheme="minorEastAsia" w:hAnsiTheme="minorEastAsia" w:hint="eastAsia"/>
                <w:color w:val="000000" w:themeColor="text1"/>
              </w:rPr>
              <w:t>내용 업데이트</w:t>
            </w:r>
          </w:p>
        </w:tc>
        <w:tc>
          <w:tcPr>
            <w:tcW w:w="1134" w:type="dxa"/>
            <w:vAlign w:val="center"/>
          </w:tcPr>
          <w:p w14:paraId="17134894" w14:textId="77777777" w:rsidR="004F5A6D" w:rsidRPr="00EA6218" w:rsidRDefault="004F256C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A6218">
              <w:rPr>
                <w:rFonts w:asciiTheme="minorEastAsia" w:eastAsiaTheme="minorEastAsia" w:hAnsiTheme="minorEastAsia" w:hint="eastAsia"/>
                <w:color w:val="000000" w:themeColor="text1"/>
              </w:rPr>
              <w:t>윤예지</w:t>
            </w:r>
          </w:p>
        </w:tc>
        <w:tc>
          <w:tcPr>
            <w:tcW w:w="1134" w:type="dxa"/>
          </w:tcPr>
          <w:p w14:paraId="59D41A40" w14:textId="77777777" w:rsidR="004F5A6D" w:rsidRPr="00EA6218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F5A6D" w:rsidRPr="00F4270D" w14:paraId="271EA887" w14:textId="77777777" w:rsidTr="00EA6218">
        <w:tc>
          <w:tcPr>
            <w:tcW w:w="567" w:type="dxa"/>
            <w:vAlign w:val="center"/>
          </w:tcPr>
          <w:p w14:paraId="4BD479BC" w14:textId="77777777" w:rsidR="004F5A6D" w:rsidRPr="00F4270D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4</w:t>
            </w:r>
          </w:p>
        </w:tc>
        <w:tc>
          <w:tcPr>
            <w:tcW w:w="962" w:type="dxa"/>
            <w:vAlign w:val="center"/>
          </w:tcPr>
          <w:p w14:paraId="314EF7D7" w14:textId="77777777" w:rsidR="004F5A6D" w:rsidRPr="00EA6218" w:rsidRDefault="00EA6218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A6218">
              <w:rPr>
                <w:rFonts w:asciiTheme="minorEastAsia" w:eastAsiaTheme="minorEastAsia" w:hAnsiTheme="minorEastAsia" w:hint="eastAsia"/>
                <w:color w:val="000000" w:themeColor="text1"/>
              </w:rPr>
              <w:t>V</w:t>
            </w:r>
            <w:r w:rsidRPr="00EA6218">
              <w:rPr>
                <w:rFonts w:asciiTheme="minorEastAsia" w:eastAsiaTheme="minorEastAsia" w:hAnsiTheme="minorEastAsia"/>
                <w:color w:val="000000" w:themeColor="text1"/>
              </w:rPr>
              <w:t>0.40</w:t>
            </w:r>
          </w:p>
        </w:tc>
        <w:tc>
          <w:tcPr>
            <w:tcW w:w="1417" w:type="dxa"/>
            <w:vAlign w:val="center"/>
          </w:tcPr>
          <w:p w14:paraId="3D86C514" w14:textId="77777777" w:rsidR="004F5A6D" w:rsidRPr="00EA6218" w:rsidRDefault="00EA6218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A6218">
              <w:rPr>
                <w:rFonts w:asciiTheme="minorEastAsia" w:eastAsiaTheme="minorEastAsia" w:hAnsiTheme="minorEastAsia" w:hint="eastAsia"/>
                <w:color w:val="000000" w:themeColor="text1"/>
              </w:rPr>
              <w:t>2019.03.29</w:t>
            </w:r>
          </w:p>
        </w:tc>
        <w:tc>
          <w:tcPr>
            <w:tcW w:w="4279" w:type="dxa"/>
          </w:tcPr>
          <w:p w14:paraId="76435F2A" w14:textId="77777777" w:rsidR="004F5A6D" w:rsidRPr="00EA6218" w:rsidRDefault="00EA6218" w:rsidP="004F5A6D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A6218">
              <w:rPr>
                <w:rFonts w:asciiTheme="minorEastAsia" w:eastAsiaTheme="minorEastAsia" w:hAnsiTheme="minorEastAsia" w:hint="eastAsia"/>
                <w:color w:val="000000" w:themeColor="text1"/>
              </w:rPr>
              <w:t>입점사 주문/배송/클레임 프로세스 추가</w:t>
            </w:r>
          </w:p>
        </w:tc>
        <w:tc>
          <w:tcPr>
            <w:tcW w:w="1134" w:type="dxa"/>
            <w:vAlign w:val="center"/>
          </w:tcPr>
          <w:p w14:paraId="11A6B25D" w14:textId="77777777" w:rsidR="004F5A6D" w:rsidRPr="00EA6218" w:rsidRDefault="00EC6114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윤예지</w:t>
            </w:r>
          </w:p>
        </w:tc>
        <w:tc>
          <w:tcPr>
            <w:tcW w:w="1134" w:type="dxa"/>
          </w:tcPr>
          <w:p w14:paraId="43156709" w14:textId="77777777" w:rsidR="004F5A6D" w:rsidRPr="00EA6218" w:rsidRDefault="004F5A6D" w:rsidP="004F5A6D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7E5D4B" w:rsidRPr="00F4270D" w14:paraId="2A5061BE" w14:textId="77777777" w:rsidTr="00EA6218">
        <w:tc>
          <w:tcPr>
            <w:tcW w:w="567" w:type="dxa"/>
            <w:vAlign w:val="center"/>
          </w:tcPr>
          <w:p w14:paraId="5E33F7DE" w14:textId="77777777" w:rsidR="007E5D4B" w:rsidRPr="00F4270D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5</w:t>
            </w:r>
          </w:p>
        </w:tc>
        <w:tc>
          <w:tcPr>
            <w:tcW w:w="962" w:type="dxa"/>
            <w:vAlign w:val="center"/>
          </w:tcPr>
          <w:p w14:paraId="0AB8DBAA" w14:textId="77777777" w:rsidR="007E5D4B" w:rsidRPr="00EA6218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A6218">
              <w:rPr>
                <w:rFonts w:asciiTheme="minorEastAsia" w:eastAsiaTheme="minorEastAsia" w:hAnsiTheme="minorEastAsia" w:hint="eastAsia"/>
                <w:color w:val="000000" w:themeColor="text1"/>
              </w:rPr>
              <w:t>V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0.5</w:t>
            </w:r>
            <w:r w:rsidRPr="00EA6218">
              <w:rPr>
                <w:rFonts w:asciiTheme="minorEastAsia" w:eastAsiaTheme="minorEastAsia" w:hAnsiTheme="minorEastAsia"/>
                <w:color w:val="000000" w:themeColor="text1"/>
              </w:rPr>
              <w:t>0</w:t>
            </w:r>
          </w:p>
        </w:tc>
        <w:tc>
          <w:tcPr>
            <w:tcW w:w="1417" w:type="dxa"/>
            <w:vAlign w:val="center"/>
          </w:tcPr>
          <w:p w14:paraId="70CFBE54" w14:textId="77777777" w:rsidR="007E5D4B" w:rsidRPr="00EA6218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A6218">
              <w:rPr>
                <w:rFonts w:asciiTheme="minorEastAsia" w:eastAsiaTheme="minorEastAsia" w:hAnsiTheme="minorEastAsia" w:hint="eastAsia"/>
                <w:color w:val="000000" w:themeColor="text1"/>
              </w:rPr>
              <w:t>2019.0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4</w:t>
            </w: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.01</w:t>
            </w:r>
          </w:p>
        </w:tc>
        <w:tc>
          <w:tcPr>
            <w:tcW w:w="4279" w:type="dxa"/>
          </w:tcPr>
          <w:p w14:paraId="6CC597D8" w14:textId="77777777" w:rsidR="007E5D4B" w:rsidRPr="00EA6218" w:rsidRDefault="007E5D4B" w:rsidP="007E5D4B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A6218">
              <w:rPr>
                <w:rFonts w:asciiTheme="minorEastAsia" w:eastAsiaTheme="minorEastAsia" w:hAnsiTheme="minorEastAsia" w:hint="eastAsia"/>
                <w:color w:val="000000" w:themeColor="text1"/>
              </w:rPr>
              <w:t xml:space="preserve">입점사 </w:t>
            </w: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 xml:space="preserve">정보/상품/프로모션 관리 내용 </w:t>
            </w:r>
            <w:r w:rsidRPr="00EA6218">
              <w:rPr>
                <w:rFonts w:asciiTheme="minorEastAsia" w:eastAsiaTheme="minorEastAsia" w:hAnsiTheme="minorEastAsia" w:hint="eastAsia"/>
                <w:color w:val="000000" w:themeColor="text1"/>
              </w:rPr>
              <w:t>추가</w:t>
            </w:r>
          </w:p>
        </w:tc>
        <w:tc>
          <w:tcPr>
            <w:tcW w:w="1134" w:type="dxa"/>
            <w:vAlign w:val="center"/>
          </w:tcPr>
          <w:p w14:paraId="735F3912" w14:textId="77777777" w:rsidR="007E5D4B" w:rsidRPr="00EA6218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김경훈</w:t>
            </w:r>
          </w:p>
        </w:tc>
        <w:tc>
          <w:tcPr>
            <w:tcW w:w="1134" w:type="dxa"/>
          </w:tcPr>
          <w:p w14:paraId="271D4E45" w14:textId="77777777" w:rsidR="007E5D4B" w:rsidRPr="00EA6218" w:rsidRDefault="007E5D4B" w:rsidP="007E5D4B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44A01" w:rsidRPr="00F4270D" w14:paraId="59CDCC94" w14:textId="77777777" w:rsidTr="00EA6218">
        <w:tc>
          <w:tcPr>
            <w:tcW w:w="567" w:type="dxa"/>
            <w:vAlign w:val="center"/>
          </w:tcPr>
          <w:p w14:paraId="68C28419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6</w:t>
            </w:r>
          </w:p>
        </w:tc>
        <w:tc>
          <w:tcPr>
            <w:tcW w:w="962" w:type="dxa"/>
            <w:vAlign w:val="center"/>
          </w:tcPr>
          <w:p w14:paraId="09529744" w14:textId="251347DC" w:rsidR="00444A01" w:rsidRPr="00EA6218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A6218">
              <w:rPr>
                <w:rFonts w:asciiTheme="minorEastAsia" w:eastAsiaTheme="minorEastAsia" w:hAnsiTheme="minorEastAsia" w:hint="eastAsia"/>
                <w:color w:val="000000" w:themeColor="text1"/>
              </w:rPr>
              <w:t>V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0.6</w:t>
            </w:r>
            <w:r w:rsidRPr="00EA6218">
              <w:rPr>
                <w:rFonts w:asciiTheme="minorEastAsia" w:eastAsiaTheme="minorEastAsia" w:hAnsiTheme="minorEastAsia"/>
                <w:color w:val="000000" w:themeColor="text1"/>
              </w:rPr>
              <w:t>0</w:t>
            </w:r>
          </w:p>
        </w:tc>
        <w:tc>
          <w:tcPr>
            <w:tcW w:w="1417" w:type="dxa"/>
            <w:vAlign w:val="center"/>
          </w:tcPr>
          <w:p w14:paraId="4081B98F" w14:textId="53883F76" w:rsidR="00444A01" w:rsidRPr="00EA6218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A6218">
              <w:rPr>
                <w:rFonts w:asciiTheme="minorEastAsia" w:eastAsiaTheme="minorEastAsia" w:hAnsiTheme="minorEastAsia" w:hint="eastAsia"/>
                <w:color w:val="000000" w:themeColor="text1"/>
              </w:rPr>
              <w:t>2019.0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5</w:t>
            </w: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.0</w:t>
            </w:r>
            <w:r>
              <w:rPr>
                <w:rFonts w:asciiTheme="minorEastAsia" w:eastAsiaTheme="minorEastAsia" w:hAnsiTheme="minorEastAsia"/>
                <w:color w:val="000000" w:themeColor="text1"/>
              </w:rPr>
              <w:t>8</w:t>
            </w:r>
          </w:p>
        </w:tc>
        <w:tc>
          <w:tcPr>
            <w:tcW w:w="4279" w:type="dxa"/>
          </w:tcPr>
          <w:p w14:paraId="4BB88315" w14:textId="69089B93" w:rsidR="00444A01" w:rsidRPr="00EA6218" w:rsidRDefault="00444A01" w:rsidP="00444A01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A6218">
              <w:rPr>
                <w:rFonts w:asciiTheme="minorEastAsia" w:eastAsiaTheme="minorEastAsia" w:hAnsiTheme="minorEastAsia" w:hint="eastAsia"/>
                <w:color w:val="000000" w:themeColor="text1"/>
              </w:rPr>
              <w:t xml:space="preserve">입점사 </w:t>
            </w: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페널티 정책 관련 내용 추가</w:t>
            </w:r>
          </w:p>
        </w:tc>
        <w:tc>
          <w:tcPr>
            <w:tcW w:w="1134" w:type="dxa"/>
            <w:vAlign w:val="center"/>
          </w:tcPr>
          <w:p w14:paraId="00899832" w14:textId="2A741669" w:rsidR="00444A01" w:rsidRPr="00EA6218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>
              <w:rPr>
                <w:rFonts w:asciiTheme="minorEastAsia" w:eastAsiaTheme="minorEastAsia" w:hAnsiTheme="minorEastAsia" w:hint="eastAsia"/>
                <w:color w:val="000000" w:themeColor="text1"/>
              </w:rPr>
              <w:t>김경훈</w:t>
            </w:r>
          </w:p>
        </w:tc>
        <w:tc>
          <w:tcPr>
            <w:tcW w:w="1134" w:type="dxa"/>
          </w:tcPr>
          <w:p w14:paraId="39A0684B" w14:textId="77777777" w:rsidR="00444A01" w:rsidRPr="00EA6218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44A01" w:rsidRPr="00F4270D" w14:paraId="73F243D6" w14:textId="77777777" w:rsidTr="00EA6218">
        <w:tc>
          <w:tcPr>
            <w:tcW w:w="567" w:type="dxa"/>
            <w:vAlign w:val="center"/>
          </w:tcPr>
          <w:p w14:paraId="472E2C12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7</w:t>
            </w:r>
          </w:p>
        </w:tc>
        <w:tc>
          <w:tcPr>
            <w:tcW w:w="962" w:type="dxa"/>
            <w:vAlign w:val="center"/>
          </w:tcPr>
          <w:p w14:paraId="515D945E" w14:textId="77777777" w:rsidR="00444A01" w:rsidRPr="00EA6218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0E11AE39" w14:textId="77777777" w:rsidR="00444A01" w:rsidRPr="00EA6218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4279" w:type="dxa"/>
          </w:tcPr>
          <w:p w14:paraId="57556C8A" w14:textId="77777777" w:rsidR="00444A01" w:rsidRPr="00EA6218" w:rsidRDefault="00444A01" w:rsidP="00444A01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0331CDF1" w14:textId="77777777" w:rsidR="00444A01" w:rsidRPr="00EA6218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</w:tcPr>
          <w:p w14:paraId="28B647EE" w14:textId="77777777" w:rsidR="00444A01" w:rsidRPr="00EA6218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44A01" w:rsidRPr="00F4270D" w14:paraId="5C4D87E8" w14:textId="77777777" w:rsidTr="00EA6218">
        <w:tc>
          <w:tcPr>
            <w:tcW w:w="567" w:type="dxa"/>
            <w:vAlign w:val="center"/>
          </w:tcPr>
          <w:p w14:paraId="30215970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8</w:t>
            </w:r>
          </w:p>
        </w:tc>
        <w:tc>
          <w:tcPr>
            <w:tcW w:w="962" w:type="dxa"/>
            <w:vAlign w:val="center"/>
          </w:tcPr>
          <w:p w14:paraId="0A70D85C" w14:textId="77777777" w:rsidR="00444A01" w:rsidRPr="00EA6218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2628FD84" w14:textId="77777777" w:rsidR="00444A01" w:rsidRPr="00EA6218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4279" w:type="dxa"/>
          </w:tcPr>
          <w:p w14:paraId="0D927E5C" w14:textId="77777777" w:rsidR="00444A01" w:rsidRPr="00EA6218" w:rsidRDefault="00444A01" w:rsidP="00444A01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480634E3" w14:textId="77777777" w:rsidR="00444A01" w:rsidRPr="00EA6218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</w:tcPr>
          <w:p w14:paraId="3127BB69" w14:textId="77777777" w:rsidR="00444A01" w:rsidRPr="00EA6218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44A01" w:rsidRPr="00F4270D" w14:paraId="250B4206" w14:textId="77777777" w:rsidTr="00EA6218">
        <w:tc>
          <w:tcPr>
            <w:tcW w:w="567" w:type="dxa"/>
            <w:vAlign w:val="center"/>
          </w:tcPr>
          <w:p w14:paraId="2563A42D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9</w:t>
            </w:r>
          </w:p>
        </w:tc>
        <w:tc>
          <w:tcPr>
            <w:tcW w:w="962" w:type="dxa"/>
            <w:vAlign w:val="center"/>
          </w:tcPr>
          <w:p w14:paraId="7A9E2477" w14:textId="77777777" w:rsidR="00444A01" w:rsidRPr="00EA6218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1FE9EC6F" w14:textId="77777777" w:rsidR="00444A01" w:rsidRPr="00EA6218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4279" w:type="dxa"/>
          </w:tcPr>
          <w:p w14:paraId="6C2013E5" w14:textId="77777777" w:rsidR="00444A01" w:rsidRPr="00EA6218" w:rsidRDefault="00444A01" w:rsidP="00444A01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25A83386" w14:textId="77777777" w:rsidR="00444A01" w:rsidRPr="00EA6218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</w:tcPr>
          <w:p w14:paraId="40CD74EB" w14:textId="77777777" w:rsidR="00444A01" w:rsidRPr="00EA6218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44A01" w:rsidRPr="00F4270D" w14:paraId="3DBFB6B0" w14:textId="77777777" w:rsidTr="00EA6218">
        <w:tc>
          <w:tcPr>
            <w:tcW w:w="567" w:type="dxa"/>
            <w:vAlign w:val="center"/>
          </w:tcPr>
          <w:p w14:paraId="3BF0B42D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10</w:t>
            </w:r>
          </w:p>
        </w:tc>
        <w:tc>
          <w:tcPr>
            <w:tcW w:w="962" w:type="dxa"/>
            <w:vAlign w:val="center"/>
          </w:tcPr>
          <w:p w14:paraId="1C3CED94" w14:textId="77777777" w:rsidR="00444A01" w:rsidRPr="00EA6218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68730853" w14:textId="77777777" w:rsidR="00444A01" w:rsidRPr="00EA6218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4279" w:type="dxa"/>
          </w:tcPr>
          <w:p w14:paraId="201355E2" w14:textId="77777777" w:rsidR="00444A01" w:rsidRPr="00EA6218" w:rsidRDefault="00444A01" w:rsidP="00444A01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20D29100" w14:textId="77777777" w:rsidR="00444A01" w:rsidRPr="00EA6218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</w:tcPr>
          <w:p w14:paraId="491174EE" w14:textId="77777777" w:rsidR="00444A01" w:rsidRPr="00EA6218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44A01" w:rsidRPr="00F4270D" w14:paraId="5D7B477A" w14:textId="77777777" w:rsidTr="00EA6218">
        <w:tc>
          <w:tcPr>
            <w:tcW w:w="567" w:type="dxa"/>
            <w:vAlign w:val="center"/>
          </w:tcPr>
          <w:p w14:paraId="7ED04ACF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11</w:t>
            </w:r>
          </w:p>
        </w:tc>
        <w:tc>
          <w:tcPr>
            <w:tcW w:w="962" w:type="dxa"/>
            <w:vAlign w:val="center"/>
          </w:tcPr>
          <w:p w14:paraId="17D2F557" w14:textId="77777777" w:rsidR="00444A01" w:rsidRPr="00EA6218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131AD41D" w14:textId="77777777" w:rsidR="00444A01" w:rsidRPr="00EA6218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4279" w:type="dxa"/>
          </w:tcPr>
          <w:p w14:paraId="07481748" w14:textId="77777777" w:rsidR="00444A01" w:rsidRPr="00EA6218" w:rsidRDefault="00444A01" w:rsidP="00444A01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73B1E837" w14:textId="77777777" w:rsidR="00444A01" w:rsidRPr="00EA6218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</w:tcPr>
          <w:p w14:paraId="0B2675A1" w14:textId="77777777" w:rsidR="00444A01" w:rsidRPr="00EA6218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44A01" w:rsidRPr="00F4270D" w14:paraId="57C0C882" w14:textId="77777777" w:rsidTr="00EA6218">
        <w:tc>
          <w:tcPr>
            <w:tcW w:w="567" w:type="dxa"/>
            <w:vAlign w:val="center"/>
          </w:tcPr>
          <w:p w14:paraId="5D71F0AE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12</w:t>
            </w:r>
          </w:p>
        </w:tc>
        <w:tc>
          <w:tcPr>
            <w:tcW w:w="962" w:type="dxa"/>
            <w:vAlign w:val="center"/>
          </w:tcPr>
          <w:p w14:paraId="772B297C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4DE377ED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4279" w:type="dxa"/>
          </w:tcPr>
          <w:p w14:paraId="2A7C9EEF" w14:textId="77777777" w:rsidR="00444A01" w:rsidRPr="00F4270D" w:rsidRDefault="00444A01" w:rsidP="00444A01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09E9F684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</w:tcPr>
          <w:p w14:paraId="6FA2E890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44A01" w:rsidRPr="00F4270D" w14:paraId="2D75A5C4" w14:textId="77777777" w:rsidTr="00EA6218">
        <w:tc>
          <w:tcPr>
            <w:tcW w:w="567" w:type="dxa"/>
            <w:vAlign w:val="center"/>
          </w:tcPr>
          <w:p w14:paraId="19D90828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13</w:t>
            </w:r>
          </w:p>
        </w:tc>
        <w:tc>
          <w:tcPr>
            <w:tcW w:w="962" w:type="dxa"/>
            <w:vAlign w:val="center"/>
          </w:tcPr>
          <w:p w14:paraId="361AB3B5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396D040A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4279" w:type="dxa"/>
          </w:tcPr>
          <w:p w14:paraId="2640D2F2" w14:textId="77777777" w:rsidR="00444A01" w:rsidRPr="00F4270D" w:rsidRDefault="00444A01" w:rsidP="00444A01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1FE94331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</w:tcPr>
          <w:p w14:paraId="52C367E5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44A01" w:rsidRPr="00F4270D" w14:paraId="3CBDD96A" w14:textId="77777777" w:rsidTr="00EA6218">
        <w:tc>
          <w:tcPr>
            <w:tcW w:w="567" w:type="dxa"/>
            <w:vAlign w:val="center"/>
          </w:tcPr>
          <w:p w14:paraId="1565276C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14</w:t>
            </w:r>
          </w:p>
        </w:tc>
        <w:tc>
          <w:tcPr>
            <w:tcW w:w="962" w:type="dxa"/>
            <w:vAlign w:val="center"/>
          </w:tcPr>
          <w:p w14:paraId="64A61E31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53E13456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4279" w:type="dxa"/>
          </w:tcPr>
          <w:p w14:paraId="01A1AEB9" w14:textId="77777777" w:rsidR="00444A01" w:rsidRPr="00F4270D" w:rsidRDefault="00444A01" w:rsidP="00444A01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32B89CC4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</w:tcPr>
          <w:p w14:paraId="6F62CF76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44A01" w:rsidRPr="00F4270D" w14:paraId="7C8B728A" w14:textId="77777777" w:rsidTr="00EA6218">
        <w:tc>
          <w:tcPr>
            <w:tcW w:w="567" w:type="dxa"/>
            <w:vAlign w:val="center"/>
          </w:tcPr>
          <w:p w14:paraId="5A4A9D2F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15</w:t>
            </w:r>
          </w:p>
        </w:tc>
        <w:tc>
          <w:tcPr>
            <w:tcW w:w="962" w:type="dxa"/>
            <w:vAlign w:val="center"/>
          </w:tcPr>
          <w:p w14:paraId="7B7D0091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058BBB7B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4279" w:type="dxa"/>
          </w:tcPr>
          <w:p w14:paraId="5CA41A73" w14:textId="77777777" w:rsidR="00444A01" w:rsidRPr="00F4270D" w:rsidRDefault="00444A01" w:rsidP="00444A01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1E979388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</w:tcPr>
          <w:p w14:paraId="38039582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44A01" w:rsidRPr="00F4270D" w14:paraId="5CD59F52" w14:textId="77777777" w:rsidTr="00EA6218">
        <w:tc>
          <w:tcPr>
            <w:tcW w:w="567" w:type="dxa"/>
            <w:vAlign w:val="center"/>
          </w:tcPr>
          <w:p w14:paraId="0CB621EE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16</w:t>
            </w:r>
          </w:p>
        </w:tc>
        <w:tc>
          <w:tcPr>
            <w:tcW w:w="962" w:type="dxa"/>
            <w:vAlign w:val="center"/>
          </w:tcPr>
          <w:p w14:paraId="42405C6F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3A26F846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4279" w:type="dxa"/>
          </w:tcPr>
          <w:p w14:paraId="040F6921" w14:textId="77777777" w:rsidR="00444A01" w:rsidRPr="00F4270D" w:rsidRDefault="00444A01" w:rsidP="00444A01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5E40C657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</w:tcPr>
          <w:p w14:paraId="7605F003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44A01" w:rsidRPr="00F4270D" w14:paraId="79456AF0" w14:textId="77777777" w:rsidTr="00EA6218">
        <w:tc>
          <w:tcPr>
            <w:tcW w:w="567" w:type="dxa"/>
            <w:vAlign w:val="center"/>
          </w:tcPr>
          <w:p w14:paraId="0A4DECED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17</w:t>
            </w:r>
          </w:p>
        </w:tc>
        <w:tc>
          <w:tcPr>
            <w:tcW w:w="962" w:type="dxa"/>
            <w:vAlign w:val="center"/>
          </w:tcPr>
          <w:p w14:paraId="6A86F54B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567D3D19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4279" w:type="dxa"/>
          </w:tcPr>
          <w:p w14:paraId="1D9DD5C8" w14:textId="77777777" w:rsidR="00444A01" w:rsidRPr="00F4270D" w:rsidRDefault="00444A01" w:rsidP="00444A01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4B1F0A22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</w:tcPr>
          <w:p w14:paraId="00D4A833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44A01" w:rsidRPr="00F4270D" w14:paraId="41D71239" w14:textId="77777777" w:rsidTr="00EA6218">
        <w:tc>
          <w:tcPr>
            <w:tcW w:w="567" w:type="dxa"/>
            <w:vAlign w:val="center"/>
          </w:tcPr>
          <w:p w14:paraId="77248527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18</w:t>
            </w:r>
          </w:p>
        </w:tc>
        <w:tc>
          <w:tcPr>
            <w:tcW w:w="962" w:type="dxa"/>
            <w:vAlign w:val="center"/>
          </w:tcPr>
          <w:p w14:paraId="4F151A3C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779C4D61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4279" w:type="dxa"/>
          </w:tcPr>
          <w:p w14:paraId="42517D6C" w14:textId="77777777" w:rsidR="00444A01" w:rsidRPr="00F4270D" w:rsidRDefault="00444A01" w:rsidP="00444A01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4B456363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</w:tcPr>
          <w:p w14:paraId="4002ADEC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44A01" w:rsidRPr="00F4270D" w14:paraId="49B86E13" w14:textId="77777777" w:rsidTr="00EA6218">
        <w:tc>
          <w:tcPr>
            <w:tcW w:w="567" w:type="dxa"/>
            <w:vAlign w:val="center"/>
          </w:tcPr>
          <w:p w14:paraId="72E2E63A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19</w:t>
            </w:r>
          </w:p>
        </w:tc>
        <w:tc>
          <w:tcPr>
            <w:tcW w:w="962" w:type="dxa"/>
            <w:vAlign w:val="center"/>
          </w:tcPr>
          <w:p w14:paraId="05A730E4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7A0B4B01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4279" w:type="dxa"/>
          </w:tcPr>
          <w:p w14:paraId="1E495DB3" w14:textId="77777777" w:rsidR="00444A01" w:rsidRPr="00F4270D" w:rsidRDefault="00444A01" w:rsidP="00444A01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7F9C6B13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</w:tcPr>
          <w:p w14:paraId="2EC4A9F2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  <w:tr w:rsidR="00444A01" w:rsidRPr="00F4270D" w14:paraId="3306078A" w14:textId="77777777" w:rsidTr="00EA6218">
        <w:tc>
          <w:tcPr>
            <w:tcW w:w="567" w:type="dxa"/>
            <w:vAlign w:val="center"/>
          </w:tcPr>
          <w:p w14:paraId="43639B7B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F4270D">
              <w:rPr>
                <w:rFonts w:asciiTheme="minorEastAsia" w:eastAsiaTheme="minorEastAsia" w:hAnsiTheme="minorEastAsia"/>
                <w:color w:val="000000" w:themeColor="text1"/>
              </w:rPr>
              <w:t>20</w:t>
            </w:r>
          </w:p>
        </w:tc>
        <w:tc>
          <w:tcPr>
            <w:tcW w:w="962" w:type="dxa"/>
            <w:vAlign w:val="center"/>
          </w:tcPr>
          <w:p w14:paraId="5F508996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2FBB1968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4279" w:type="dxa"/>
          </w:tcPr>
          <w:p w14:paraId="37CA836C" w14:textId="77777777" w:rsidR="00444A01" w:rsidRPr="00F4270D" w:rsidRDefault="00444A01" w:rsidP="00444A01">
            <w:pPr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  <w:vAlign w:val="center"/>
          </w:tcPr>
          <w:p w14:paraId="6F209B80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1134" w:type="dxa"/>
          </w:tcPr>
          <w:p w14:paraId="50FA7276" w14:textId="77777777" w:rsidR="00444A01" w:rsidRPr="00F4270D" w:rsidRDefault="00444A01" w:rsidP="00444A01">
            <w:pPr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</w:tr>
    </w:tbl>
    <w:p w14:paraId="095BF77A" w14:textId="77777777" w:rsidR="004F5A6D" w:rsidRPr="00F4270D" w:rsidRDefault="004F5A6D" w:rsidP="004F5A6D">
      <w:pPr>
        <w:spacing w:line="440" w:lineRule="exact"/>
        <w:rPr>
          <w:rFonts w:asciiTheme="minorEastAsia" w:eastAsiaTheme="minorEastAsia" w:hAnsiTheme="minorEastAsia"/>
          <w:b/>
          <w:color w:val="000000" w:themeColor="text1"/>
          <w:sz w:val="22"/>
          <w:szCs w:val="22"/>
        </w:rPr>
      </w:pPr>
    </w:p>
    <w:p w14:paraId="2831BB98" w14:textId="77777777" w:rsidR="004F5A6D" w:rsidRPr="00F4270D" w:rsidRDefault="004F5A6D" w:rsidP="004F5A6D">
      <w:pPr>
        <w:widowControl/>
        <w:jc w:val="left"/>
        <w:rPr>
          <w:rFonts w:asciiTheme="minorEastAsia" w:eastAsiaTheme="minorEastAsia" w:hAnsiTheme="minorEastAsia"/>
          <w:b/>
          <w:color w:val="000000" w:themeColor="text1"/>
          <w:sz w:val="22"/>
          <w:szCs w:val="22"/>
        </w:rPr>
      </w:pPr>
      <w:r w:rsidRPr="00F4270D">
        <w:rPr>
          <w:rFonts w:asciiTheme="minorEastAsia" w:eastAsiaTheme="minorEastAsia" w:hAnsiTheme="minorEastAsia"/>
          <w:b/>
          <w:color w:val="000000" w:themeColor="text1"/>
          <w:sz w:val="22"/>
          <w:szCs w:val="22"/>
        </w:rPr>
        <w:br w:type="page"/>
      </w:r>
    </w:p>
    <w:sdt>
      <w:sdtPr>
        <w:rPr>
          <w:rFonts w:asciiTheme="minorEastAsia" w:eastAsiaTheme="minorEastAsia" w:hAnsiTheme="minorEastAsia" w:cs="Times New Roman"/>
          <w:b w:val="0"/>
          <w:bCs/>
          <w:kern w:val="2"/>
          <w:sz w:val="20"/>
          <w:szCs w:val="24"/>
          <w:lang w:val="ko-KR"/>
        </w:rPr>
        <w:id w:val="94911355"/>
        <w:docPartObj>
          <w:docPartGallery w:val="Table of Contents"/>
          <w:docPartUnique/>
        </w:docPartObj>
      </w:sdtPr>
      <w:sdtEndPr>
        <w:rPr>
          <w:rFonts w:cs="Arial Unicode MS"/>
          <w:bCs w:val="0"/>
          <w:kern w:val="0"/>
          <w:szCs w:val="20"/>
          <w:lang w:val="en-US"/>
        </w:rPr>
      </w:sdtEndPr>
      <w:sdtContent>
        <w:p w14:paraId="16F67982" w14:textId="77777777" w:rsidR="0097170C" w:rsidRPr="00F4270D" w:rsidRDefault="0097170C" w:rsidP="0097170C">
          <w:pPr>
            <w:pStyle w:val="a7"/>
            <w:rPr>
              <w:rFonts w:asciiTheme="minorEastAsia" w:eastAsiaTheme="minorEastAsia" w:hAnsiTheme="minorEastAsia" w:cs="Arial"/>
              <w:sz w:val="32"/>
            </w:rPr>
          </w:pPr>
          <w:r w:rsidRPr="00F4270D">
            <w:rPr>
              <w:rFonts w:asciiTheme="minorEastAsia" w:eastAsiaTheme="minorEastAsia" w:hAnsiTheme="minorEastAsia" w:cs="Arial"/>
              <w:sz w:val="32"/>
            </w:rPr>
            <w:t>Table of Contents</w:t>
          </w:r>
        </w:p>
        <w:p w14:paraId="76D4BEB1" w14:textId="77777777" w:rsidR="004D211B" w:rsidRDefault="0097170C">
          <w:pPr>
            <w:pStyle w:val="11"/>
            <w:tabs>
              <w:tab w:val="left" w:pos="40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r w:rsidRPr="00F4270D">
            <w:rPr>
              <w:rFonts w:asciiTheme="minorEastAsia" w:eastAsiaTheme="minorEastAsia" w:hAnsiTheme="minorEastAsia" w:cs="Times New Roman"/>
            </w:rPr>
            <w:fldChar w:fldCharType="begin"/>
          </w:r>
          <w:r w:rsidRPr="00F4270D">
            <w:rPr>
              <w:rFonts w:asciiTheme="minorEastAsia" w:eastAsiaTheme="minorEastAsia" w:hAnsiTheme="minorEastAsia" w:cs="Times New Roman"/>
            </w:rPr>
            <w:instrText xml:space="preserve"> TOC \o "1-3" \h \z \u </w:instrText>
          </w:r>
          <w:r w:rsidRPr="00F4270D">
            <w:rPr>
              <w:rFonts w:asciiTheme="minorEastAsia" w:eastAsiaTheme="minorEastAsia" w:hAnsiTheme="minorEastAsia" w:cs="Times New Roman"/>
            </w:rPr>
            <w:fldChar w:fldCharType="separate"/>
          </w:r>
          <w:hyperlink w:anchor="_Toc5266697" w:history="1">
            <w:r w:rsidR="004D211B" w:rsidRPr="00A665DC">
              <w:rPr>
                <w:rStyle w:val="af3"/>
                <w:noProof/>
              </w:rPr>
              <w:t>1</w:t>
            </w:r>
            <w:r w:rsidR="004D211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noProof/>
              </w:rPr>
              <w:t>입점사 관리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_Toc5266697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5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5AA47413" w14:textId="77777777" w:rsidR="004D211B" w:rsidRDefault="00444A01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5266698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1.1</w:t>
            </w:r>
            <w:r w:rsidR="004D211B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입점사 정보 관리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_Toc5266698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5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7205ECC4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699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1.1.1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입점사 정의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_Toc5266699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5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685922AC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00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1.1.2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 문의 관리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_Toc5266700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5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3E9409E9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01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1.1.3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 계약 관리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_Toc5266701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5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504CF8EC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02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1.1.4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입점사 등록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_Toc5266702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6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33F6684D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03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1.1.5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입점사 거래상태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_Toc5266703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8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0F0C2166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04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1.1.6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입점사 설정정보 관리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_Toc5266704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9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5F6A0E36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05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1.1.7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입점사 수수료 관리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_Toc5266705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9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02B00463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06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1.1.8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입점사 배송정책 관리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_Toc5266706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10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35A50A7B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07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1.1.9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입점사 관리자 계정 관리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_Toc5266707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10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178FD33A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08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1.1.10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입점사 휴일 관리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_Toc5266708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10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03A70794" w14:textId="77777777" w:rsidR="004D211B" w:rsidRDefault="00444A01">
          <w:pPr>
            <w:pStyle w:val="11"/>
            <w:tabs>
              <w:tab w:val="left" w:pos="40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hyperlink w:anchor="_Toc5266709" w:history="1">
            <w:r w:rsidR="004D211B" w:rsidRPr="00A665DC">
              <w:rPr>
                <w:rStyle w:val="af3"/>
                <w:noProof/>
              </w:rPr>
              <w:t>2</w:t>
            </w:r>
            <w:r w:rsidR="004D211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noProof/>
              </w:rPr>
              <w:t>입점사 상품 관리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_Toc5266709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11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39DA7263" w14:textId="77777777" w:rsidR="004D211B" w:rsidRDefault="00444A01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5266710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2.1</w:t>
            </w:r>
            <w:r w:rsidR="004D211B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입점사 상품 등록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_Toc5266710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11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0C630D98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11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2.1.1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입점상품 등록 정책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_Toc5266711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11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4F0D3A96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12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2.1.2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입점상품 개별등록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_Toc5266712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12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498D7970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13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2.1.3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입점상품 일괄등록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_Toc5266713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13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53789B92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14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2.1.4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입점상품 복사등록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_Toc5266714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15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54F520BB" w14:textId="77777777" w:rsidR="004D211B" w:rsidRDefault="00444A01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5266715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2.2</w:t>
            </w:r>
            <w:r w:rsidR="004D211B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입점사 상품 수정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_Toc5266715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15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5AF586F7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16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2.2.1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입점상품 수정 정책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_Toc5266716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15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18479430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17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2.2.2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입점상품 개별 수정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_Toc5266717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16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0D0CC2D8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18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2.2.3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입점상품 일괄 수정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_Toc5266718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16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3D9B7DEF" w14:textId="77777777" w:rsidR="004D211B" w:rsidRDefault="00444A01">
          <w:pPr>
            <w:pStyle w:val="11"/>
            <w:tabs>
              <w:tab w:val="left" w:pos="40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hyperlink w:anchor="_Toc5266719" w:history="1">
            <w:r w:rsidR="004D211B" w:rsidRPr="00A665DC">
              <w:rPr>
                <w:rStyle w:val="af3"/>
                <w:noProof/>
              </w:rPr>
              <w:t>3</w:t>
            </w:r>
            <w:r w:rsidR="004D211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noProof/>
              </w:rPr>
              <w:t>입점사 프로모션 관리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_Toc5266719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18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113B0CC6" w14:textId="77777777" w:rsidR="004D211B" w:rsidRDefault="00444A01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5266720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3.1</w:t>
            </w:r>
            <w:r w:rsidR="004D211B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입점사 기획전 관리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_Toc5266720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18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2165BE54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21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3.1.1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기획전 관리 정책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_Toc5266721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18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57437169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22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3.1.2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기획전 등록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_Toc5266722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19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51629B44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23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3.1.3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기획전 승인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_Toc5266723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20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4EEB5C8A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24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3.1.4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기획전 수정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_Toc5266724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21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3649F5FF" w14:textId="77777777" w:rsidR="004D211B" w:rsidRDefault="00444A01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5266725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3.2</w:t>
            </w:r>
            <w:r w:rsidR="004D211B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입점사 대상 쿠폰 관리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_Toc5266725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22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4E6F05A3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26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3.2.1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입점사 쿠폰 적용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_Toc5266726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22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14381B6E" w14:textId="77777777" w:rsidR="004D211B" w:rsidRDefault="00444A01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5266727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3.3</w:t>
            </w:r>
            <w:r w:rsidR="004D211B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입점사 대상 프로모션 관리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_Toc5266727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23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4780FCF0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28" w:history="1">
            <w:r w:rsidR="004D211B" w:rsidRPr="00A665DC">
              <w:rPr>
                <w:rStyle w:val="af3"/>
                <w:noProof/>
              </w:rPr>
              <w:t>3.3.1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입점상품의 프로모션 적용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_Toc5266728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23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3A7462F2" w14:textId="77777777" w:rsidR="004D211B" w:rsidRDefault="00444A01">
          <w:pPr>
            <w:pStyle w:val="11"/>
            <w:tabs>
              <w:tab w:val="left" w:pos="40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hyperlink w:anchor="_Toc5266729" w:history="1">
            <w:r w:rsidR="004D211B" w:rsidRPr="00A665DC">
              <w:rPr>
                <w:rStyle w:val="af3"/>
                <w:noProof/>
              </w:rPr>
              <w:t>4</w:t>
            </w:r>
            <w:r w:rsidR="004D211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noProof/>
              </w:rPr>
              <w:t>입점사 주문/배송 관리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_Toc5266729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24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1E04BD00" w14:textId="77777777" w:rsidR="004D211B" w:rsidRDefault="00444A01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5266730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4.1</w:t>
            </w:r>
            <w:r w:rsidR="004D211B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입점사 주문 관리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_Toc5266730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24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36D36FBC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31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4.1.1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입점사 기본 주문정책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_Toc5266731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24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687244C1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32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4.1.2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/>
                <w:noProof/>
              </w:rPr>
              <w:t>입점사 주문조회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_Toc5266732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24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02C48891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33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4.1.3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/>
                <w:noProof/>
              </w:rPr>
              <w:t>입점사 주문배송상태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_Toc5266733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24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48B7DE18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34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4.1.4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/>
                <w:noProof/>
              </w:rPr>
              <w:t>입점사 주문관리 프로세스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_Toc5266734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26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50D01A22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35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4.1.5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주문 상품에 대한 판매취소 요청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_Toc5266735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26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5A876BE8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36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4.1.6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입점사 매출확정 시점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_Toc5266736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26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18439028" w14:textId="77777777" w:rsidR="004D211B" w:rsidRDefault="00444A01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5266737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4.2</w:t>
            </w:r>
            <w:r w:rsidR="004D211B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입점사 배송 관리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_Toc5266737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27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72FDFF15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38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4.2.1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입점사 기본 배송정책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_Toc5266738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27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152FBD72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39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4.2.2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입점사 주문 배송관리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_Toc5266739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27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638378C8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40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4.2.3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입점사 배송 프로세스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_Toc5266740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28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45BD7D9A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41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4.2.4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/>
                <w:noProof/>
              </w:rPr>
              <w:t>배송지연 안내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_Toc5266741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28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11885AD5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42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4.2.5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분실처리 및 재배송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_Toc5266742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29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371167B5" w14:textId="77777777" w:rsidR="004D211B" w:rsidRDefault="00444A01">
          <w:pPr>
            <w:pStyle w:val="11"/>
            <w:tabs>
              <w:tab w:val="left" w:pos="40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hyperlink w:anchor="_Toc5266743" w:history="1">
            <w:r w:rsidR="004D211B" w:rsidRPr="00A665DC">
              <w:rPr>
                <w:rStyle w:val="af3"/>
                <w:noProof/>
              </w:rPr>
              <w:t>5</w:t>
            </w:r>
            <w:r w:rsidR="004D211B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noProof/>
              </w:rPr>
              <w:t>입점사 클레임 관리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_Toc5266743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30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31C46BCA" w14:textId="77777777" w:rsidR="004D211B" w:rsidRDefault="00444A01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5266744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5.1</w:t>
            </w:r>
            <w:r w:rsidR="004D211B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입점사 클레임 관리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_Toc5266744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30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5767E079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45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5.1.1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입점사 기본 클레임 정책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_Toc5266745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30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471B75B9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46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5.1.2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입점사 클레임 관리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_Toc5266746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30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0380060A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47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5.1.3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입점사 교환품 발송처리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_Toc5266747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30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61745A37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48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5.1.4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입점사 클레임 상태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_Toc5266748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31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47B5CCBE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49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5.1.5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입점사 반품 프로세스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_Toc5266749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32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247C69EB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50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5.1.6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입점사 교환 프로세스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_Toc5266750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33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53F82E7E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51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5.1.7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클레임 불가 요청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_Toc5266751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34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731C749B" w14:textId="77777777" w:rsidR="004D211B" w:rsidRDefault="00444A01">
          <w:pPr>
            <w:pStyle w:val="22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5266752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5.2</w:t>
            </w:r>
            <w:r w:rsidR="004D211B"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입점사 AS 관리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_Toc5266752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34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25B26089" w14:textId="77777777" w:rsidR="004D211B" w:rsidRDefault="00444A01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5266753" w:history="1"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5.2.1</w:t>
            </w:r>
            <w:r w:rsidR="004D211B"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="004D211B" w:rsidRPr="00A665DC">
              <w:rPr>
                <w:rStyle w:val="af3"/>
                <w:rFonts w:asciiTheme="minorEastAsia" w:hAnsiTheme="minorEastAsia" w:cs="Calibri"/>
                <w:noProof/>
              </w:rPr>
              <w:t>입점사 기본 AS정책</w:t>
            </w:r>
            <w:r w:rsidR="004D211B">
              <w:rPr>
                <w:noProof/>
                <w:webHidden/>
              </w:rPr>
              <w:tab/>
            </w:r>
            <w:r w:rsidR="004D211B">
              <w:rPr>
                <w:noProof/>
                <w:webHidden/>
              </w:rPr>
              <w:fldChar w:fldCharType="begin"/>
            </w:r>
            <w:r w:rsidR="004D211B">
              <w:rPr>
                <w:noProof/>
                <w:webHidden/>
              </w:rPr>
              <w:instrText xml:space="preserve"> PAGEREF _Toc5266753 \h </w:instrText>
            </w:r>
            <w:r w:rsidR="004D211B">
              <w:rPr>
                <w:noProof/>
                <w:webHidden/>
              </w:rPr>
            </w:r>
            <w:r w:rsidR="004D211B">
              <w:rPr>
                <w:noProof/>
                <w:webHidden/>
              </w:rPr>
              <w:fldChar w:fldCharType="separate"/>
            </w:r>
            <w:r w:rsidR="004D211B">
              <w:rPr>
                <w:noProof/>
                <w:webHidden/>
              </w:rPr>
              <w:t>34</w:t>
            </w:r>
            <w:r w:rsidR="004D211B">
              <w:rPr>
                <w:noProof/>
                <w:webHidden/>
              </w:rPr>
              <w:fldChar w:fldCharType="end"/>
            </w:r>
          </w:hyperlink>
        </w:p>
        <w:p w14:paraId="0D8A275C" w14:textId="77777777" w:rsidR="0097170C" w:rsidRPr="00F4270D" w:rsidRDefault="0097170C" w:rsidP="0097170C">
          <w:pPr>
            <w:rPr>
              <w:rFonts w:asciiTheme="minorEastAsia" w:eastAsiaTheme="minorEastAsia" w:hAnsiTheme="minorEastAsia"/>
            </w:rPr>
          </w:pPr>
          <w:r w:rsidRPr="00F4270D">
            <w:rPr>
              <w:rFonts w:asciiTheme="minorEastAsia" w:eastAsiaTheme="minorEastAsia" w:hAnsiTheme="minorEastAsia"/>
            </w:rPr>
            <w:fldChar w:fldCharType="end"/>
          </w:r>
        </w:p>
      </w:sdtContent>
    </w:sdt>
    <w:p w14:paraId="0814BCBB" w14:textId="77777777" w:rsidR="0097170C" w:rsidRPr="00F4270D" w:rsidRDefault="0097170C" w:rsidP="0097170C">
      <w:pPr>
        <w:widowControl/>
        <w:jc w:val="left"/>
        <w:rPr>
          <w:rFonts w:asciiTheme="minorEastAsia" w:eastAsiaTheme="minorEastAsia" w:hAnsiTheme="minorEastAsia" w:cs="Arial"/>
          <w:sz w:val="21"/>
          <w:szCs w:val="21"/>
        </w:rPr>
      </w:pPr>
      <w:r w:rsidRPr="00F4270D">
        <w:rPr>
          <w:rFonts w:asciiTheme="minorEastAsia" w:eastAsiaTheme="minorEastAsia" w:hAnsiTheme="minorEastAsia" w:cs="Arial"/>
          <w:sz w:val="21"/>
          <w:szCs w:val="21"/>
        </w:rPr>
        <w:br w:type="page"/>
      </w:r>
    </w:p>
    <w:p w14:paraId="1E991047" w14:textId="77777777" w:rsidR="0090078B" w:rsidRDefault="003F2617" w:rsidP="00FC49A9">
      <w:pPr>
        <w:pStyle w:val="-1"/>
      </w:pPr>
      <w:bookmarkStart w:id="3" w:name="_Toc5266697"/>
      <w:r>
        <w:rPr>
          <w:rFonts w:hint="eastAsia"/>
        </w:rPr>
        <w:lastRenderedPageBreak/>
        <w:t>입점사</w:t>
      </w:r>
      <w:r w:rsidR="007E5D4B">
        <w:rPr>
          <w:rFonts w:hint="eastAsia"/>
        </w:rPr>
        <w:t xml:space="preserve"> 관리</w:t>
      </w:r>
      <w:bookmarkEnd w:id="3"/>
    </w:p>
    <w:p w14:paraId="71122C10" w14:textId="77777777" w:rsidR="008701BD" w:rsidRPr="00162676" w:rsidRDefault="003F2617" w:rsidP="00162676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4" w:name="_Toc5266698"/>
      <w:r>
        <w:rPr>
          <w:rFonts w:asciiTheme="minorEastAsia" w:eastAsiaTheme="minorEastAsia" w:hAnsiTheme="minorEastAsia" w:cs="Calibri" w:hint="eastAsia"/>
        </w:rPr>
        <w:t xml:space="preserve">입점사 </w:t>
      </w:r>
      <w:r w:rsidR="007E5D4B">
        <w:rPr>
          <w:rFonts w:asciiTheme="minorEastAsia" w:eastAsiaTheme="minorEastAsia" w:hAnsiTheme="minorEastAsia" w:cs="Calibri" w:hint="eastAsia"/>
        </w:rPr>
        <w:t xml:space="preserve">정보 </w:t>
      </w:r>
      <w:r>
        <w:rPr>
          <w:rFonts w:asciiTheme="minorEastAsia" w:eastAsiaTheme="minorEastAsia" w:hAnsiTheme="minorEastAsia" w:cs="Calibri" w:hint="eastAsia"/>
        </w:rPr>
        <w:t>관리</w:t>
      </w:r>
      <w:bookmarkEnd w:id="4"/>
    </w:p>
    <w:p w14:paraId="61314B76" w14:textId="77777777" w:rsidR="00112E0C" w:rsidRDefault="00437535" w:rsidP="00437535">
      <w:pPr>
        <w:pStyle w:val="-3"/>
        <w:ind w:leftChars="213" w:left="993"/>
        <w:rPr>
          <w:ins w:id="5" w:author="김 경훈" w:date="2019-04-04T10:13:00Z"/>
          <w:rFonts w:asciiTheme="minorEastAsia" w:eastAsiaTheme="minorEastAsia" w:hAnsiTheme="minorEastAsia" w:cs="Calibri"/>
        </w:rPr>
      </w:pPr>
      <w:bookmarkStart w:id="6" w:name="_Toc5266699"/>
      <w:r>
        <w:rPr>
          <w:rFonts w:asciiTheme="minorEastAsia" w:eastAsiaTheme="minorEastAsia" w:hAnsiTheme="minorEastAsia" w:cs="Calibri" w:hint="eastAsia"/>
        </w:rPr>
        <w:t>입점</w:t>
      </w:r>
      <w:r w:rsidR="009C68A7">
        <w:rPr>
          <w:rFonts w:asciiTheme="minorEastAsia" w:eastAsiaTheme="minorEastAsia" w:hAnsiTheme="minorEastAsia" w:cs="Calibri" w:hint="eastAsia"/>
        </w:rPr>
        <w:t>사</w:t>
      </w:r>
      <w:r>
        <w:rPr>
          <w:rFonts w:asciiTheme="minorEastAsia" w:eastAsiaTheme="minorEastAsia" w:hAnsiTheme="minorEastAsia" w:cs="Calibri" w:hint="eastAsia"/>
        </w:rPr>
        <w:t xml:space="preserve"> 정의</w:t>
      </w:r>
      <w:bookmarkEnd w:id="6"/>
      <w:r>
        <w:rPr>
          <w:rFonts w:asciiTheme="minorEastAsia" w:eastAsiaTheme="minorEastAsia" w:hAnsiTheme="minorEastAsia" w:cs="Calibri" w:hint="eastAsia"/>
        </w:rPr>
        <w:t xml:space="preserve"> </w:t>
      </w:r>
    </w:p>
    <w:p w14:paraId="3B28CC34" w14:textId="77777777" w:rsidR="00112E0C" w:rsidRDefault="00112E0C" w:rsidP="004771A8">
      <w:pPr>
        <w:pStyle w:val="a0"/>
        <w:rPr>
          <w:ins w:id="7" w:author="김 경훈" w:date="2019-04-04T10:13:00Z"/>
        </w:rPr>
      </w:pPr>
      <w:ins w:id="8" w:author="김 경훈" w:date="2019-04-04T10:13:00Z">
        <w:r>
          <w:rPr>
            <w:rFonts w:hint="eastAsia"/>
          </w:rPr>
          <w:t>온라인몰에 입점하여 직접 상품 또는 재화를 판매하는 사업자를 의미한다.</w:t>
        </w:r>
      </w:ins>
    </w:p>
    <w:p w14:paraId="272EB4AB" w14:textId="77777777" w:rsidR="00112E0C" w:rsidRPr="00112E0C" w:rsidRDefault="00112E0C" w:rsidP="004771A8">
      <w:pPr>
        <w:pStyle w:val="a0"/>
        <w:numPr>
          <w:ilvl w:val="0"/>
          <w:numId w:val="0"/>
        </w:numPr>
        <w:ind w:left="1134"/>
        <w:rPr>
          <w:ins w:id="9" w:author="김 경훈" w:date="2019-04-04T10:13:00Z"/>
        </w:rPr>
      </w:pPr>
    </w:p>
    <w:p w14:paraId="45D5CC6D" w14:textId="197A1693" w:rsidR="00112E0C" w:rsidRDefault="00112E0C" w:rsidP="00437535">
      <w:pPr>
        <w:pStyle w:val="-3"/>
        <w:ind w:leftChars="213" w:left="993"/>
        <w:rPr>
          <w:ins w:id="10" w:author="김 경훈" w:date="2019-04-04T10:14:00Z"/>
          <w:rFonts w:asciiTheme="minorEastAsia" w:eastAsiaTheme="minorEastAsia" w:hAnsiTheme="minorEastAsia" w:cs="Calibri"/>
        </w:rPr>
      </w:pPr>
      <w:bookmarkStart w:id="11" w:name="_Toc5266700"/>
      <w:ins w:id="12" w:author="김 경훈" w:date="2019-04-04T10:13:00Z">
        <w:r>
          <w:rPr>
            <w:rFonts w:asciiTheme="minorEastAsia" w:eastAsiaTheme="minorEastAsia" w:hAnsiTheme="minorEastAsia" w:cs="Calibri" w:hint="eastAsia"/>
          </w:rPr>
          <w:t>입점 문의 관리</w:t>
        </w:r>
      </w:ins>
      <w:bookmarkEnd w:id="11"/>
    </w:p>
    <w:p w14:paraId="3610564D" w14:textId="6327D498" w:rsidR="00112E0C" w:rsidRDefault="00112E0C" w:rsidP="004771A8">
      <w:pPr>
        <w:pStyle w:val="a0"/>
        <w:rPr>
          <w:ins w:id="13" w:author="김 경훈" w:date="2019-04-04T10:14:00Z"/>
        </w:rPr>
      </w:pPr>
      <w:ins w:id="14" w:author="김 경훈" w:date="2019-04-04T10:14:00Z">
        <w:r>
          <w:rPr>
            <w:rFonts w:hint="eastAsia"/>
          </w:rPr>
          <w:t xml:space="preserve">입점문의 신청은 각 사이트(통합몰, </w:t>
        </w:r>
      </w:ins>
      <w:r w:rsidR="00E70294">
        <w:t>ON THE SPOT</w:t>
      </w:r>
      <w:ins w:id="15" w:author="김 경훈" w:date="2019-04-04T10:14:00Z">
        <w:r>
          <w:t>)</w:t>
        </w:r>
        <w:r>
          <w:rPr>
            <w:rFonts w:hint="eastAsia"/>
          </w:rPr>
          <w:t xml:space="preserve">별로 </w:t>
        </w:r>
        <w:r>
          <w:t>FO</w:t>
        </w:r>
        <w:r>
          <w:rPr>
            <w:rFonts w:hint="eastAsia"/>
          </w:rPr>
          <w:t>페이지의 입점/제휴문의 화면에서 신청가능하며,</w:t>
        </w:r>
        <w:r>
          <w:t xml:space="preserve"> </w:t>
        </w:r>
        <w:r>
          <w:rPr>
            <w:rFonts w:hint="eastAsia"/>
          </w:rPr>
          <w:t>관리자 시스템에서 별도의 승인처리는 하지 않는다.</w:t>
        </w:r>
        <w:r>
          <w:t xml:space="preserve"> </w:t>
        </w:r>
      </w:ins>
    </w:p>
    <w:p w14:paraId="2BCBA69C" w14:textId="5697644F" w:rsidR="00112E0C" w:rsidRDefault="00112E0C" w:rsidP="004771A8">
      <w:pPr>
        <w:pStyle w:val="a0"/>
        <w:rPr>
          <w:ins w:id="16" w:author="김 경훈" w:date="2019-04-04T10:14:00Z"/>
        </w:rPr>
      </w:pPr>
      <w:ins w:id="17" w:author="김 경훈" w:date="2019-04-04T10:14:00Z">
        <w:r>
          <w:rPr>
            <w:rFonts w:hint="eastAsia"/>
          </w:rPr>
          <w:t xml:space="preserve">입점문의 신청은 </w:t>
        </w:r>
      </w:ins>
      <w:r w:rsidR="0007661A">
        <w:rPr>
          <w:rFonts w:hint="eastAsia"/>
        </w:rPr>
        <w:t>온라인</w:t>
      </w:r>
      <w:ins w:id="18" w:author="김 경훈" w:date="2019-04-04T10:14:00Z">
        <w:r>
          <w:rPr>
            <w:rFonts w:hint="eastAsia"/>
          </w:rPr>
          <w:t xml:space="preserve">몰에 가입된 </w:t>
        </w:r>
      </w:ins>
      <w:r w:rsidR="001D5542">
        <w:rPr>
          <w:rFonts w:hint="eastAsia"/>
        </w:rPr>
        <w:t>통합멤버십</w:t>
      </w:r>
      <w:ins w:id="19" w:author="김 경훈" w:date="2019-04-04T10:14:00Z">
        <w:r>
          <w:rPr>
            <w:rFonts w:hint="eastAsia"/>
          </w:rPr>
          <w:t>회원만 작성가능하며,</w:t>
        </w:r>
        <w:r>
          <w:t xml:space="preserve"> </w:t>
        </w:r>
        <w:r>
          <w:rPr>
            <w:rFonts w:hint="eastAsia"/>
          </w:rPr>
          <w:t>비회원은 작성할 수 없다</w:t>
        </w:r>
      </w:ins>
      <w:r w:rsidR="001D5542">
        <w:rPr>
          <w:rFonts w:hint="eastAsia"/>
        </w:rPr>
        <w:t>.</w:t>
      </w:r>
    </w:p>
    <w:p w14:paraId="3EC371F5" w14:textId="77777777" w:rsidR="00112E0C" w:rsidRDefault="00112E0C" w:rsidP="004771A8">
      <w:pPr>
        <w:pStyle w:val="a0"/>
        <w:rPr>
          <w:ins w:id="20" w:author="김 경훈" w:date="2019-04-04T10:14:00Z"/>
        </w:rPr>
      </w:pPr>
      <w:ins w:id="21" w:author="김 경훈" w:date="2019-04-04T10:14:00Z">
        <w:r>
          <w:rPr>
            <w:rFonts w:hint="eastAsia"/>
          </w:rPr>
          <w:t>입점문의 신청 시 사업자등록번호 인증,</w:t>
        </w:r>
        <w:r>
          <w:t xml:space="preserve"> </w:t>
        </w:r>
        <w:r>
          <w:rPr>
            <w:rFonts w:hint="eastAsia"/>
          </w:rPr>
          <w:t>본인인증 등의 별도의 인증절차는 진행하지 않으며,</w:t>
        </w:r>
        <w:r>
          <w:t xml:space="preserve"> </w:t>
        </w:r>
        <w:r>
          <w:rPr>
            <w:rFonts w:hint="eastAsia"/>
          </w:rPr>
          <w:t>추가서류 등의 첨부파일 등록을 요구하지 않는다.</w:t>
        </w:r>
      </w:ins>
    </w:p>
    <w:p w14:paraId="6AF7A230" w14:textId="77777777" w:rsidR="00112E0C" w:rsidRDefault="00112E0C" w:rsidP="004771A8">
      <w:pPr>
        <w:pStyle w:val="a0"/>
        <w:rPr>
          <w:ins w:id="22" w:author="김 경훈" w:date="2019-04-04T10:14:00Z"/>
        </w:rPr>
      </w:pPr>
      <w:ins w:id="23" w:author="김 경훈" w:date="2019-04-04T10:14:00Z">
        <w:r>
          <w:rPr>
            <w:rFonts w:hint="eastAsia"/>
          </w:rPr>
          <w:t>등록된 입점문의 신청 내용은 수정/삭제 기능을 제공하지 않는다.</w:t>
        </w:r>
        <w:r>
          <w:t xml:space="preserve"> </w:t>
        </w:r>
      </w:ins>
    </w:p>
    <w:p w14:paraId="3915F1A4" w14:textId="77777777" w:rsidR="00112E0C" w:rsidRDefault="00112E0C" w:rsidP="004771A8">
      <w:pPr>
        <w:pStyle w:val="a0"/>
        <w:rPr>
          <w:ins w:id="24" w:author="김 경훈" w:date="2019-04-04T10:14:00Z"/>
        </w:rPr>
      </w:pPr>
      <w:ins w:id="25" w:author="김 경훈" w:date="2019-04-04T10:14:00Z">
        <w:r>
          <w:rPr>
            <w:rFonts w:hint="eastAsia"/>
          </w:rPr>
          <w:t>등록된 입점문의 신청 내용은 관리자 시스템에서 조회가능하며, 담당관리자에게 이메일로 자동 발송된다.</w:t>
        </w:r>
      </w:ins>
    </w:p>
    <w:p w14:paraId="19E3F121" w14:textId="77777777" w:rsidR="00112E0C" w:rsidRDefault="00112E0C" w:rsidP="004771A8">
      <w:pPr>
        <w:pStyle w:val="a0"/>
        <w:rPr>
          <w:ins w:id="26" w:author="김 경훈" w:date="2019-04-04T10:14:00Z"/>
        </w:rPr>
      </w:pPr>
      <w:ins w:id="27" w:author="김 경훈" w:date="2019-04-04T10:14:00Z">
        <w:r>
          <w:rPr>
            <w:rFonts w:hint="eastAsia"/>
          </w:rPr>
          <w:t>등록된 입점문의에 대한 답변은 관리자 시스템에서 처리하지 않으며,</w:t>
        </w:r>
        <w:r>
          <w:t xml:space="preserve"> </w:t>
        </w:r>
        <w:r>
          <w:rPr>
            <w:rFonts w:hint="eastAsia"/>
          </w:rPr>
          <w:t>등록한 회원의 연락처,</w:t>
        </w:r>
        <w:r>
          <w:t xml:space="preserve"> </w:t>
        </w:r>
        <w:r>
          <w:rPr>
            <w:rFonts w:hint="eastAsia"/>
          </w:rPr>
          <w:t>이메일 정보를 조회하여,</w:t>
        </w:r>
        <w:r>
          <w:t xml:space="preserve"> </w:t>
        </w:r>
        <w:r>
          <w:rPr>
            <w:rFonts w:hint="eastAsia"/>
          </w:rPr>
          <w:t>담당 관리자가 직접 회신한다.</w:t>
        </w:r>
      </w:ins>
    </w:p>
    <w:p w14:paraId="58A63C94" w14:textId="77777777" w:rsidR="00112E0C" w:rsidRPr="00112E0C" w:rsidRDefault="00112E0C">
      <w:pPr>
        <w:pStyle w:val="a0"/>
        <w:numPr>
          <w:ilvl w:val="0"/>
          <w:numId w:val="0"/>
        </w:numPr>
        <w:ind w:left="1134"/>
        <w:rPr>
          <w:ins w:id="28" w:author="김 경훈" w:date="2019-04-04T10:14:00Z"/>
        </w:rPr>
        <w:pPrChange w:id="29" w:author="김 경훈" w:date="2019-04-04T10:22:00Z">
          <w:pPr>
            <w:pStyle w:val="-3"/>
            <w:ind w:leftChars="213" w:left="993"/>
          </w:pPr>
        </w:pPrChange>
      </w:pPr>
    </w:p>
    <w:p w14:paraId="027FE9E2" w14:textId="6D77E1F2" w:rsidR="00F947CF" w:rsidRDefault="00112E0C" w:rsidP="00437535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30" w:name="_Toc5266701"/>
      <w:ins w:id="31" w:author="김 경훈" w:date="2019-04-04T10:14:00Z">
        <w:r>
          <w:rPr>
            <w:rFonts w:asciiTheme="minorEastAsia" w:eastAsiaTheme="minorEastAsia" w:hAnsiTheme="minorEastAsia" w:cs="Calibri" w:hint="eastAsia"/>
          </w:rPr>
          <w:t>입점 계약 관리</w:t>
        </w:r>
      </w:ins>
      <w:bookmarkEnd w:id="30"/>
    </w:p>
    <w:p w14:paraId="00DF240A" w14:textId="77777777" w:rsidR="002E4558" w:rsidRDefault="002E4558" w:rsidP="004771A8">
      <w:pPr>
        <w:pStyle w:val="a0"/>
      </w:pPr>
      <w:r>
        <w:rPr>
          <w:rFonts w:hint="eastAsia"/>
        </w:rPr>
        <w:t>입점사 접촉,</w:t>
      </w:r>
      <w:r>
        <w:t xml:space="preserve"> </w:t>
      </w:r>
      <w:r>
        <w:rPr>
          <w:rFonts w:hint="eastAsia"/>
        </w:rPr>
        <w:t>심사,</w:t>
      </w:r>
      <w:r>
        <w:t xml:space="preserve"> </w:t>
      </w:r>
      <w:r>
        <w:rPr>
          <w:rFonts w:hint="eastAsia"/>
        </w:rPr>
        <w:t>계약에 관한 일체의 행위는 관리자 시스템에서 처리하지 않으며,</w:t>
      </w:r>
      <w:r>
        <w:t xml:space="preserve"> </w:t>
      </w:r>
      <w:r>
        <w:rPr>
          <w:rFonts w:hint="eastAsia"/>
        </w:rPr>
        <w:t>담당 관리자가 입점사와 직접 유선 혹은 대면 접촉하여 진행한다.</w:t>
      </w:r>
      <w:r>
        <w:t xml:space="preserve"> </w:t>
      </w:r>
    </w:p>
    <w:p w14:paraId="0B764DA1" w14:textId="10155B41" w:rsidR="002E4558" w:rsidRDefault="002E4558" w:rsidP="004771A8">
      <w:pPr>
        <w:pStyle w:val="a0"/>
      </w:pPr>
      <w:r>
        <w:rPr>
          <w:rFonts w:hint="eastAsia"/>
        </w:rPr>
        <w:t>입점사 계약 시 관리자 시스템에 등록/설정할 정보를 사전 전달하여 담당관리자가 임의의 정보입력을 하지 않도록 주의한다</w:t>
      </w:r>
      <w:r w:rsidR="00FE575A">
        <w:rPr>
          <w:rFonts w:hint="eastAsia"/>
        </w:rPr>
        <w:t>.</w:t>
      </w:r>
    </w:p>
    <w:p w14:paraId="548CE398" w14:textId="77777777" w:rsidR="002E4558" w:rsidRDefault="002E4558" w:rsidP="004771A8">
      <w:pPr>
        <w:pStyle w:val="a0"/>
      </w:pPr>
      <w:r>
        <w:rPr>
          <w:rFonts w:hint="eastAsia"/>
        </w:rPr>
        <w:t>입점사 계약 시 필요한 부가서류는 담당관리자가 직접 수령하며,</w:t>
      </w:r>
      <w:r>
        <w:t xml:space="preserve"> </w:t>
      </w:r>
      <w:r>
        <w:rPr>
          <w:rFonts w:hint="eastAsia"/>
        </w:rPr>
        <w:t>관리자 시스템을 통해 첨부파일 등의 형태로 요구하지 않는다.</w:t>
      </w:r>
    </w:p>
    <w:p w14:paraId="3C0415D9" w14:textId="77777777" w:rsidR="002E4558" w:rsidRDefault="002E4558" w:rsidP="004771A8">
      <w:pPr>
        <w:pStyle w:val="a0"/>
      </w:pPr>
      <w:r>
        <w:rPr>
          <w:rFonts w:hint="eastAsia"/>
        </w:rPr>
        <w:t xml:space="preserve">입점사 계약이 완료되면 </w:t>
      </w:r>
      <w:r>
        <w:t>ERP</w:t>
      </w:r>
      <w:r>
        <w:rPr>
          <w:rFonts w:hint="eastAsia"/>
        </w:rPr>
        <w:t>에 해당업체의 정보를 등록한 이후,</w:t>
      </w:r>
      <w:r>
        <w:t xml:space="preserve"> </w:t>
      </w:r>
      <w:r>
        <w:rPr>
          <w:rFonts w:hint="eastAsia"/>
        </w:rPr>
        <w:t>등록된 업체코드 및 입점사 정보를 관리자 시스템(</w:t>
      </w:r>
      <w:r>
        <w:t>BO)</w:t>
      </w:r>
      <w:r>
        <w:rPr>
          <w:rFonts w:hint="eastAsia"/>
        </w:rPr>
        <w:t>의 입점관리 메뉴에서 등록한다.</w:t>
      </w:r>
      <w:r>
        <w:t xml:space="preserve"> </w:t>
      </w:r>
    </w:p>
    <w:p w14:paraId="63FE5A4D" w14:textId="04ACF7CB" w:rsidR="002E4558" w:rsidRDefault="002E4558" w:rsidP="004771A8">
      <w:pPr>
        <w:pStyle w:val="a0"/>
      </w:pPr>
      <w:r>
        <w:rPr>
          <w:rFonts w:hint="eastAsia"/>
        </w:rPr>
        <w:t xml:space="preserve">입점계약 시 상호 협의한 판매수수료율을 입점사 정보에 반영하여 판매대금 정산 시 반영한다. </w:t>
      </w:r>
    </w:p>
    <w:p w14:paraId="7AAAE1DC" w14:textId="77777777" w:rsidR="002E4558" w:rsidRPr="002E4558" w:rsidRDefault="002E4558" w:rsidP="004771A8">
      <w:pPr>
        <w:pStyle w:val="a0"/>
        <w:numPr>
          <w:ilvl w:val="0"/>
          <w:numId w:val="0"/>
        </w:numPr>
        <w:ind w:left="1134"/>
      </w:pPr>
    </w:p>
    <w:p w14:paraId="7C6EDF71" w14:textId="459DCA48" w:rsidR="00437535" w:rsidRDefault="00F947CF" w:rsidP="00437535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r>
        <w:rPr>
          <w:rFonts w:asciiTheme="minorEastAsia" w:eastAsiaTheme="minorEastAsia" w:hAnsiTheme="minorEastAsia" w:cs="Calibri" w:hint="eastAsia"/>
        </w:rPr>
        <w:t>입점사 주요관리요소</w:t>
      </w:r>
      <w:del w:id="32" w:author="김 경훈" w:date="2019-04-04T10:13:00Z">
        <w:r w:rsidR="00437535" w:rsidDel="00112E0C">
          <w:rPr>
            <w:rFonts w:asciiTheme="minorEastAsia" w:eastAsiaTheme="minorEastAsia" w:hAnsiTheme="minorEastAsia" w:cs="Calibri" w:hint="eastAsia"/>
          </w:rPr>
          <w:delText>및 관리요소</w:delText>
        </w:r>
      </w:del>
    </w:p>
    <w:p w14:paraId="447EDE8C" w14:textId="77777777" w:rsidR="001D1A3B" w:rsidDel="00112E0C" w:rsidRDefault="009D42D6" w:rsidP="004771A8">
      <w:pPr>
        <w:pStyle w:val="a0"/>
        <w:rPr>
          <w:del w:id="33" w:author="김 경훈" w:date="2019-04-04T10:14:00Z"/>
        </w:rPr>
      </w:pPr>
      <w:del w:id="34" w:author="김 경훈" w:date="2019-04-04T10:14:00Z">
        <w:r w:rsidDel="00112E0C">
          <w:rPr>
            <w:rFonts w:hint="eastAsia"/>
          </w:rPr>
          <w:lastRenderedPageBreak/>
          <w:delText>온라인몰</w:delText>
        </w:r>
        <w:r w:rsidR="001D1A3B" w:rsidDel="00112E0C">
          <w:rPr>
            <w:rFonts w:hint="eastAsia"/>
          </w:rPr>
          <w:delText>에 입점하여 직접 상품 또는 재화를 판매하는 사업자를 의미한다.</w:delText>
        </w:r>
      </w:del>
    </w:p>
    <w:p w14:paraId="522C7B4C" w14:textId="77777777" w:rsidR="006D6384" w:rsidDel="00112E0C" w:rsidRDefault="006D6384" w:rsidP="004771A8">
      <w:pPr>
        <w:pStyle w:val="a0"/>
        <w:rPr>
          <w:del w:id="35" w:author="김 경훈" w:date="2019-04-04T10:15:00Z"/>
        </w:rPr>
      </w:pPr>
      <w:commentRangeStart w:id="36"/>
      <w:del w:id="37" w:author="김 경훈" w:date="2019-04-04T10:15:00Z">
        <w:r w:rsidDel="00112E0C">
          <w:rPr>
            <w:rFonts w:hint="eastAsia"/>
          </w:rPr>
          <w:delText xml:space="preserve">입점문의 신청은 </w:delText>
        </w:r>
        <w:r w:rsidR="00A94B25" w:rsidDel="00112E0C">
          <w:rPr>
            <w:rFonts w:hint="eastAsia"/>
          </w:rPr>
          <w:delText>각 사이트(</w:delText>
        </w:r>
        <w:r w:rsidDel="00112E0C">
          <w:rPr>
            <w:rFonts w:hint="eastAsia"/>
          </w:rPr>
          <w:delText>통합몰</w:delText>
        </w:r>
        <w:r w:rsidR="00A94B25" w:rsidDel="00112E0C">
          <w:rPr>
            <w:rFonts w:hint="eastAsia"/>
          </w:rPr>
          <w:delText xml:space="preserve">, </w:delText>
        </w:r>
        <w:r w:rsidR="00A94B25" w:rsidDel="00112E0C">
          <w:delText>OTS)</w:delText>
        </w:r>
        <w:r w:rsidR="00A94B25" w:rsidDel="00112E0C">
          <w:rPr>
            <w:rFonts w:hint="eastAsia"/>
          </w:rPr>
          <w:delText>별로</w:delText>
        </w:r>
        <w:r w:rsidDel="00112E0C">
          <w:rPr>
            <w:rFonts w:hint="eastAsia"/>
          </w:rPr>
          <w:delText xml:space="preserve"> </w:delText>
        </w:r>
        <w:r w:rsidDel="00112E0C">
          <w:delText>FO</w:delText>
        </w:r>
        <w:r w:rsidDel="00112E0C">
          <w:rPr>
            <w:rFonts w:hint="eastAsia"/>
          </w:rPr>
          <w:delText>페이지의 입점/제휴문의 화면에서 신청가능하며,</w:delText>
        </w:r>
        <w:r w:rsidDel="00112E0C">
          <w:delText xml:space="preserve"> </w:delText>
        </w:r>
        <w:r w:rsidDel="00112E0C">
          <w:rPr>
            <w:rFonts w:hint="eastAsia"/>
          </w:rPr>
          <w:delText>관리자 시스템에서 별도의 승인처리는 하지 않는다.</w:delText>
        </w:r>
        <w:r w:rsidDel="00112E0C">
          <w:delText xml:space="preserve"> </w:delText>
        </w:r>
      </w:del>
    </w:p>
    <w:p w14:paraId="0F82F5AB" w14:textId="77777777" w:rsidR="006D6384" w:rsidDel="00112E0C" w:rsidRDefault="006D6384" w:rsidP="004771A8">
      <w:pPr>
        <w:pStyle w:val="a0"/>
        <w:rPr>
          <w:del w:id="38" w:author="김 경훈" w:date="2019-04-04T10:15:00Z"/>
        </w:rPr>
      </w:pPr>
      <w:del w:id="39" w:author="김 경훈" w:date="2019-04-04T10:15:00Z">
        <w:r w:rsidDel="00112E0C">
          <w:rPr>
            <w:rFonts w:hint="eastAsia"/>
          </w:rPr>
          <w:delText>입점문의</w:delText>
        </w:r>
        <w:r w:rsidR="00354AB6" w:rsidDel="00112E0C">
          <w:rPr>
            <w:rFonts w:hint="eastAsia"/>
          </w:rPr>
          <w:delText xml:space="preserve"> 신청은 통합몰에 가입된 회원만 작성가능하며,</w:delText>
        </w:r>
        <w:r w:rsidR="00354AB6" w:rsidDel="00112E0C">
          <w:delText xml:space="preserve"> </w:delText>
        </w:r>
        <w:r w:rsidR="00354AB6" w:rsidDel="00112E0C">
          <w:rPr>
            <w:rFonts w:hint="eastAsia"/>
          </w:rPr>
          <w:delText>비회원은 작성할 수 없다</w:delText>
        </w:r>
      </w:del>
    </w:p>
    <w:p w14:paraId="2E17598B" w14:textId="77777777" w:rsidR="00354AB6" w:rsidDel="00112E0C" w:rsidRDefault="00354AB6" w:rsidP="004771A8">
      <w:pPr>
        <w:pStyle w:val="a0"/>
        <w:rPr>
          <w:del w:id="40" w:author="김 경훈" w:date="2019-04-04T10:15:00Z"/>
        </w:rPr>
      </w:pPr>
      <w:del w:id="41" w:author="김 경훈" w:date="2019-04-04T10:15:00Z">
        <w:r w:rsidDel="00112E0C">
          <w:rPr>
            <w:rFonts w:hint="eastAsia"/>
          </w:rPr>
          <w:delText>입점문의 신청 시 사업자등록번호 인증,</w:delText>
        </w:r>
        <w:r w:rsidDel="00112E0C">
          <w:delText xml:space="preserve"> </w:delText>
        </w:r>
        <w:r w:rsidDel="00112E0C">
          <w:rPr>
            <w:rFonts w:hint="eastAsia"/>
          </w:rPr>
          <w:delText>본인인증 등의 별도의 인증절차는 진행하지 않으며,</w:delText>
        </w:r>
        <w:r w:rsidDel="00112E0C">
          <w:delText xml:space="preserve"> </w:delText>
        </w:r>
        <w:r w:rsidDel="00112E0C">
          <w:rPr>
            <w:rFonts w:hint="eastAsia"/>
          </w:rPr>
          <w:delText>추가서류 등의 첨부파일 등록을 요구하지 않는다.</w:delText>
        </w:r>
      </w:del>
    </w:p>
    <w:p w14:paraId="50D2FAB8" w14:textId="77777777" w:rsidR="00A94B25" w:rsidDel="00112E0C" w:rsidRDefault="00354AB6" w:rsidP="004771A8">
      <w:pPr>
        <w:pStyle w:val="a0"/>
        <w:rPr>
          <w:del w:id="42" w:author="김 경훈" w:date="2019-04-04T10:15:00Z"/>
        </w:rPr>
      </w:pPr>
      <w:del w:id="43" w:author="김 경훈" w:date="2019-04-04T10:15:00Z">
        <w:r w:rsidDel="00112E0C">
          <w:rPr>
            <w:rFonts w:hint="eastAsia"/>
          </w:rPr>
          <w:delText xml:space="preserve">등록된 입점문의 신청 내용은 </w:delText>
        </w:r>
        <w:r w:rsidR="00A94B25" w:rsidDel="00112E0C">
          <w:rPr>
            <w:rFonts w:hint="eastAsia"/>
          </w:rPr>
          <w:delText>수정/삭제 기능을 제공하지 않는다.</w:delText>
        </w:r>
        <w:r w:rsidR="00A94B25" w:rsidDel="00112E0C">
          <w:delText xml:space="preserve"> </w:delText>
        </w:r>
      </w:del>
    </w:p>
    <w:p w14:paraId="48E93AC9" w14:textId="77777777" w:rsidR="00354AB6" w:rsidDel="00112E0C" w:rsidRDefault="00A94B25" w:rsidP="004771A8">
      <w:pPr>
        <w:pStyle w:val="a0"/>
        <w:rPr>
          <w:del w:id="44" w:author="김 경훈" w:date="2019-04-04T10:15:00Z"/>
        </w:rPr>
      </w:pPr>
      <w:del w:id="45" w:author="김 경훈" w:date="2019-04-04T10:15:00Z">
        <w:r w:rsidDel="00112E0C">
          <w:rPr>
            <w:rFonts w:hint="eastAsia"/>
          </w:rPr>
          <w:delText xml:space="preserve">등록된 입점문의 신청 내용은 </w:delText>
        </w:r>
        <w:r w:rsidR="00354AB6" w:rsidDel="00112E0C">
          <w:rPr>
            <w:rFonts w:hint="eastAsia"/>
          </w:rPr>
          <w:delText>관리자 시스템에서 조회가능하며, 담당관리자에게 이메일로 자동 발송된다.</w:delText>
        </w:r>
      </w:del>
    </w:p>
    <w:p w14:paraId="368117F9" w14:textId="77777777" w:rsidR="00354AB6" w:rsidDel="00112E0C" w:rsidRDefault="00354AB6" w:rsidP="004771A8">
      <w:pPr>
        <w:pStyle w:val="a0"/>
        <w:rPr>
          <w:del w:id="46" w:author="김 경훈" w:date="2019-04-04T10:15:00Z"/>
        </w:rPr>
      </w:pPr>
      <w:del w:id="47" w:author="김 경훈" w:date="2019-04-04T10:15:00Z">
        <w:r w:rsidDel="00112E0C">
          <w:rPr>
            <w:rFonts w:hint="eastAsia"/>
          </w:rPr>
          <w:delText>등록된 입점문의에 대한 답변은 관리자 시스템에서 처리하지 않으며,</w:delText>
        </w:r>
        <w:r w:rsidDel="00112E0C">
          <w:delText xml:space="preserve"> </w:delText>
        </w:r>
        <w:r w:rsidDel="00112E0C">
          <w:rPr>
            <w:rFonts w:hint="eastAsia"/>
          </w:rPr>
          <w:delText>등록한 회원의 연락처,</w:delText>
        </w:r>
        <w:r w:rsidDel="00112E0C">
          <w:delText xml:space="preserve"> </w:delText>
        </w:r>
        <w:r w:rsidDel="00112E0C">
          <w:rPr>
            <w:rFonts w:hint="eastAsia"/>
          </w:rPr>
          <w:delText>이메일 정보를 조회하여,</w:delText>
        </w:r>
        <w:r w:rsidDel="00112E0C">
          <w:delText xml:space="preserve"> </w:delText>
        </w:r>
        <w:r w:rsidDel="00112E0C">
          <w:rPr>
            <w:rFonts w:hint="eastAsia"/>
          </w:rPr>
          <w:delText>담당 관리자가 직접 회신한다.</w:delText>
        </w:r>
        <w:commentRangeEnd w:id="36"/>
        <w:r w:rsidR="009D42D6" w:rsidDel="00112E0C">
          <w:rPr>
            <w:rStyle w:val="ac"/>
            <w:rFonts w:ascii="맑은 고딕" w:eastAsia="맑은 고딕" w:hAnsi="맑은 고딕" w:cs="Arial Unicode MS"/>
          </w:rPr>
          <w:commentReference w:id="36"/>
        </w:r>
      </w:del>
    </w:p>
    <w:p w14:paraId="22FB55A0" w14:textId="2375ED70" w:rsidR="001D1A3B" w:rsidRDefault="00C46323" w:rsidP="004771A8">
      <w:pPr>
        <w:pStyle w:val="a0"/>
      </w:pPr>
      <w:r>
        <w:rPr>
          <w:rFonts w:hint="eastAsia"/>
        </w:rPr>
        <w:t>온라인몰의 입점사 주요관리 요소는 다음과 같다</w:t>
      </w:r>
      <w:r w:rsidR="001D1A3B">
        <w:rPr>
          <w:rFonts w:hint="eastAsia"/>
        </w:rPr>
        <w:t>.</w:t>
      </w:r>
      <w:r w:rsidR="001D1A3B">
        <w:t xml:space="preserve"> </w:t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89"/>
        <w:gridCol w:w="6495"/>
      </w:tblGrid>
      <w:tr w:rsidR="001D1A3B" w:rsidRPr="00F4270D" w14:paraId="1A1BDC13" w14:textId="77777777" w:rsidTr="007E2BE6">
        <w:trPr>
          <w:trHeight w:val="397"/>
        </w:trPr>
        <w:tc>
          <w:tcPr>
            <w:tcW w:w="2689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1F10B20B" w14:textId="77777777" w:rsidR="001D1A3B" w:rsidRPr="00570C7A" w:rsidRDefault="001D1A3B" w:rsidP="007E2BE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주요 관리 요소</w:t>
            </w:r>
          </w:p>
        </w:tc>
        <w:tc>
          <w:tcPr>
            <w:tcW w:w="6495" w:type="dxa"/>
            <w:shd w:val="clear" w:color="auto" w:fill="BFBFBF"/>
            <w:vAlign w:val="center"/>
          </w:tcPr>
          <w:p w14:paraId="5E8B1E72" w14:textId="77777777" w:rsidR="001D1A3B" w:rsidRPr="00570C7A" w:rsidRDefault="001D1A3B" w:rsidP="007E2BE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설명</w:t>
            </w:r>
          </w:p>
        </w:tc>
      </w:tr>
      <w:tr w:rsidR="001D1A3B" w:rsidRPr="00F4270D" w14:paraId="5FA71E6B" w14:textId="77777777" w:rsidTr="007E2BE6">
        <w:trPr>
          <w:trHeight w:val="397"/>
        </w:trPr>
        <w:tc>
          <w:tcPr>
            <w:tcW w:w="2689" w:type="dxa"/>
            <w:shd w:val="clear" w:color="auto" w:fill="F2F2F2"/>
            <w:vAlign w:val="center"/>
          </w:tcPr>
          <w:p w14:paraId="39D68484" w14:textId="77777777" w:rsidR="001D1A3B" w:rsidRPr="00570C7A" w:rsidRDefault="009C68A7" w:rsidP="00112E0C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 xml:space="preserve">입점사 </w:t>
            </w:r>
            <w:ins w:id="48" w:author="김 경훈" w:date="2019-04-04T10:17:00Z">
              <w:r w:rsidR="00112E0C">
                <w:rPr>
                  <w:rFonts w:asciiTheme="minorEastAsia" w:eastAsiaTheme="minorEastAsia" w:hAnsiTheme="minorEastAsia" w:cs="굴림" w:hint="eastAsia"/>
                  <w:bCs/>
                  <w:snapToGrid w:val="0"/>
                  <w:color w:val="000000"/>
                  <w:sz w:val="18"/>
                  <w:szCs w:val="18"/>
                </w:rPr>
                <w:t>등록</w:t>
              </w:r>
            </w:ins>
            <w:del w:id="49" w:author="김 경훈" w:date="2019-04-04T10:17:00Z">
              <w:r w:rsidR="001D1A3B" w:rsidDel="00112E0C">
                <w:rPr>
                  <w:rFonts w:asciiTheme="minorEastAsia" w:eastAsiaTheme="minorEastAsia" w:hAnsiTheme="minorEastAsia" w:cs="굴림" w:hint="eastAsia"/>
                  <w:bCs/>
                  <w:snapToGrid w:val="0"/>
                  <w:color w:val="000000"/>
                  <w:sz w:val="18"/>
                  <w:szCs w:val="18"/>
                </w:rPr>
                <w:delText>정보 생성</w:delText>
              </w:r>
            </w:del>
          </w:p>
        </w:tc>
        <w:tc>
          <w:tcPr>
            <w:tcW w:w="6495" w:type="dxa"/>
            <w:vAlign w:val="center"/>
          </w:tcPr>
          <w:p w14:paraId="75A69DF5" w14:textId="77777777" w:rsidR="007F5280" w:rsidRDefault="00112E0C" w:rsidP="007F5280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ins w:id="50" w:author="김 경훈" w:date="2019-04-04T10:17:00Z">
              <w:r>
                <w:rPr>
                  <w:rFonts w:asciiTheme="minorEastAsia" w:eastAsiaTheme="minorEastAsia" w:hAnsiTheme="minorEastAsia" w:cs="굴림" w:hint="eastAsia"/>
                  <w:bCs/>
                  <w:iCs/>
                  <w:color w:val="000000"/>
                  <w:sz w:val="18"/>
                  <w:szCs w:val="18"/>
                </w:rPr>
                <w:t>온라인</w:t>
              </w:r>
            </w:ins>
            <w:del w:id="51" w:author="김 경훈" w:date="2019-04-04T10:17:00Z">
              <w:r w:rsidR="009C68A7" w:rsidDel="00112E0C">
                <w:rPr>
                  <w:rFonts w:asciiTheme="minorEastAsia" w:eastAsiaTheme="minorEastAsia" w:hAnsiTheme="minorEastAsia" w:cs="굴림" w:hint="eastAsia"/>
                  <w:bCs/>
                  <w:iCs/>
                  <w:color w:val="000000"/>
                  <w:sz w:val="18"/>
                  <w:szCs w:val="18"/>
                </w:rPr>
                <w:delText>통합</w:delText>
              </w:r>
            </w:del>
            <w:r w:rsidR="001D1A3B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몰에 입점할 업체를 신규로 등록한다.</w:t>
            </w:r>
            <w:r w:rsidR="001D1A3B"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</w:p>
          <w:p w14:paraId="1406B053" w14:textId="77777777" w:rsidR="007F5280" w:rsidRPr="007F5280" w:rsidRDefault="00112E0C" w:rsidP="00112E0C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ins w:id="52" w:author="김 경훈" w:date="2019-04-04T10:18:00Z">
              <w:r>
                <w:rPr>
                  <w:rFonts w:asciiTheme="minorEastAsia" w:eastAsiaTheme="minorEastAsia" w:hAnsiTheme="minorEastAsia" w:cs="굴림" w:hint="eastAsia"/>
                  <w:bCs/>
                  <w:iCs/>
                  <w:color w:val="000000"/>
                  <w:sz w:val="18"/>
                  <w:szCs w:val="18"/>
                </w:rPr>
                <w:t xml:space="preserve">입점사 </w:t>
              </w:r>
            </w:ins>
            <w:r w:rsidR="007F5280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기본정보</w:t>
            </w:r>
            <w:del w:id="53" w:author="김 경훈" w:date="2019-04-04T10:18:00Z">
              <w:r w:rsidR="007F5280" w:rsidDel="00112E0C">
                <w:rPr>
                  <w:rFonts w:asciiTheme="minorEastAsia" w:eastAsiaTheme="minorEastAsia" w:hAnsiTheme="minorEastAsia" w:cs="굴림" w:hint="eastAsia"/>
                  <w:bCs/>
                  <w:iCs/>
                  <w:color w:val="000000"/>
                  <w:sz w:val="18"/>
                  <w:szCs w:val="18"/>
                </w:rPr>
                <w:delText xml:space="preserve"> 등록과</w:delText>
              </w:r>
            </w:del>
            <w:ins w:id="54" w:author="김 경훈" w:date="2019-04-04T10:18:00Z">
              <w:r>
                <w:rPr>
                  <w:rFonts w:asciiTheme="minorEastAsia" w:eastAsiaTheme="minorEastAsia" w:hAnsiTheme="minorEastAsia" w:cs="굴림" w:hint="eastAsia"/>
                  <w:bCs/>
                  <w:iCs/>
                  <w:color w:val="000000"/>
                  <w:sz w:val="18"/>
                  <w:szCs w:val="18"/>
                </w:rPr>
                <w:t>와</w:t>
              </w:r>
            </w:ins>
            <w:r w:rsidR="007F5280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 </w:t>
            </w:r>
            <w:r w:rsidR="007F5280"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PO </w:t>
            </w:r>
            <w:r w:rsidR="007F5280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관리자 계정을 생성한다.</w:t>
            </w:r>
          </w:p>
        </w:tc>
      </w:tr>
      <w:tr w:rsidR="00112E0C" w:rsidRPr="00F4270D" w14:paraId="506682F1" w14:textId="77777777" w:rsidTr="007E2BE6">
        <w:trPr>
          <w:trHeight w:val="397"/>
          <w:ins w:id="55" w:author="김 경훈" w:date="2019-04-04T10:18:00Z"/>
        </w:trPr>
        <w:tc>
          <w:tcPr>
            <w:tcW w:w="2689" w:type="dxa"/>
            <w:shd w:val="clear" w:color="auto" w:fill="F2F2F2"/>
            <w:vAlign w:val="center"/>
          </w:tcPr>
          <w:p w14:paraId="2946C68A" w14:textId="12AC064F" w:rsidR="00112E0C" w:rsidRDefault="00112E0C" w:rsidP="00A604E2">
            <w:pPr>
              <w:spacing w:before="20" w:after="40" w:line="240" w:lineRule="exact"/>
              <w:jc w:val="center"/>
              <w:rPr>
                <w:ins w:id="56" w:author="김 경훈" w:date="2019-04-04T10:18:00Z"/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ins w:id="57" w:author="김 경훈" w:date="2019-04-04T10:18:00Z">
              <w:r>
                <w:rPr>
                  <w:rFonts w:asciiTheme="minorEastAsia" w:eastAsiaTheme="minorEastAsia" w:hAnsiTheme="minorEastAsia" w:cs="굴림" w:hint="eastAsia"/>
                  <w:bCs/>
                  <w:snapToGrid w:val="0"/>
                  <w:color w:val="000000"/>
                  <w:sz w:val="18"/>
                  <w:szCs w:val="18"/>
                </w:rPr>
                <w:t>입점사 거래상태 관리</w:t>
              </w:r>
            </w:ins>
          </w:p>
        </w:tc>
        <w:tc>
          <w:tcPr>
            <w:tcW w:w="6495" w:type="dxa"/>
            <w:vAlign w:val="center"/>
          </w:tcPr>
          <w:p w14:paraId="1B3B638B" w14:textId="77777777" w:rsidR="00112E0C" w:rsidRDefault="00112E0C" w:rsidP="00112E0C">
            <w:pPr>
              <w:spacing w:before="20" w:after="40" w:line="240" w:lineRule="exact"/>
              <w:rPr>
                <w:ins w:id="58" w:author="김 경훈" w:date="2019-04-04T10:18:00Z"/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ins w:id="59" w:author="김 경훈" w:date="2019-04-04T10:18:00Z">
              <w:r>
                <w:rPr>
                  <w:rFonts w:hint="eastAsia"/>
                  <w:sz w:val="18"/>
                  <w:szCs w:val="18"/>
                </w:rPr>
                <w:t>등록된 입점사의 거래상태 (거래중,</w:t>
              </w:r>
              <w:r>
                <w:rPr>
                  <w:sz w:val="18"/>
                  <w:szCs w:val="18"/>
                </w:rPr>
                <w:t xml:space="preserve"> </w:t>
              </w:r>
              <w:r>
                <w:rPr>
                  <w:rFonts w:hint="eastAsia"/>
                  <w:sz w:val="18"/>
                  <w:szCs w:val="18"/>
                </w:rPr>
                <w:t>일시정지,</w:t>
              </w:r>
              <w:r>
                <w:rPr>
                  <w:sz w:val="18"/>
                  <w:szCs w:val="18"/>
                </w:rPr>
                <w:t xml:space="preserve"> </w:t>
              </w:r>
              <w:r>
                <w:rPr>
                  <w:rFonts w:hint="eastAsia"/>
                  <w:sz w:val="18"/>
                  <w:szCs w:val="18"/>
                </w:rPr>
                <w:t>거래종료)를 관리한다.</w:t>
              </w:r>
              <w:r>
                <w:rPr>
                  <w:sz w:val="18"/>
                  <w:szCs w:val="18"/>
                </w:rPr>
                <w:t xml:space="preserve"> </w:t>
              </w:r>
            </w:ins>
          </w:p>
        </w:tc>
      </w:tr>
      <w:tr w:rsidR="00112E0C" w:rsidRPr="00F4270D" w14:paraId="2BA886C0" w14:textId="77777777" w:rsidTr="007E2BE6">
        <w:trPr>
          <w:trHeight w:val="397"/>
        </w:trPr>
        <w:tc>
          <w:tcPr>
            <w:tcW w:w="2689" w:type="dxa"/>
            <w:shd w:val="clear" w:color="auto" w:fill="F2F2F2"/>
            <w:vAlign w:val="center"/>
          </w:tcPr>
          <w:p w14:paraId="07BA4147" w14:textId="77777777" w:rsidR="00112E0C" w:rsidRDefault="00112E0C" w:rsidP="00112E0C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입점사 설정 관리</w:t>
            </w:r>
          </w:p>
        </w:tc>
        <w:tc>
          <w:tcPr>
            <w:tcW w:w="6495" w:type="dxa"/>
            <w:vAlign w:val="center"/>
          </w:tcPr>
          <w:p w14:paraId="0F66FF96" w14:textId="79F676E6" w:rsidR="00112E0C" w:rsidRDefault="00112E0C" w:rsidP="00112E0C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상품을 등록할 </w:t>
            </w:r>
            <w:r w:rsidR="00A604E2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전시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채널을 설정한다</w:t>
            </w:r>
            <w:r w:rsidR="00FC49A9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.</w:t>
            </w:r>
          </w:p>
          <w:p w14:paraId="7D67D935" w14:textId="50991E71" w:rsidR="00112E0C" w:rsidRDefault="00112E0C" w:rsidP="00112E0C">
            <w:pP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취급할 상품의 브랜드와 표준카테고리를 제한하여 설정한다</w:t>
            </w:r>
            <w:r w:rsidR="00FC49A9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.</w:t>
            </w:r>
          </w:p>
          <w:p w14:paraId="1404BD8B" w14:textId="77777777" w:rsidR="00112E0C" w:rsidRDefault="00112E0C" w:rsidP="00112E0C">
            <w:pP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입점사별 적용가능한 쿠폰 유형을 설정한다.</w:t>
            </w:r>
          </w:p>
          <w:p w14:paraId="14E83792" w14:textId="4964488B" w:rsidR="00112E0C" w:rsidRDefault="00112E0C" w:rsidP="00112E0C">
            <w:pPr>
              <w:rPr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취급 가능한 상품의 브랜드별로 임직원 할인율을 설정한다</w:t>
            </w:r>
            <w:r w:rsidR="00FC49A9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.</w:t>
            </w:r>
          </w:p>
        </w:tc>
      </w:tr>
      <w:tr w:rsidR="00112E0C" w:rsidRPr="00F4270D" w14:paraId="0AE3A73C" w14:textId="77777777" w:rsidTr="007E2BE6">
        <w:trPr>
          <w:trHeight w:val="397"/>
          <w:ins w:id="60" w:author="김 경훈" w:date="2019-04-04T10:18:00Z"/>
        </w:trPr>
        <w:tc>
          <w:tcPr>
            <w:tcW w:w="2689" w:type="dxa"/>
            <w:shd w:val="clear" w:color="auto" w:fill="F2F2F2"/>
            <w:vAlign w:val="center"/>
          </w:tcPr>
          <w:p w14:paraId="21AD274B" w14:textId="76B79491" w:rsidR="00112E0C" w:rsidRDefault="00112E0C" w:rsidP="00A604E2">
            <w:pPr>
              <w:spacing w:before="20" w:after="40" w:line="240" w:lineRule="exact"/>
              <w:jc w:val="center"/>
              <w:rPr>
                <w:ins w:id="61" w:author="김 경훈" w:date="2019-04-04T10:18:00Z"/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ins w:id="62" w:author="김 경훈" w:date="2019-04-04T10:19:00Z">
              <w:r>
                <w:rPr>
                  <w:rFonts w:asciiTheme="minorEastAsia" w:eastAsiaTheme="minorEastAsia" w:hAnsiTheme="minorEastAsia" w:cs="굴림" w:hint="eastAsia"/>
                  <w:bCs/>
                  <w:snapToGrid w:val="0"/>
                  <w:color w:val="000000"/>
                  <w:sz w:val="18"/>
                  <w:szCs w:val="18"/>
                </w:rPr>
                <w:t>입점사 수수료 관리</w:t>
              </w:r>
            </w:ins>
          </w:p>
        </w:tc>
        <w:tc>
          <w:tcPr>
            <w:tcW w:w="6495" w:type="dxa"/>
            <w:vAlign w:val="center"/>
          </w:tcPr>
          <w:p w14:paraId="0AC92E28" w14:textId="77777777" w:rsidR="00112E0C" w:rsidRDefault="00112E0C" w:rsidP="00112E0C">
            <w:pPr>
              <w:rPr>
                <w:ins w:id="63" w:author="김 경훈" w:date="2019-04-04T10:19:00Z"/>
                <w:sz w:val="18"/>
                <w:szCs w:val="18"/>
              </w:rPr>
            </w:pPr>
            <w:ins w:id="64" w:author="김 경훈" w:date="2019-04-04T10:19:00Z">
              <w:r>
                <w:rPr>
                  <w:rFonts w:hint="eastAsia"/>
                  <w:sz w:val="18"/>
                  <w:szCs w:val="18"/>
                </w:rPr>
                <w:t>입점사별로 계약된 수수료율을 관리하며,</w:t>
              </w:r>
              <w:r>
                <w:rPr>
                  <w:sz w:val="18"/>
                  <w:szCs w:val="18"/>
                </w:rPr>
                <w:t xml:space="preserve"> </w:t>
              </w:r>
              <w:r>
                <w:rPr>
                  <w:rFonts w:hint="eastAsia"/>
                  <w:sz w:val="18"/>
                  <w:szCs w:val="18"/>
                </w:rPr>
                <w:t>기본 수수료율 외에 브랜드,</w:t>
              </w:r>
              <w:r>
                <w:rPr>
                  <w:sz w:val="18"/>
                  <w:szCs w:val="18"/>
                </w:rPr>
                <w:t xml:space="preserve"> </w:t>
              </w:r>
              <w:r>
                <w:rPr>
                  <w:rFonts w:hint="eastAsia"/>
                  <w:sz w:val="18"/>
                  <w:szCs w:val="18"/>
                </w:rPr>
                <w:t>상품군별로 별도의 예</w:t>
              </w:r>
              <w:r>
                <w:rPr>
                  <w:sz w:val="18"/>
                  <w:szCs w:val="18"/>
                </w:rPr>
                <w:t>외수수료율을</w:t>
              </w:r>
              <w:r>
                <w:rPr>
                  <w:rFonts w:hint="eastAsia"/>
                  <w:sz w:val="18"/>
                  <w:szCs w:val="18"/>
                </w:rPr>
                <w:t xml:space="preserve"> 적</w:t>
              </w:r>
              <w:r>
                <w:rPr>
                  <w:sz w:val="18"/>
                  <w:szCs w:val="18"/>
                </w:rPr>
                <w:t>용할</w:t>
              </w:r>
              <w:r>
                <w:rPr>
                  <w:rFonts w:hint="eastAsia"/>
                  <w:sz w:val="18"/>
                  <w:szCs w:val="18"/>
                </w:rPr>
                <w:t xml:space="preserve"> 수 있</w:t>
              </w:r>
              <w:r>
                <w:rPr>
                  <w:sz w:val="18"/>
                  <w:szCs w:val="18"/>
                </w:rPr>
                <w:t>다</w:t>
              </w:r>
              <w:r>
                <w:rPr>
                  <w:rFonts w:hint="eastAsia"/>
                  <w:sz w:val="18"/>
                  <w:szCs w:val="18"/>
                </w:rPr>
                <w:t>.</w:t>
              </w:r>
              <w:r>
                <w:rPr>
                  <w:sz w:val="18"/>
                  <w:szCs w:val="18"/>
                </w:rPr>
                <w:t xml:space="preserve"> </w:t>
              </w:r>
            </w:ins>
          </w:p>
          <w:p w14:paraId="62FC7A10" w14:textId="77777777" w:rsidR="00112E0C" w:rsidRDefault="00112E0C" w:rsidP="00112E0C">
            <w:pPr>
              <w:rPr>
                <w:ins w:id="65" w:author="김 경훈" w:date="2019-04-04T10:18:00Z"/>
                <w:sz w:val="18"/>
                <w:szCs w:val="18"/>
              </w:rPr>
            </w:pPr>
            <w:ins w:id="66" w:author="김 경훈" w:date="2019-04-04T10:19:00Z">
              <w:r>
                <w:rPr>
                  <w:rFonts w:hint="eastAsia"/>
                  <w:sz w:val="18"/>
                  <w:szCs w:val="18"/>
                </w:rPr>
                <w:t>상품등록 시점에 수수료율이 자동으로 지정된다.</w:t>
              </w:r>
              <w:r>
                <w:rPr>
                  <w:sz w:val="18"/>
                  <w:szCs w:val="18"/>
                </w:rPr>
                <w:t xml:space="preserve"> </w:t>
              </w:r>
            </w:ins>
          </w:p>
        </w:tc>
      </w:tr>
      <w:tr w:rsidR="00112E0C" w:rsidRPr="00F4270D" w14:paraId="390AB34F" w14:textId="77777777" w:rsidTr="007E2BE6">
        <w:trPr>
          <w:trHeight w:val="397"/>
        </w:trPr>
        <w:tc>
          <w:tcPr>
            <w:tcW w:w="2689" w:type="dxa"/>
            <w:shd w:val="clear" w:color="auto" w:fill="F2F2F2"/>
            <w:vAlign w:val="center"/>
          </w:tcPr>
          <w:p w14:paraId="5A936018" w14:textId="66EE2FD3" w:rsidR="00112E0C" w:rsidRPr="00570C7A" w:rsidRDefault="00112E0C" w:rsidP="00A604E2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입점사 배송정책 관리</w:t>
            </w:r>
          </w:p>
        </w:tc>
        <w:tc>
          <w:tcPr>
            <w:tcW w:w="6495" w:type="dxa"/>
            <w:vAlign w:val="center"/>
          </w:tcPr>
          <w:p w14:paraId="62DA5481" w14:textId="77777777" w:rsidR="00112E0C" w:rsidRDefault="00112E0C" w:rsidP="00112E0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입점사별 기준에 따라 배송정책을 관리한다.</w:t>
            </w:r>
            <w:r>
              <w:rPr>
                <w:sz w:val="18"/>
                <w:szCs w:val="18"/>
              </w:rPr>
              <w:t xml:space="preserve"> </w:t>
            </w:r>
          </w:p>
          <w:p w14:paraId="6CE8C642" w14:textId="298F6FE3" w:rsidR="00112E0C" w:rsidRPr="00570C7A" w:rsidRDefault="00112E0C" w:rsidP="00444A0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이용할 배송업체,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기본배송비,</w:t>
            </w:r>
            <w:r>
              <w:rPr>
                <w:sz w:val="18"/>
                <w:szCs w:val="18"/>
              </w:rPr>
              <w:t xml:space="preserve"> </w:t>
            </w:r>
            <w:r w:rsidR="00444A01">
              <w:rPr>
                <w:rFonts w:hint="eastAsia"/>
                <w:sz w:val="18"/>
                <w:szCs w:val="18"/>
              </w:rPr>
              <w:t>배송약정</w:t>
            </w:r>
            <w:r>
              <w:rPr>
                <w:rFonts w:hint="eastAsia"/>
                <w:sz w:val="18"/>
                <w:szCs w:val="18"/>
              </w:rPr>
              <w:t>일,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출고지,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회수지, 배송안내 정보를 관리한다</w:t>
            </w:r>
            <w:r w:rsidR="00FC49A9">
              <w:rPr>
                <w:rFonts w:hint="eastAsia"/>
                <w:sz w:val="18"/>
                <w:szCs w:val="18"/>
              </w:rPr>
              <w:t>.</w:t>
            </w:r>
          </w:p>
        </w:tc>
      </w:tr>
      <w:tr w:rsidR="00444A01" w:rsidRPr="00F4270D" w14:paraId="1DAA31A7" w14:textId="77777777" w:rsidTr="007E2BE6">
        <w:trPr>
          <w:trHeight w:val="397"/>
        </w:trPr>
        <w:tc>
          <w:tcPr>
            <w:tcW w:w="2689" w:type="dxa"/>
            <w:shd w:val="clear" w:color="auto" w:fill="F2F2F2"/>
            <w:vAlign w:val="center"/>
          </w:tcPr>
          <w:p w14:paraId="666E06A2" w14:textId="7A170296" w:rsidR="00444A01" w:rsidRDefault="00444A01" w:rsidP="00A604E2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입점사 페널티 관리</w:t>
            </w:r>
          </w:p>
        </w:tc>
        <w:tc>
          <w:tcPr>
            <w:tcW w:w="6495" w:type="dxa"/>
            <w:vAlign w:val="center"/>
          </w:tcPr>
          <w:p w14:paraId="26015F1A" w14:textId="1243D40C" w:rsidR="00444A01" w:rsidRDefault="00444A01" w:rsidP="00112E0C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입점사별 페널티 적용비율과 페널티 면제비율을 관리한다.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112E0C" w:rsidRPr="00F4270D" w14:paraId="018A1105" w14:textId="77777777" w:rsidTr="007E2BE6">
        <w:trPr>
          <w:trHeight w:val="397"/>
        </w:trPr>
        <w:tc>
          <w:tcPr>
            <w:tcW w:w="2689" w:type="dxa"/>
            <w:shd w:val="clear" w:color="auto" w:fill="F2F2F2"/>
            <w:vAlign w:val="center"/>
          </w:tcPr>
          <w:p w14:paraId="11EC1C6F" w14:textId="23B8D3CD" w:rsidR="00112E0C" w:rsidRPr="00570C7A" w:rsidRDefault="00C46323" w:rsidP="00112E0C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입점사 관리자 계정 관리</w:t>
            </w:r>
          </w:p>
        </w:tc>
        <w:tc>
          <w:tcPr>
            <w:tcW w:w="6495" w:type="dxa"/>
            <w:vAlign w:val="center"/>
          </w:tcPr>
          <w:p w14:paraId="158DF203" w14:textId="5FF2B241" w:rsidR="00112E0C" w:rsidRPr="000B71C6" w:rsidRDefault="00C46323" w:rsidP="00112E0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입점사 담당자가 시스템에 접속할 관리자 계정을 관리한다</w:t>
            </w:r>
            <w:r w:rsidR="00FC49A9">
              <w:rPr>
                <w:rFonts w:hint="eastAsia"/>
                <w:sz w:val="18"/>
                <w:szCs w:val="18"/>
              </w:rPr>
              <w:t>.</w:t>
            </w:r>
          </w:p>
        </w:tc>
      </w:tr>
      <w:tr w:rsidR="009A3D70" w:rsidRPr="00F4270D" w14:paraId="76229B44" w14:textId="77777777" w:rsidTr="007E2BE6">
        <w:trPr>
          <w:trHeight w:val="397"/>
        </w:trPr>
        <w:tc>
          <w:tcPr>
            <w:tcW w:w="2689" w:type="dxa"/>
            <w:shd w:val="clear" w:color="auto" w:fill="F2F2F2"/>
            <w:vAlign w:val="center"/>
          </w:tcPr>
          <w:p w14:paraId="737A39A4" w14:textId="68CCC77D" w:rsidR="009A3D70" w:rsidRDefault="009A3D70" w:rsidP="009A3D70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입점사 휴일관리</w:t>
            </w:r>
          </w:p>
        </w:tc>
        <w:tc>
          <w:tcPr>
            <w:tcW w:w="6495" w:type="dxa"/>
            <w:vAlign w:val="center"/>
          </w:tcPr>
          <w:p w14:paraId="3302311B" w14:textId="351ABA2E" w:rsidR="009A3D70" w:rsidRDefault="00A604E2" w:rsidP="00112E0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입점사별 휴일정보를 관리한다.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9A3D70" w:rsidRPr="00F4270D" w14:paraId="68204A93" w14:textId="77777777" w:rsidTr="007E2BE6">
        <w:trPr>
          <w:trHeight w:val="397"/>
        </w:trPr>
        <w:tc>
          <w:tcPr>
            <w:tcW w:w="2689" w:type="dxa"/>
            <w:shd w:val="clear" w:color="auto" w:fill="F2F2F2"/>
            <w:vAlign w:val="center"/>
          </w:tcPr>
          <w:p w14:paraId="4DCBD651" w14:textId="6D7D1871" w:rsidR="009A3D70" w:rsidRDefault="009A3D70" w:rsidP="00112E0C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입점사 관리 게시판</w:t>
            </w:r>
          </w:p>
        </w:tc>
        <w:tc>
          <w:tcPr>
            <w:tcW w:w="6495" w:type="dxa"/>
            <w:vAlign w:val="center"/>
          </w:tcPr>
          <w:p w14:paraId="1FE9D1BF" w14:textId="6C16BD3C" w:rsidR="00A604E2" w:rsidRPr="00A604E2" w:rsidRDefault="00A604E2" w:rsidP="00112E0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입점사 상품의 상품문의 게시판, </w:t>
            </w:r>
            <w:r>
              <w:rPr>
                <w:sz w:val="18"/>
                <w:szCs w:val="18"/>
              </w:rPr>
              <w:t xml:space="preserve">BO </w:t>
            </w:r>
            <w:r>
              <w:rPr>
                <w:rFonts w:hint="eastAsia"/>
                <w:sz w:val="18"/>
                <w:szCs w:val="18"/>
              </w:rPr>
              <w:t xml:space="preserve">관리자에 의해 전달받은 </w:t>
            </w:r>
            <w:r>
              <w:rPr>
                <w:sz w:val="18"/>
                <w:szCs w:val="18"/>
              </w:rPr>
              <w:t>1:1</w:t>
            </w:r>
            <w:r>
              <w:rPr>
                <w:rFonts w:hint="eastAsia"/>
                <w:sz w:val="18"/>
                <w:szCs w:val="18"/>
              </w:rPr>
              <w:t>문의 게시판,</w:t>
            </w:r>
            <w:r>
              <w:rPr>
                <w:sz w:val="18"/>
                <w:szCs w:val="18"/>
              </w:rPr>
              <w:t xml:space="preserve"> BO </w:t>
            </w:r>
            <w:r>
              <w:rPr>
                <w:rFonts w:hint="eastAsia"/>
                <w:sz w:val="18"/>
                <w:szCs w:val="18"/>
              </w:rPr>
              <w:t>관리자가 문의한 협력게시판의 답변을 관리한다.</w:t>
            </w: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28BB9B93" w14:textId="77777777" w:rsidR="001D1A3B" w:rsidRPr="001D1A3B" w:rsidRDefault="001D1A3B">
      <w:pPr>
        <w:pStyle w:val="a0"/>
        <w:numPr>
          <w:ilvl w:val="0"/>
          <w:numId w:val="0"/>
        </w:numPr>
        <w:ind w:left="1134"/>
        <w:pPrChange w:id="67" w:author="김 경훈" w:date="2019-04-04T10:22:00Z">
          <w:pPr>
            <w:pStyle w:val="a0"/>
            <w:numPr>
              <w:ilvl w:val="0"/>
              <w:numId w:val="0"/>
            </w:numPr>
            <w:ind w:left="0" w:firstLine="0"/>
          </w:pPr>
        </w:pPrChange>
      </w:pPr>
    </w:p>
    <w:p w14:paraId="404C1711" w14:textId="6378AA6C" w:rsidR="001D1A3B" w:rsidRDefault="001744AB" w:rsidP="00437535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68" w:name="_Toc5266702"/>
      <w:r>
        <w:rPr>
          <w:rFonts w:asciiTheme="minorEastAsia" w:eastAsiaTheme="minorEastAsia" w:hAnsiTheme="minorEastAsia" w:cs="Calibri" w:hint="eastAsia"/>
        </w:rPr>
        <w:t>입점사</w:t>
      </w:r>
      <w:r w:rsidR="001D1A3B">
        <w:rPr>
          <w:rFonts w:asciiTheme="minorEastAsia" w:eastAsiaTheme="minorEastAsia" w:hAnsiTheme="minorEastAsia" w:cs="Calibri" w:hint="eastAsia"/>
        </w:rPr>
        <w:t xml:space="preserve"> 등록</w:t>
      </w:r>
      <w:bookmarkEnd w:id="68"/>
    </w:p>
    <w:p w14:paraId="421DC327" w14:textId="5D3098C5" w:rsidR="009222CB" w:rsidRPr="009222CB" w:rsidRDefault="00133479" w:rsidP="004771A8">
      <w:pPr>
        <w:pStyle w:val="a0"/>
      </w:pPr>
      <w:r>
        <w:rPr>
          <w:rFonts w:hint="eastAsia"/>
        </w:rPr>
        <w:t>BO</w:t>
      </w:r>
      <w:r w:rsidR="00A604E2">
        <w:t xml:space="preserve"> </w:t>
      </w:r>
      <w:r w:rsidR="001D1A3B">
        <w:rPr>
          <w:rFonts w:hint="eastAsia"/>
        </w:rPr>
        <w:t xml:space="preserve">관리자는 </w:t>
      </w:r>
      <w:r w:rsidR="001744AB">
        <w:rPr>
          <w:rFonts w:hint="eastAsia"/>
        </w:rPr>
        <w:t xml:space="preserve">입점사 </w:t>
      </w:r>
      <w:r w:rsidR="001D1A3B">
        <w:rPr>
          <w:rFonts w:hint="eastAsia"/>
        </w:rPr>
        <w:t>정보의 신규 등록 및 상세정보 관리가 가능하다.</w:t>
      </w:r>
      <w:r w:rsidR="001D1A3B">
        <w:t xml:space="preserve"> </w:t>
      </w:r>
    </w:p>
    <w:p w14:paraId="0AD47468" w14:textId="1B8F33B5" w:rsidR="001D1A3B" w:rsidRDefault="00987D12" w:rsidP="004771A8">
      <w:pPr>
        <w:pStyle w:val="a0"/>
      </w:pPr>
      <w:r>
        <w:rPr>
          <w:rFonts w:hint="eastAsia"/>
        </w:rPr>
        <w:t>입</w:t>
      </w:r>
      <w:r>
        <w:t>점사</w:t>
      </w:r>
      <w:r w:rsidR="003322E5">
        <w:rPr>
          <w:rFonts w:hint="eastAsia"/>
        </w:rPr>
        <w:t xml:space="preserve">코드는 </w:t>
      </w:r>
      <w:r w:rsidR="00133479">
        <w:rPr>
          <w:rFonts w:hint="eastAsia"/>
        </w:rPr>
        <w:t xml:space="preserve">계약 이후 </w:t>
      </w:r>
      <w:r w:rsidR="00133479">
        <w:t>ERP</w:t>
      </w:r>
      <w:r w:rsidR="00133479">
        <w:rPr>
          <w:rFonts w:hint="eastAsia"/>
        </w:rPr>
        <w:t xml:space="preserve">에 등록된 코드값을 </w:t>
      </w:r>
      <w:r w:rsidR="00C46323">
        <w:rPr>
          <w:rFonts w:hint="eastAsia"/>
        </w:rPr>
        <w:t>관리자 시스템에서 수동</w:t>
      </w:r>
      <w:r w:rsidR="00133479">
        <w:rPr>
          <w:rFonts w:hint="eastAsia"/>
        </w:rPr>
        <w:t>입력하며,</w:t>
      </w:r>
      <w:r w:rsidR="00133479">
        <w:t xml:space="preserve"> </w:t>
      </w:r>
      <w:r w:rsidR="00133479">
        <w:rPr>
          <w:rFonts w:hint="eastAsia"/>
        </w:rPr>
        <w:t>관리자 시스템에 기등록된 값과 중복으로 등록될 수 없다</w:t>
      </w:r>
      <w:r w:rsidR="003322E5">
        <w:rPr>
          <w:rFonts w:hint="eastAsia"/>
        </w:rPr>
        <w:t>.</w:t>
      </w:r>
      <w:r w:rsidR="003322E5">
        <w:t xml:space="preserve"> </w:t>
      </w:r>
    </w:p>
    <w:p w14:paraId="6B84A9FB" w14:textId="77777777" w:rsidR="00C46323" w:rsidRDefault="00C46323" w:rsidP="004771A8">
      <w:pPr>
        <w:pStyle w:val="a0"/>
      </w:pPr>
      <w:r>
        <w:rPr>
          <w:rFonts w:hint="eastAsia"/>
        </w:rPr>
        <w:t>입점사는 기업형태에 따라 개인,</w:t>
      </w:r>
      <w:r>
        <w:t xml:space="preserve"> </w:t>
      </w:r>
      <w:r>
        <w:rPr>
          <w:rFonts w:hint="eastAsia"/>
        </w:rPr>
        <w:t>법인으로 구분하며,</w:t>
      </w:r>
      <w:r>
        <w:t xml:space="preserve"> </w:t>
      </w:r>
      <w:r>
        <w:rPr>
          <w:rFonts w:hint="eastAsia"/>
        </w:rPr>
        <w:t>법인의 경우는 법인 등록번호를 등록하나,</w:t>
      </w:r>
      <w:r>
        <w:t xml:space="preserve"> </w:t>
      </w:r>
      <w:r>
        <w:rPr>
          <w:rFonts w:hint="eastAsia"/>
        </w:rPr>
        <w:t>개인사업자의 경우 주민등록번호를 입력받지 않는다.</w:t>
      </w:r>
    </w:p>
    <w:p w14:paraId="70A7CBB5" w14:textId="1890038A" w:rsidR="00C46323" w:rsidRDefault="00C46323" w:rsidP="004771A8">
      <w:pPr>
        <w:pStyle w:val="a0"/>
      </w:pPr>
      <w:r>
        <w:rPr>
          <w:rFonts w:hint="eastAsia"/>
        </w:rPr>
        <w:t xml:space="preserve">입점사가 취급하는 브랜드가 자사에서 취급하지 않는 브랜드인 경우 </w:t>
      </w:r>
      <w:r>
        <w:t xml:space="preserve">PO </w:t>
      </w:r>
      <w:r>
        <w:rPr>
          <w:rFonts w:hint="eastAsia"/>
        </w:rPr>
        <w:t>관리자가 브랜드를 추가할 수 없으며,</w:t>
      </w:r>
      <w:r>
        <w:t xml:space="preserve"> BO </w:t>
      </w:r>
      <w:r>
        <w:rPr>
          <w:rFonts w:hint="eastAsia"/>
        </w:rPr>
        <w:t>관리자에게 요청하여 상품관리&gt;상품기준정보관리&gt;브랜드관리에서 신규 온라인브랜드로 등록한 후에 취급 브랜드로 설정할 수 있다</w:t>
      </w:r>
      <w:r w:rsidR="00FC49A9">
        <w:rPr>
          <w:rFonts w:hint="eastAsia"/>
        </w:rPr>
        <w:t>.</w:t>
      </w:r>
    </w:p>
    <w:p w14:paraId="345C95C0" w14:textId="2BAD0119" w:rsidR="00C46323" w:rsidRDefault="00C46323" w:rsidP="004771A8">
      <w:pPr>
        <w:pStyle w:val="a0"/>
      </w:pPr>
      <w:r w:rsidRPr="0090078B">
        <w:rPr>
          <w:rFonts w:hint="eastAsia"/>
        </w:rPr>
        <w:t>입점</w:t>
      </w:r>
      <w:r>
        <w:rPr>
          <w:rFonts w:hint="eastAsia"/>
        </w:rPr>
        <w:t>사</w:t>
      </w:r>
      <w:r w:rsidRPr="0090078B">
        <w:rPr>
          <w:rFonts w:hint="eastAsia"/>
        </w:rPr>
        <w:t xml:space="preserve">는 </w:t>
      </w:r>
      <w:r>
        <w:t>BO</w:t>
      </w:r>
      <w:r>
        <w:rPr>
          <w:rFonts w:hint="eastAsia"/>
        </w:rPr>
        <w:t xml:space="preserve">관리자에 의해 기본정보 등록 후 발급된 </w:t>
      </w:r>
      <w:r w:rsidR="004771A8">
        <w:rPr>
          <w:rFonts w:hint="eastAsia"/>
        </w:rPr>
        <w:t>온라인</w:t>
      </w:r>
      <w:r>
        <w:rPr>
          <w:rFonts w:hint="eastAsia"/>
        </w:rPr>
        <w:t xml:space="preserve">몰의 입점사 </w:t>
      </w:r>
      <w:r>
        <w:t>Partner Office(</w:t>
      </w:r>
      <w:r>
        <w:rPr>
          <w:rFonts w:hint="eastAsia"/>
        </w:rPr>
        <w:t xml:space="preserve">이하 </w:t>
      </w:r>
      <w:r w:rsidR="004771A8">
        <w:rPr>
          <w:rFonts w:hint="eastAsia"/>
        </w:rPr>
        <w:t>온라인</w:t>
      </w:r>
      <w:r>
        <w:rPr>
          <w:rFonts w:hint="eastAsia"/>
        </w:rPr>
        <w:t xml:space="preserve">몰 </w:t>
      </w:r>
      <w:r>
        <w:t xml:space="preserve">PO) </w:t>
      </w:r>
      <w:r>
        <w:rPr>
          <w:rFonts w:hint="eastAsia"/>
        </w:rPr>
        <w:t>계정을 통해 상품등록 및 전시관리가 가능하다.</w:t>
      </w:r>
      <w:r>
        <w:t xml:space="preserve"> </w:t>
      </w:r>
    </w:p>
    <w:p w14:paraId="5EE9B0ED" w14:textId="77777777" w:rsidR="00C46323" w:rsidDel="00112E0C" w:rsidRDefault="00C46323" w:rsidP="004771A8">
      <w:pPr>
        <w:pStyle w:val="a0"/>
        <w:rPr>
          <w:del w:id="69" w:author="김 경훈" w:date="2019-04-04T10:17:00Z"/>
        </w:rPr>
      </w:pPr>
      <w:commentRangeStart w:id="70"/>
      <w:del w:id="71" w:author="김 경훈" w:date="2019-04-04T10:17:00Z">
        <w:r w:rsidDel="00112E0C">
          <w:delText xml:space="preserve">PO </w:delText>
        </w:r>
        <w:r w:rsidDel="00112E0C">
          <w:rPr>
            <w:rFonts w:hint="eastAsia"/>
          </w:rPr>
          <w:delText xml:space="preserve">계정은 담당관리자가 업체별로 최대 </w:delText>
        </w:r>
        <w:r w:rsidDel="00112E0C">
          <w:delText>5</w:delText>
        </w:r>
        <w:r w:rsidDel="00112E0C">
          <w:rPr>
            <w:rFonts w:hint="eastAsia"/>
          </w:rPr>
          <w:delText>인까지 추가할 수 있으며,</w:delText>
        </w:r>
        <w:r w:rsidDel="00112E0C">
          <w:delText xml:space="preserve"> </w:delText>
        </w:r>
        <w:r w:rsidDel="00112E0C">
          <w:rPr>
            <w:rFonts w:hint="eastAsia"/>
          </w:rPr>
          <w:delText>생성등록된 즉시 사용할 수 없고,</w:delText>
        </w:r>
        <w:r w:rsidDel="00112E0C">
          <w:delText xml:space="preserve"> </w:delText>
        </w:r>
        <w:r w:rsidDel="00112E0C">
          <w:rPr>
            <w:rFonts w:hint="eastAsia"/>
          </w:rPr>
          <w:delText xml:space="preserve">관리자관리 메뉴의 접근권한이 있는 관리자에게 요청하여 사용여부를 사용으로 설정한 이후에 </w:delText>
        </w:r>
        <w:r w:rsidDel="00112E0C">
          <w:delText>PO</w:delText>
        </w:r>
        <w:r w:rsidDel="00112E0C">
          <w:rPr>
            <w:rFonts w:hint="eastAsia"/>
          </w:rPr>
          <w:delText xml:space="preserve"> 로그인이 가능하다.</w:delText>
        </w:r>
        <w:r w:rsidDel="00112E0C">
          <w:delText xml:space="preserve"> </w:delText>
        </w:r>
      </w:del>
    </w:p>
    <w:p w14:paraId="46356D8E" w14:textId="77777777" w:rsidR="00C46323" w:rsidDel="00112E0C" w:rsidRDefault="00C46323" w:rsidP="004771A8">
      <w:pPr>
        <w:pStyle w:val="a0"/>
        <w:rPr>
          <w:del w:id="72" w:author="김 경훈" w:date="2019-04-04T10:17:00Z"/>
        </w:rPr>
      </w:pPr>
      <w:del w:id="73" w:author="김 경훈" w:date="2019-04-04T10:17:00Z">
        <w:r w:rsidDel="00112E0C">
          <w:delText xml:space="preserve">PO </w:delText>
        </w:r>
        <w:r w:rsidDel="00112E0C">
          <w:rPr>
            <w:rFonts w:hint="eastAsia"/>
          </w:rPr>
          <w:delText>관리자는 권한그룹으로 관리되며,</w:delText>
        </w:r>
        <w:r w:rsidDel="00112E0C">
          <w:delText xml:space="preserve"> </w:delText>
        </w:r>
        <w:r w:rsidDel="00112E0C">
          <w:rPr>
            <w:rFonts w:hint="eastAsia"/>
          </w:rPr>
          <w:delText xml:space="preserve">자사 관리자와 동일한 로그인 기본정책을 따른다 </w:delText>
        </w:r>
        <w:r w:rsidDel="00112E0C">
          <w:delText>(</w:delText>
        </w:r>
        <w:r w:rsidDel="00112E0C">
          <w:rPr>
            <w:rFonts w:hint="eastAsia"/>
          </w:rPr>
          <w:delText>비밀번호 초기화,</w:delText>
        </w:r>
        <w:r w:rsidDel="00112E0C">
          <w:delText xml:space="preserve"> </w:delText>
        </w:r>
        <w:r w:rsidDel="00112E0C">
          <w:rPr>
            <w:rFonts w:hint="eastAsia"/>
          </w:rPr>
          <w:delText>세션유지 시간 등)</w:delText>
        </w:r>
      </w:del>
    </w:p>
    <w:p w14:paraId="0AB8CB4A" w14:textId="77777777" w:rsidR="00C46323" w:rsidDel="00112E0C" w:rsidRDefault="00C46323" w:rsidP="004771A8">
      <w:pPr>
        <w:pStyle w:val="a0"/>
        <w:rPr>
          <w:del w:id="74" w:author="김 경훈" w:date="2019-04-04T10:17:00Z"/>
        </w:rPr>
      </w:pPr>
      <w:del w:id="75" w:author="김 경훈" w:date="2019-04-04T10:17:00Z">
        <w:r w:rsidDel="00112E0C">
          <w:delText xml:space="preserve">PO </w:delText>
        </w:r>
        <w:r w:rsidDel="00112E0C">
          <w:rPr>
            <w:rFonts w:hint="eastAsia"/>
          </w:rPr>
          <w:delText>최초 로그인 시,</w:delText>
        </w:r>
        <w:r w:rsidDel="00112E0C">
          <w:delText xml:space="preserve"> </w:delText>
        </w:r>
        <w:r w:rsidDel="00112E0C">
          <w:rPr>
            <w:rFonts w:hint="eastAsia"/>
          </w:rPr>
          <w:delText>비밀번호 초기화 시에는 비밀번호 변경 안내 화면에서 비밀번호 변경 후 정상적인 이용이 가능하다</w:delText>
        </w:r>
        <w:commentRangeEnd w:id="70"/>
        <w:r w:rsidDel="00112E0C">
          <w:rPr>
            <w:rStyle w:val="ac"/>
            <w:rFonts w:ascii="맑은 고딕" w:eastAsia="맑은 고딕" w:hAnsi="맑은 고딕" w:cs="Arial Unicode MS"/>
          </w:rPr>
          <w:commentReference w:id="70"/>
        </w:r>
      </w:del>
    </w:p>
    <w:p w14:paraId="72792B90" w14:textId="710DA116" w:rsidR="00C46323" w:rsidRDefault="00C46323" w:rsidP="004771A8">
      <w:pPr>
        <w:pStyle w:val="a0"/>
      </w:pPr>
      <w:r>
        <w:rPr>
          <w:rFonts w:hint="eastAsia"/>
        </w:rPr>
        <w:t>입점사는 PO</w:t>
      </w:r>
      <w:r>
        <w:t xml:space="preserve"> </w:t>
      </w:r>
      <w:r>
        <w:rPr>
          <w:rFonts w:hint="eastAsia"/>
        </w:rPr>
        <w:t>접속을 통해 입점사 정보를 수정할 수 없으며,</w:t>
      </w:r>
      <w:r>
        <w:t xml:space="preserve"> </w:t>
      </w:r>
      <w:r>
        <w:rPr>
          <w:rFonts w:hint="eastAsia"/>
        </w:rPr>
        <w:t xml:space="preserve">담당자 본인의 </w:t>
      </w:r>
      <w:r>
        <w:rPr>
          <w:rFonts w:hint="eastAsia"/>
        </w:rPr>
        <w:lastRenderedPageBreak/>
        <w:t xml:space="preserve">인적사항 </w:t>
      </w:r>
      <w:r>
        <w:t>(</w:t>
      </w:r>
      <w:r>
        <w:rPr>
          <w:rFonts w:hint="eastAsia"/>
        </w:rPr>
        <w:t>담당업무,</w:t>
      </w:r>
      <w:r>
        <w:t xml:space="preserve"> </w:t>
      </w:r>
      <w:r>
        <w:rPr>
          <w:rFonts w:hint="eastAsia"/>
        </w:rPr>
        <w:t>이름,</w:t>
      </w:r>
      <w:r>
        <w:t xml:space="preserve"> </w:t>
      </w:r>
      <w:r>
        <w:rPr>
          <w:rFonts w:hint="eastAsia"/>
        </w:rPr>
        <w:t>연락처,</w:t>
      </w:r>
      <w:r>
        <w:t xml:space="preserve"> </w:t>
      </w:r>
      <w:r>
        <w:rPr>
          <w:rFonts w:hint="eastAsia"/>
        </w:rPr>
        <w:t>이메일)</w:t>
      </w:r>
      <w:r>
        <w:t xml:space="preserve"> </w:t>
      </w:r>
      <w:r>
        <w:rPr>
          <w:rFonts w:hint="eastAsia"/>
        </w:rPr>
        <w:t>정보만 수정가능하다. 입점사 정보의 수정이 필요한 경우 담당관리자에게 정보변경을 요청하여 담당관리자가 검토 후에</w:t>
      </w:r>
      <w:r w:rsidR="00A604E2">
        <w:rPr>
          <w:rFonts w:hint="eastAsia"/>
        </w:rPr>
        <w:t xml:space="preserve"> 입점사 정보를 </w:t>
      </w:r>
      <w:r>
        <w:rPr>
          <w:rFonts w:hint="eastAsia"/>
        </w:rPr>
        <w:t>수정할 수 있다.</w:t>
      </w:r>
    </w:p>
    <w:p w14:paraId="7B60E288" w14:textId="5359570E" w:rsidR="00C46323" w:rsidRDefault="00C46323" w:rsidP="004771A8">
      <w:pPr>
        <w:pStyle w:val="a0"/>
      </w:pPr>
      <w:r>
        <w:rPr>
          <w:rFonts w:hint="eastAsia"/>
        </w:rPr>
        <w:t>입점사 정보 등록 항목 정의</w:t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89"/>
        <w:gridCol w:w="6495"/>
      </w:tblGrid>
      <w:tr w:rsidR="00C46323" w:rsidRPr="00F4270D" w14:paraId="3119A65F" w14:textId="77777777" w:rsidTr="00F947CF">
        <w:trPr>
          <w:trHeight w:val="397"/>
        </w:trPr>
        <w:tc>
          <w:tcPr>
            <w:tcW w:w="2689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1FD7A972" w14:textId="77777777" w:rsidR="00C46323" w:rsidRPr="00570C7A" w:rsidRDefault="00C46323" w:rsidP="00F947CF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등록정보 구분</w:t>
            </w:r>
          </w:p>
        </w:tc>
        <w:tc>
          <w:tcPr>
            <w:tcW w:w="6495" w:type="dxa"/>
            <w:shd w:val="clear" w:color="auto" w:fill="BFBFBF"/>
            <w:vAlign w:val="center"/>
          </w:tcPr>
          <w:p w14:paraId="2F8C36A8" w14:textId="77777777" w:rsidR="00C46323" w:rsidRPr="00570C7A" w:rsidRDefault="00C46323" w:rsidP="00F947CF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내용</w:t>
            </w:r>
          </w:p>
        </w:tc>
      </w:tr>
      <w:tr w:rsidR="00C46323" w:rsidRPr="00F4270D" w14:paraId="7DBC95A7" w14:textId="77777777" w:rsidTr="00F947CF">
        <w:trPr>
          <w:trHeight w:val="397"/>
        </w:trPr>
        <w:tc>
          <w:tcPr>
            <w:tcW w:w="2689" w:type="dxa"/>
            <w:shd w:val="clear" w:color="auto" w:fill="F2F2F2"/>
            <w:vAlign w:val="center"/>
          </w:tcPr>
          <w:p w14:paraId="40104E19" w14:textId="77777777" w:rsidR="00C46323" w:rsidRPr="00570C7A" w:rsidRDefault="00C46323" w:rsidP="00F947CF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입점사 업체정보</w:t>
            </w:r>
          </w:p>
        </w:tc>
        <w:tc>
          <w:tcPr>
            <w:tcW w:w="6495" w:type="dxa"/>
            <w:vAlign w:val="center"/>
          </w:tcPr>
          <w:p w14:paraId="4C90E8C7" w14:textId="3DA967D7" w:rsidR="00C46323" w:rsidRPr="00F016BE" w:rsidRDefault="00C46323" w:rsidP="00F947CF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입점사</w:t>
            </w:r>
            <w:r w:rsidRPr="000A7223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코드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 (ERP)</w:t>
            </w:r>
            <w:r w:rsidRPr="000A7223"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업체</w:t>
            </w:r>
            <w:r w:rsidRPr="000A7223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명,</w:t>
            </w:r>
            <w:r w:rsidRPr="000A7223"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사업자번호</w:t>
            </w:r>
          </w:p>
          <w:p w14:paraId="6E3EF002" w14:textId="779C2BC7" w:rsidR="00C46323" w:rsidRPr="00F016BE" w:rsidRDefault="00C46323" w:rsidP="00F947CF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기업형태 (개인/법인),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법인번호,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업태,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업종,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대표자명,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대표전화,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팩스,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사업장주소,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통신판매번호</w:t>
            </w:r>
          </w:p>
          <w:p w14:paraId="7F8A7522" w14:textId="77777777" w:rsidR="00C46323" w:rsidRPr="000A7223" w:rsidRDefault="00C46323" w:rsidP="00F947CF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면세사업자는 대상에서 제외하여,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별도의 과세구분하지 않음.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</w:p>
        </w:tc>
      </w:tr>
      <w:tr w:rsidR="00C46323" w:rsidRPr="00F4270D" w14:paraId="67177B1D" w14:textId="77777777" w:rsidTr="00F947CF">
        <w:trPr>
          <w:trHeight w:val="397"/>
        </w:trPr>
        <w:tc>
          <w:tcPr>
            <w:tcW w:w="2689" w:type="dxa"/>
            <w:shd w:val="clear" w:color="auto" w:fill="F2F2F2"/>
            <w:vAlign w:val="center"/>
          </w:tcPr>
          <w:p w14:paraId="46C6350F" w14:textId="77777777" w:rsidR="00C46323" w:rsidRDefault="00C46323" w:rsidP="00F947CF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설정정보</w:t>
            </w:r>
          </w:p>
        </w:tc>
        <w:tc>
          <w:tcPr>
            <w:tcW w:w="6495" w:type="dxa"/>
            <w:vAlign w:val="center"/>
          </w:tcPr>
          <w:p w14:paraId="3CEE50FF" w14:textId="667182DE" w:rsidR="00C46323" w:rsidRPr="00F016BE" w:rsidRDefault="00C46323" w:rsidP="00F947CF">
            <w:pPr>
              <w:pStyle w:val="a1"/>
              <w:jc w:val="both"/>
              <w:rPr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전시채널 (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A-RT, </w:t>
            </w:r>
            <w:r w:rsidR="00E70294">
              <w:rPr>
                <w:rFonts w:asciiTheme="minorEastAsia" w:eastAsiaTheme="minorEastAsia" w:hAnsiTheme="minorEastAsia"/>
                <w:sz w:val="18"/>
                <w:szCs w:val="18"/>
              </w:rPr>
              <w:t>ON THE SPOT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)</w:t>
            </w:r>
          </w:p>
          <w:p w14:paraId="1DA62A98" w14:textId="77777777" w:rsidR="00C46323" w:rsidRPr="00F016BE" w:rsidRDefault="00C46323" w:rsidP="00F947CF">
            <w:pPr>
              <w:pStyle w:val="a1"/>
              <w:jc w:val="both"/>
              <w:rPr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거래상태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(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거래중지,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거래중,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일시중지)</w:t>
            </w:r>
          </w:p>
          <w:p w14:paraId="0ABCC889" w14:textId="0A118F7D" w:rsidR="00C46323" w:rsidRPr="006F6972" w:rsidRDefault="00C46323" w:rsidP="00F947CF">
            <w:pPr>
              <w:pStyle w:val="a1"/>
              <w:jc w:val="both"/>
              <w:rPr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등록가능한 상품의 브랜드,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표준카테고리 지정</w:t>
            </w:r>
            <w:r w:rsidR="00FC49A9">
              <w:rPr>
                <w:rFonts w:asciiTheme="minorEastAsia" w:eastAsiaTheme="minorEastAsia" w:hAnsiTheme="minorEastAsia" w:hint="eastAsia"/>
                <w:sz w:val="18"/>
                <w:szCs w:val="18"/>
              </w:rPr>
              <w:t>.</w:t>
            </w:r>
          </w:p>
          <w:p w14:paraId="0765F5E8" w14:textId="77777777" w:rsidR="00C46323" w:rsidRDefault="00C46323" w:rsidP="00F947CF">
            <w:pPr>
              <w:pStyle w:val="a1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적용 가능한 쿠폰 유형 설정 </w:t>
            </w:r>
            <w:r>
              <w:rPr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무료배송쿠폰,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무료반품쿠폰,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무료교환쿠폰,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품절보상쿠폰(분담률))</w:t>
            </w:r>
          </w:p>
          <w:p w14:paraId="6D97795B" w14:textId="77E8CD59" w:rsidR="00C46323" w:rsidRPr="000E7BA3" w:rsidRDefault="00C46323" w:rsidP="00F947CF">
            <w:pPr>
              <w:pStyle w:val="a1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브랜드별로 적용할 임직원 할인율을 설정함</w:t>
            </w:r>
            <w:r w:rsidR="00FC49A9">
              <w:rPr>
                <w:rFonts w:hint="eastAsia"/>
                <w:sz w:val="18"/>
                <w:szCs w:val="18"/>
              </w:rPr>
              <w:t>.</w:t>
            </w:r>
          </w:p>
        </w:tc>
      </w:tr>
      <w:tr w:rsidR="00C46323" w:rsidRPr="00F4270D" w14:paraId="2C6D232B" w14:textId="77777777" w:rsidTr="00F947CF">
        <w:trPr>
          <w:trHeight w:val="397"/>
        </w:trPr>
        <w:tc>
          <w:tcPr>
            <w:tcW w:w="2689" w:type="dxa"/>
            <w:shd w:val="clear" w:color="auto" w:fill="F2F2F2"/>
            <w:vAlign w:val="center"/>
          </w:tcPr>
          <w:p w14:paraId="0ADAE679" w14:textId="77777777" w:rsidR="00C46323" w:rsidRPr="00570C7A" w:rsidRDefault="00C46323" w:rsidP="00F947CF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정산정보</w:t>
            </w:r>
          </w:p>
        </w:tc>
        <w:tc>
          <w:tcPr>
            <w:tcW w:w="6495" w:type="dxa"/>
            <w:vAlign w:val="center"/>
          </w:tcPr>
          <w:p w14:paraId="0AC868C2" w14:textId="77777777" w:rsidR="00C46323" w:rsidRDefault="00C46323" w:rsidP="00F947CF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정산 시 지급할 거래 계좌정보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: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금융기관명</w:t>
            </w:r>
            <w:r w:rsidRPr="000E7BA3">
              <w:rPr>
                <w:rFonts w:asciiTheme="minorEastAsia" w:eastAsiaTheme="minorEastAsia" w:hAnsiTheme="minorEastAsia" w:hint="eastAsia"/>
                <w:sz w:val="18"/>
                <w:szCs w:val="18"/>
              </w:rPr>
              <w:t>,</w:t>
            </w:r>
            <w:r w:rsidRPr="000E7BA3"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 w:rsidRPr="000E7BA3">
              <w:rPr>
                <w:rFonts w:asciiTheme="minorEastAsia" w:eastAsiaTheme="minorEastAsia" w:hAnsiTheme="minorEastAsia" w:hint="eastAsia"/>
                <w:sz w:val="18"/>
                <w:szCs w:val="18"/>
              </w:rPr>
              <w:t>계좌번호,</w:t>
            </w:r>
            <w:r w:rsidRPr="000E7BA3"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 w:rsidRPr="000E7BA3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예금주,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전자</w:t>
            </w:r>
            <w:r w:rsidRPr="000E7BA3">
              <w:rPr>
                <w:rFonts w:asciiTheme="minorEastAsia" w:eastAsiaTheme="minorEastAsia" w:hAnsiTheme="minorEastAsia" w:hint="eastAsia"/>
                <w:sz w:val="18"/>
                <w:szCs w:val="18"/>
              </w:rPr>
              <w:t>세금계산서 발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송</w:t>
            </w:r>
            <w:r w:rsidRPr="000E7BA3">
              <w:rPr>
                <w:rFonts w:asciiTheme="minorEastAsia" w:eastAsiaTheme="minorEastAsia" w:hAnsiTheme="minorEastAsia" w:hint="eastAsia"/>
                <w:sz w:val="18"/>
                <w:szCs w:val="18"/>
              </w:rPr>
              <w:t>용 이메일</w:t>
            </w:r>
          </w:p>
          <w:p w14:paraId="456781D0" w14:textId="77777777" w:rsidR="00C46323" w:rsidRDefault="00C46323" w:rsidP="00F947CF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기본 정산 수수료율</w:t>
            </w:r>
          </w:p>
          <w:p w14:paraId="1DD3CF9E" w14:textId="77777777" w:rsidR="00C46323" w:rsidRDefault="00C46323" w:rsidP="00F947CF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예외수수료율 정보 (지정한 표준카테고리(대)에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속한 브랜드 별로 적용할 수수료율과 적용기간을 설정함)</w:t>
            </w:r>
          </w:p>
          <w:p w14:paraId="2EEBF044" w14:textId="149C6534" w:rsidR="00444A01" w:rsidRPr="000E7BA3" w:rsidRDefault="00444A01" w:rsidP="00F947CF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페널티 적용 비율과 페널티 면제 비율</w:t>
            </w:r>
          </w:p>
        </w:tc>
      </w:tr>
      <w:tr w:rsidR="00C46323" w:rsidRPr="00071AB8" w14:paraId="47FCF752" w14:textId="77777777" w:rsidTr="00F947CF">
        <w:trPr>
          <w:trHeight w:val="397"/>
        </w:trPr>
        <w:tc>
          <w:tcPr>
            <w:tcW w:w="2689" w:type="dxa"/>
            <w:shd w:val="clear" w:color="auto" w:fill="F2F2F2"/>
            <w:vAlign w:val="center"/>
          </w:tcPr>
          <w:p w14:paraId="71EAE084" w14:textId="77777777" w:rsidR="00C46323" w:rsidRDefault="00C46323" w:rsidP="00F947CF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담당자 및 계정정보</w:t>
            </w:r>
          </w:p>
        </w:tc>
        <w:tc>
          <w:tcPr>
            <w:tcW w:w="6495" w:type="dxa"/>
            <w:vAlign w:val="center"/>
          </w:tcPr>
          <w:p w14:paraId="5AB4151F" w14:textId="77777777" w:rsidR="00C46323" w:rsidRDefault="00C46323" w:rsidP="00F947CF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담당업무,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담당자명,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담당자 연락처1,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담당자 연락처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2,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담당자 이메일</w:t>
            </w:r>
          </w:p>
          <w:p w14:paraId="499B3920" w14:textId="77777777" w:rsidR="00C46323" w:rsidRDefault="00C46323" w:rsidP="00F947CF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담당자별 PO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계정정보 (담당자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ID,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비밀번호)</w:t>
            </w:r>
          </w:p>
          <w:p w14:paraId="62EB6BEC" w14:textId="77777777" w:rsidR="00C46323" w:rsidRDefault="00C46323" w:rsidP="00F947CF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대표담당자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1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인은 필수로 등록하여야 하며,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담당자는 최대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5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인까지 추가/삭제 가능하다.</w:t>
            </w:r>
          </w:p>
          <w:p w14:paraId="7C981AC4" w14:textId="77777777" w:rsidR="00C46323" w:rsidRDefault="00C46323" w:rsidP="00F947CF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PO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계정으로 로그인한 이후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PO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관리자 본인의 담당자 및 계정정보는 수정가능하다.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 (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단,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담당자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ID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는 수정할 수 없다.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) </w:t>
            </w:r>
          </w:p>
          <w:p w14:paraId="7247CFD4" w14:textId="77777777" w:rsidR="00C46323" w:rsidRPr="000E7BA3" w:rsidRDefault="00C46323" w:rsidP="00F947CF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PO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관리자는 담당자 및 계정정보 외에 다른 정보의 수정은 불가하다.</w:t>
            </w:r>
          </w:p>
        </w:tc>
      </w:tr>
      <w:tr w:rsidR="00C46323" w:rsidRPr="00F4270D" w14:paraId="5FBF06FE" w14:textId="77777777" w:rsidTr="00F947CF">
        <w:trPr>
          <w:trHeight w:val="397"/>
        </w:trPr>
        <w:tc>
          <w:tcPr>
            <w:tcW w:w="2689" w:type="dxa"/>
            <w:shd w:val="clear" w:color="auto" w:fill="F2F2F2"/>
            <w:vAlign w:val="center"/>
          </w:tcPr>
          <w:p w14:paraId="4EA8CFA4" w14:textId="77777777" w:rsidR="00C46323" w:rsidRPr="00570C7A" w:rsidRDefault="00C46323" w:rsidP="00F947CF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배송정보</w:t>
            </w:r>
          </w:p>
        </w:tc>
        <w:tc>
          <w:tcPr>
            <w:tcW w:w="6495" w:type="dxa"/>
            <w:vAlign w:val="center"/>
          </w:tcPr>
          <w:p w14:paraId="3D32B207" w14:textId="04E28C8C" w:rsidR="00C46323" w:rsidRDefault="00C46323" w:rsidP="00F947CF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배송업체 지정 (시스템에 등록된 배송업체만 선택가능함</w:t>
            </w:r>
            <w:r w:rsidR="00FC49A9">
              <w:rPr>
                <w:rFonts w:asciiTheme="minorEastAsia" w:eastAsiaTheme="minorEastAsia" w:hAnsiTheme="minorEastAsia" w:hint="eastAsia"/>
                <w:sz w:val="18"/>
                <w:szCs w:val="18"/>
              </w:rPr>
              <w:t>.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)</w:t>
            </w:r>
          </w:p>
          <w:p w14:paraId="5CE47C26" w14:textId="77777777" w:rsidR="00C46323" w:rsidRPr="000E7BA3" w:rsidRDefault="00C46323" w:rsidP="00F947CF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기본배송비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(~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원 미만 배송비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00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원)</w:t>
            </w:r>
          </w:p>
          <w:p w14:paraId="447BB431" w14:textId="77777777" w:rsidR="00C46323" w:rsidRPr="000E7BA3" w:rsidRDefault="00C46323" w:rsidP="00F947CF">
            <w:pPr>
              <w:pStyle w:val="a1"/>
              <w:jc w:val="both"/>
              <w:rPr>
                <w:sz w:val="18"/>
                <w:szCs w:val="18"/>
              </w:rPr>
            </w:pPr>
            <w:r w:rsidRPr="000E7BA3">
              <w:rPr>
                <w:rFonts w:asciiTheme="minorEastAsia" w:eastAsiaTheme="minorEastAsia" w:hAnsiTheme="minorEastAsia" w:hint="eastAsia"/>
                <w:sz w:val="18"/>
                <w:szCs w:val="18"/>
              </w:rPr>
              <w:t>배송소요일 (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평균 출고기준일</w:t>
            </w:r>
            <w:r w:rsidRPr="000E7BA3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r w:rsidRPr="000E7BA3">
              <w:rPr>
                <w:rFonts w:asciiTheme="minorEastAsia" w:eastAsiaTheme="minorEastAsia" w:hAnsiTheme="minorEastAsia"/>
                <w:sz w:val="18"/>
                <w:szCs w:val="18"/>
              </w:rPr>
              <w:t>00</w:t>
            </w:r>
            <w:r w:rsidRPr="000E7BA3">
              <w:rPr>
                <w:rFonts w:asciiTheme="minorEastAsia" w:eastAsiaTheme="minorEastAsia" w:hAnsiTheme="minorEastAsia" w:hint="eastAsia"/>
                <w:sz w:val="18"/>
                <w:szCs w:val="18"/>
              </w:rPr>
              <w:t>일 이내에 출고)</w:t>
            </w:r>
            <w:r w:rsidRPr="000E7BA3"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</w:p>
          <w:p w14:paraId="58BC9557" w14:textId="77777777" w:rsidR="00C46323" w:rsidRPr="000E7BA3" w:rsidRDefault="00C46323" w:rsidP="00F947CF">
            <w:pPr>
              <w:pStyle w:val="a1"/>
              <w:jc w:val="both"/>
              <w:rPr>
                <w:sz w:val="18"/>
                <w:szCs w:val="18"/>
              </w:rPr>
            </w:pPr>
            <w:r w:rsidRPr="000E7BA3">
              <w:rPr>
                <w:rFonts w:asciiTheme="minorEastAsia" w:eastAsiaTheme="minorEastAsia" w:hAnsiTheme="minorEastAsia" w:hint="eastAsia"/>
                <w:sz w:val="18"/>
                <w:szCs w:val="18"/>
              </w:rPr>
              <w:t>배송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안내</w:t>
            </w:r>
            <w:r w:rsidRPr="000E7BA3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r w:rsidRPr="000E7BA3">
              <w:rPr>
                <w:rFonts w:asciiTheme="minorEastAsia" w:eastAsiaTheme="minorEastAsia" w:hAnsiTheme="minorEastAsia"/>
                <w:sz w:val="18"/>
                <w:szCs w:val="18"/>
              </w:rPr>
              <w:t>(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업체별 주문/배송,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교환/반품,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AS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안내</w:t>
            </w:r>
            <w:r w:rsidRPr="000E7BA3">
              <w:rPr>
                <w:rFonts w:asciiTheme="minorEastAsia" w:eastAsiaTheme="minorEastAsia" w:hAnsiTheme="minorEastAsia" w:hint="eastAsia"/>
                <w:sz w:val="18"/>
                <w:szCs w:val="18"/>
              </w:rPr>
              <w:t>)</w:t>
            </w:r>
          </w:p>
          <w:p w14:paraId="55BA06C4" w14:textId="77777777" w:rsidR="00C46323" w:rsidRPr="006F6972" w:rsidRDefault="00C46323" w:rsidP="00F947CF">
            <w:pPr>
              <w:pStyle w:val="a1"/>
              <w:jc w:val="both"/>
              <w:rPr>
                <w:sz w:val="18"/>
                <w:szCs w:val="18"/>
              </w:rPr>
            </w:pPr>
            <w:r w:rsidRPr="000E7BA3">
              <w:rPr>
                <w:rFonts w:asciiTheme="minorEastAsia" w:eastAsiaTheme="minorEastAsia" w:hAnsiTheme="minorEastAsia" w:hint="eastAsia"/>
                <w:sz w:val="18"/>
                <w:szCs w:val="18"/>
              </w:rPr>
              <w:t>출고지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/회수지</w:t>
            </w:r>
            <w:r w:rsidRPr="000E7BA3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정보</w:t>
            </w:r>
          </w:p>
          <w:p w14:paraId="5CA27713" w14:textId="14546986" w:rsidR="00C46323" w:rsidRPr="006F6972" w:rsidRDefault="00C46323" w:rsidP="00F947CF">
            <w:pPr>
              <w:pStyle w:val="a1"/>
              <w:jc w:val="both"/>
              <w:rPr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업체별로 반품/교환 배송 정책을 설정하지 않으며,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자사 정책과 동일하게 적용함</w:t>
            </w:r>
            <w:r w:rsidR="00FC49A9">
              <w:rPr>
                <w:rFonts w:asciiTheme="minorEastAsia" w:eastAsiaTheme="minorEastAsia" w:hAnsiTheme="minorEastAsia" w:hint="eastAsia"/>
                <w:sz w:val="18"/>
                <w:szCs w:val="18"/>
              </w:rPr>
              <w:t>.</w:t>
            </w:r>
          </w:p>
        </w:tc>
      </w:tr>
    </w:tbl>
    <w:p w14:paraId="6D6D3AF1" w14:textId="77777777" w:rsidR="00C46323" w:rsidRPr="00C46323" w:rsidRDefault="00C46323" w:rsidP="004771A8">
      <w:pPr>
        <w:pStyle w:val="a0"/>
        <w:numPr>
          <w:ilvl w:val="0"/>
          <w:numId w:val="0"/>
        </w:numPr>
        <w:ind w:left="1134"/>
      </w:pPr>
    </w:p>
    <w:p w14:paraId="0CB4D984" w14:textId="77777777" w:rsidR="00B84AFE" w:rsidRDefault="006D6384" w:rsidP="004771A8">
      <w:pPr>
        <w:pStyle w:val="a0"/>
      </w:pPr>
      <w:r>
        <w:rPr>
          <w:rFonts w:hint="eastAsia"/>
        </w:rPr>
        <w:t>입점사 등록 프로세스</w:t>
      </w:r>
    </w:p>
    <w:p w14:paraId="110950E2" w14:textId="4E24DACB" w:rsidR="006D6384" w:rsidRDefault="00066E4A">
      <w:pPr>
        <w:pStyle w:val="a0"/>
        <w:numPr>
          <w:ilvl w:val="0"/>
          <w:numId w:val="0"/>
        </w:numPr>
        <w:ind w:left="1"/>
        <w:pPrChange w:id="76" w:author="김 경훈" w:date="2019-04-04T10:22:00Z">
          <w:pPr>
            <w:pStyle w:val="a0"/>
            <w:numPr>
              <w:ilvl w:val="0"/>
              <w:numId w:val="0"/>
            </w:numPr>
            <w:ind w:left="0" w:firstLine="0"/>
          </w:pPr>
        </w:pPrChange>
      </w:pPr>
      <w:r>
        <w:rPr>
          <w:noProof/>
        </w:rPr>
        <w:drawing>
          <wp:inline distT="0" distB="0" distL="0" distR="0" wp14:anchorId="76EA76E8" wp14:editId="0C3C21BB">
            <wp:extent cx="5732145" cy="3562350"/>
            <wp:effectExtent l="0" t="0" r="1905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77BFB" w14:textId="77777777" w:rsidR="001D1A3B" w:rsidRPr="001D1A3B" w:rsidRDefault="001D1A3B" w:rsidP="004771A8">
      <w:pPr>
        <w:pStyle w:val="a0"/>
        <w:numPr>
          <w:ilvl w:val="0"/>
          <w:numId w:val="0"/>
        </w:numPr>
      </w:pPr>
    </w:p>
    <w:p w14:paraId="6B9BFB9C" w14:textId="6BA924E5" w:rsidR="001D1A3B" w:rsidRDefault="001D1A3B" w:rsidP="00437535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77" w:name="_Toc5266703"/>
      <w:r>
        <w:rPr>
          <w:rFonts w:asciiTheme="minorEastAsia" w:eastAsiaTheme="minorEastAsia" w:hAnsiTheme="minorEastAsia" w:cs="Calibri" w:hint="eastAsia"/>
        </w:rPr>
        <w:t>입점</w:t>
      </w:r>
      <w:r w:rsidR="00691786">
        <w:rPr>
          <w:rFonts w:asciiTheme="minorEastAsia" w:eastAsiaTheme="minorEastAsia" w:hAnsiTheme="minorEastAsia" w:cs="Calibri" w:hint="eastAsia"/>
        </w:rPr>
        <w:t>사</w:t>
      </w:r>
      <w:r>
        <w:rPr>
          <w:rFonts w:asciiTheme="minorEastAsia" w:eastAsiaTheme="minorEastAsia" w:hAnsiTheme="minorEastAsia" w:cs="Calibri" w:hint="eastAsia"/>
        </w:rPr>
        <w:t xml:space="preserve"> 거래상태</w:t>
      </w:r>
      <w:bookmarkEnd w:id="77"/>
    </w:p>
    <w:p w14:paraId="1ED3F74A" w14:textId="7A153877" w:rsidR="00C46323" w:rsidRDefault="00C46323" w:rsidP="004771A8">
      <w:pPr>
        <w:pStyle w:val="a0"/>
      </w:pPr>
      <w:r>
        <w:rPr>
          <w:rFonts w:hint="eastAsia"/>
        </w:rPr>
        <w:t>입점사는 거래상태를 거래중,</w:t>
      </w:r>
      <w:r>
        <w:t xml:space="preserve"> </w:t>
      </w:r>
      <w:r>
        <w:rPr>
          <w:rFonts w:hint="eastAsia"/>
        </w:rPr>
        <w:t>일시정지,</w:t>
      </w:r>
      <w:r>
        <w:t xml:space="preserve"> </w:t>
      </w:r>
      <w:r>
        <w:rPr>
          <w:rFonts w:hint="eastAsia"/>
        </w:rPr>
        <w:t xml:space="preserve">거래종료로 관리하며 거래상태에 따라 </w:t>
      </w:r>
      <w:r w:rsidR="004771A8">
        <w:rPr>
          <w:rFonts w:hint="eastAsia"/>
        </w:rPr>
        <w:t>온라인</w:t>
      </w:r>
      <w:r>
        <w:rPr>
          <w:rFonts w:hint="eastAsia"/>
        </w:rPr>
        <w:t xml:space="preserve">몰 </w:t>
      </w:r>
      <w:r>
        <w:t xml:space="preserve">PO </w:t>
      </w:r>
      <w:r>
        <w:rPr>
          <w:rFonts w:hint="eastAsia"/>
        </w:rPr>
        <w:t>이용에 제약을 받는다.</w:t>
      </w:r>
      <w:r>
        <w:t xml:space="preserve"> </w:t>
      </w:r>
    </w:p>
    <w:p w14:paraId="5A108F0D" w14:textId="77777777" w:rsidR="001D1A3B" w:rsidRDefault="00764B06" w:rsidP="004771A8">
      <w:pPr>
        <w:pStyle w:val="a0"/>
      </w:pPr>
      <w:r>
        <w:rPr>
          <w:rFonts w:hint="eastAsia"/>
        </w:rPr>
        <w:t>BO</w:t>
      </w:r>
      <w:r w:rsidR="001D1A3B">
        <w:rPr>
          <w:rFonts w:hint="eastAsia"/>
        </w:rPr>
        <w:t>관리자는 입점</w:t>
      </w:r>
      <w:r w:rsidR="00691786">
        <w:rPr>
          <w:rFonts w:hint="eastAsia"/>
        </w:rPr>
        <w:t>사</w:t>
      </w:r>
      <w:r w:rsidR="001D1A3B">
        <w:rPr>
          <w:rFonts w:hint="eastAsia"/>
        </w:rPr>
        <w:t>의 거래상태를 변경/관리할 수 있으며 상태별 기준은 아래와 같다.</w:t>
      </w:r>
      <w:r w:rsidR="001D1A3B">
        <w:t xml:space="preserve">  </w:t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01"/>
        <w:gridCol w:w="7483"/>
      </w:tblGrid>
      <w:tr w:rsidR="00242260" w:rsidRPr="00F4270D" w14:paraId="2F0F03C1" w14:textId="77777777" w:rsidTr="007E2BE6">
        <w:trPr>
          <w:trHeight w:val="397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484CC5DB" w14:textId="77777777" w:rsidR="00242260" w:rsidRPr="00F4270D" w:rsidRDefault="00242260" w:rsidP="007E2BE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거래상태</w:t>
            </w:r>
          </w:p>
        </w:tc>
        <w:tc>
          <w:tcPr>
            <w:tcW w:w="7483" w:type="dxa"/>
            <w:shd w:val="clear" w:color="auto" w:fill="BFBFBF"/>
            <w:vAlign w:val="center"/>
          </w:tcPr>
          <w:p w14:paraId="444F3E1F" w14:textId="77777777" w:rsidR="00242260" w:rsidRPr="00F4270D" w:rsidRDefault="00242260" w:rsidP="007E2BE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 w:rsidRPr="00F4270D"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  <w:t>설명</w:t>
            </w:r>
          </w:p>
        </w:tc>
      </w:tr>
      <w:tr w:rsidR="00551CA0" w:rsidRPr="00F4270D" w14:paraId="2E850189" w14:textId="77777777" w:rsidTr="007E2BE6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6E0FCA71" w14:textId="77777777" w:rsidR="00551CA0" w:rsidRDefault="00551CA0" w:rsidP="007E2BE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입점대기</w:t>
            </w:r>
          </w:p>
        </w:tc>
        <w:tc>
          <w:tcPr>
            <w:tcW w:w="7483" w:type="dxa"/>
            <w:vAlign w:val="center"/>
          </w:tcPr>
          <w:p w14:paraId="6ED64E41" w14:textId="77777777" w:rsidR="00551CA0" w:rsidRDefault="00764B06" w:rsidP="00EC3897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시스템에 정보가 등록되지 않은 상태로 </w:t>
            </w:r>
            <w:r w:rsidR="006D6384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시스템의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관리상태에서는 제외한다.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</w:p>
        </w:tc>
      </w:tr>
      <w:tr w:rsidR="00242260" w:rsidRPr="00F4270D" w14:paraId="210EDF1A" w14:textId="77777777" w:rsidTr="007E2BE6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3F98AA3A" w14:textId="77777777" w:rsidR="00242260" w:rsidRPr="00F4270D" w:rsidRDefault="00242260" w:rsidP="007E2BE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거래중</w:t>
            </w:r>
          </w:p>
        </w:tc>
        <w:tc>
          <w:tcPr>
            <w:tcW w:w="7483" w:type="dxa"/>
            <w:vAlign w:val="center"/>
          </w:tcPr>
          <w:p w14:paraId="5EC75B85" w14:textId="77777777" w:rsidR="00242260" w:rsidRPr="00F4270D" w:rsidRDefault="00764B06" w:rsidP="00764B06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시스템에 입점사 정보가 정상 등록되어 </w:t>
            </w:r>
            <w:r w:rsidR="00EC3897"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PO</w:t>
            </w:r>
            <w:r w:rsidR="00242260"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 w:rsidR="00242260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접속 및 상품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등록/</w:t>
            </w:r>
            <w:r w:rsidR="00242260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판매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 행위</w:t>
            </w:r>
            <w:r w:rsidR="00242260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가 가능하다. </w:t>
            </w:r>
          </w:p>
        </w:tc>
      </w:tr>
      <w:tr w:rsidR="00242260" w:rsidRPr="00F4270D" w14:paraId="3DA2391E" w14:textId="77777777" w:rsidTr="007E2BE6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52919D7E" w14:textId="77777777" w:rsidR="00242260" w:rsidRPr="00F4270D" w:rsidRDefault="00242260" w:rsidP="007E2BE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일시정지</w:t>
            </w:r>
          </w:p>
        </w:tc>
        <w:tc>
          <w:tcPr>
            <w:tcW w:w="7483" w:type="dxa"/>
            <w:vAlign w:val="center"/>
          </w:tcPr>
          <w:p w14:paraId="3753DBB1" w14:textId="77777777" w:rsidR="00242260" w:rsidRDefault="00242260" w:rsidP="007E2BE6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입점</w:t>
            </w:r>
            <w:r w:rsidR="00691786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사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와 거래를 종료하기 전 주문/배송상품이 있는 경우,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또는 업체 신용상의 우려가 있는 경우 일시정지</w:t>
            </w:r>
            <w:r w:rsidR="00AA23FF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처리한다.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</w:p>
          <w:p w14:paraId="271FE4E0" w14:textId="77777777" w:rsidR="00A50626" w:rsidRDefault="00A50626" w:rsidP="00835E11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배송처리 등을 위한 PO접근은 가능하나,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 w:rsidR="00911169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해당 </w:t>
            </w:r>
            <w:r w:rsidR="00AA23FF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입점사</w:t>
            </w:r>
            <w:r w:rsidR="00242260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의 모든 상품이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 w:rsidR="00764B06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미전시 </w:t>
            </w:r>
            <w:r w:rsidR="00242260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처리되</w:t>
            </w:r>
            <w:r w:rsidR="00835E11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어 판매할 수 없으며,</w:t>
            </w:r>
            <w:r w:rsidR="00911169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 </w:t>
            </w:r>
            <w:r w:rsidR="00911169"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PO </w:t>
            </w:r>
            <w:r w:rsidR="00911169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관리자가 </w:t>
            </w:r>
            <w:r w:rsidR="00835E11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전시 </w:t>
            </w:r>
            <w:r w:rsidR="00911169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상태를 변경할 수 없다.</w:t>
            </w:r>
          </w:p>
          <w:p w14:paraId="0D9C3B79" w14:textId="77777777" w:rsidR="00835E11" w:rsidRPr="00F4270D" w:rsidRDefault="00835E11" w:rsidP="00835E11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일시정지 상태에서 거래중 상태로 변경 시 이전 전시상태로 복귀하여 판매행위가 가능하다.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</w:p>
        </w:tc>
      </w:tr>
      <w:tr w:rsidR="00242260" w:rsidRPr="00F4270D" w14:paraId="14F75CE6" w14:textId="77777777" w:rsidTr="007E2BE6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13761B87" w14:textId="77777777" w:rsidR="00242260" w:rsidRPr="00F4270D" w:rsidRDefault="00242260" w:rsidP="0091116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거래</w:t>
            </w:r>
            <w:r w:rsidR="00911169"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중지</w:t>
            </w:r>
          </w:p>
        </w:tc>
        <w:tc>
          <w:tcPr>
            <w:tcW w:w="7483" w:type="dxa"/>
            <w:vAlign w:val="center"/>
          </w:tcPr>
          <w:p w14:paraId="350AC589" w14:textId="77777777" w:rsidR="00835E11" w:rsidRDefault="00A50626" w:rsidP="007E2BE6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입점사와 거래를 종료</w:t>
            </w:r>
            <w:r w:rsidR="00242260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된 상태이며,</w:t>
            </w:r>
            <w:r w:rsidR="00242260"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 w:rsidR="00835E11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해당 입점사의 모든 상품은 승인요청상태로 일괄 변경되어 판매할 수 없다.</w:t>
            </w:r>
            <w:r w:rsidR="00835E11"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</w:p>
          <w:p w14:paraId="7948FB26" w14:textId="77777777" w:rsidR="00242260" w:rsidRDefault="00835E11" w:rsidP="00835E11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거래중지 상태로 상태값</w:t>
            </w:r>
            <w:r w:rsidR="00242260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 변경 후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P</w:t>
            </w:r>
            <w:r w:rsidR="00EC3897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O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계정의 사용여부 상태가 일괄 사용안함으로 변경되어</w:t>
            </w:r>
            <w:r w:rsidR="00242260"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 w:rsidR="00242260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접속이 차단된다.</w:t>
            </w:r>
          </w:p>
          <w:p w14:paraId="7FD7CD99" w14:textId="5953FDE8" w:rsidR="00835E11" w:rsidRPr="00F4270D" w:rsidRDefault="00835E11" w:rsidP="00663724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lastRenderedPageBreak/>
              <w:t xml:space="preserve">거래중지 상태에서 </w:t>
            </w:r>
            <w:r w:rsidR="00FC54B8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일시정지 혹은</w:t>
            </w:r>
            <w:r w:rsidR="00FC54B8"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거래중 상태로 변경할 경우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PO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계정의 사용</w:t>
            </w:r>
            <w:r w:rsidR="00663724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여부 상태 변경을 최초 등록 시와 동일하게 시스템 관리자에게 별도 요청하여야 하며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모든 상품은 승인요청</w:t>
            </w:r>
            <w:r w:rsidR="00663724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 </w:t>
            </w:r>
            <w:r w:rsidR="00FC54B8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상태를 유지하여 </w:t>
            </w:r>
            <w:r w:rsidR="00FC54B8"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BO </w:t>
            </w:r>
            <w:r w:rsidR="00FC54B8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관리자의 승인 이후 상품/전시관리가 가능하다</w:t>
            </w:r>
            <w:r w:rsidR="00FC49A9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.</w:t>
            </w:r>
          </w:p>
        </w:tc>
      </w:tr>
    </w:tbl>
    <w:p w14:paraId="70B38FD6" w14:textId="77777777" w:rsidR="001D1A3B" w:rsidRPr="001D1A3B" w:rsidRDefault="001D1A3B">
      <w:pPr>
        <w:pStyle w:val="a0"/>
        <w:numPr>
          <w:ilvl w:val="0"/>
          <w:numId w:val="0"/>
        </w:numPr>
        <w:ind w:left="1134"/>
        <w:pPrChange w:id="78" w:author="김 경훈" w:date="2019-04-04T10:22:00Z">
          <w:pPr>
            <w:pStyle w:val="a0"/>
            <w:numPr>
              <w:ilvl w:val="0"/>
              <w:numId w:val="0"/>
            </w:numPr>
            <w:ind w:left="0" w:firstLine="0"/>
          </w:pPr>
        </w:pPrChange>
      </w:pPr>
    </w:p>
    <w:p w14:paraId="33A1EBFF" w14:textId="3B2B86D2" w:rsidR="001D1A3B" w:rsidRDefault="001D1A3B" w:rsidP="00437535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79" w:name="_Toc5266704"/>
      <w:r>
        <w:rPr>
          <w:rFonts w:asciiTheme="minorEastAsia" w:eastAsiaTheme="minorEastAsia" w:hAnsiTheme="minorEastAsia" w:cs="Calibri" w:hint="eastAsia"/>
        </w:rPr>
        <w:t>입점</w:t>
      </w:r>
      <w:r w:rsidR="00691786">
        <w:rPr>
          <w:rFonts w:asciiTheme="minorEastAsia" w:eastAsiaTheme="minorEastAsia" w:hAnsiTheme="minorEastAsia" w:cs="Calibri" w:hint="eastAsia"/>
        </w:rPr>
        <w:t>사</w:t>
      </w:r>
      <w:r>
        <w:rPr>
          <w:rFonts w:asciiTheme="minorEastAsia" w:eastAsiaTheme="minorEastAsia" w:hAnsiTheme="minorEastAsia" w:cs="Calibri" w:hint="eastAsia"/>
        </w:rPr>
        <w:t xml:space="preserve"> </w:t>
      </w:r>
      <w:r w:rsidR="006D6384">
        <w:rPr>
          <w:rFonts w:asciiTheme="minorEastAsia" w:eastAsiaTheme="minorEastAsia" w:hAnsiTheme="minorEastAsia" w:cs="Calibri" w:hint="eastAsia"/>
        </w:rPr>
        <w:t>설정정보</w:t>
      </w:r>
      <w:r w:rsidR="00F75BD3">
        <w:rPr>
          <w:rFonts w:asciiTheme="minorEastAsia" w:eastAsiaTheme="minorEastAsia" w:hAnsiTheme="minorEastAsia" w:cs="Calibri" w:hint="eastAsia"/>
        </w:rPr>
        <w:t xml:space="preserve"> </w:t>
      </w:r>
      <w:r>
        <w:rPr>
          <w:rFonts w:asciiTheme="minorEastAsia" w:eastAsiaTheme="minorEastAsia" w:hAnsiTheme="minorEastAsia" w:cs="Calibri" w:hint="eastAsia"/>
        </w:rPr>
        <w:t>관리</w:t>
      </w:r>
      <w:bookmarkEnd w:id="79"/>
    </w:p>
    <w:p w14:paraId="65E754CD" w14:textId="6A64CEA8" w:rsidR="006D6384" w:rsidRDefault="006D6384" w:rsidP="004771A8">
      <w:pPr>
        <w:pStyle w:val="a0"/>
      </w:pPr>
      <w:r>
        <w:rPr>
          <w:rFonts w:hint="eastAsia"/>
        </w:rPr>
        <w:t>입점사 상품을 전시할 전시채널을 설정한다.</w:t>
      </w:r>
      <w:r>
        <w:t xml:space="preserve"> </w:t>
      </w:r>
      <w:r>
        <w:rPr>
          <w:rFonts w:hint="eastAsia"/>
        </w:rPr>
        <w:t xml:space="preserve">입점사 상품의 전시채널은 </w:t>
      </w:r>
      <w:r>
        <w:t>A-RT,</w:t>
      </w:r>
      <w:r w:rsidR="004D211B">
        <w:t xml:space="preserve"> </w:t>
      </w:r>
      <w:r w:rsidR="00E70294">
        <w:t>ON THE SPOT</w:t>
      </w:r>
      <w:r w:rsidR="00E42070">
        <w:rPr>
          <w:rFonts w:hint="eastAsia"/>
        </w:rPr>
        <w:t>에</w:t>
      </w:r>
      <w:r>
        <w:rPr>
          <w:rFonts w:hint="eastAsia"/>
        </w:rPr>
        <w:t xml:space="preserve"> 한정한다.</w:t>
      </w:r>
      <w:r>
        <w:t xml:space="preserve"> </w:t>
      </w:r>
    </w:p>
    <w:p w14:paraId="76AD1B07" w14:textId="77777777" w:rsidR="006D6384" w:rsidRDefault="006D6384" w:rsidP="004771A8">
      <w:pPr>
        <w:pStyle w:val="a0"/>
      </w:pPr>
      <w:r>
        <w:rPr>
          <w:rFonts w:hint="eastAsia"/>
        </w:rPr>
        <w:t>입점사에 지정된 전시채널에만 상품을 전시할 수 있다</w:t>
      </w:r>
    </w:p>
    <w:p w14:paraId="69F2E496" w14:textId="77777777" w:rsidR="006D6384" w:rsidRDefault="00807BAC" w:rsidP="004771A8">
      <w:pPr>
        <w:pStyle w:val="a0"/>
      </w:pPr>
      <w:r>
        <w:rPr>
          <w:rFonts w:hint="eastAsia"/>
        </w:rPr>
        <w:t>설정정보관리에서 지정된 표준카테고리(대)와 브랜드에 속한 상품만 등록할 수 있다.</w:t>
      </w:r>
    </w:p>
    <w:p w14:paraId="263830E0" w14:textId="77777777" w:rsidR="00807BAC" w:rsidRDefault="00807BAC" w:rsidP="004771A8">
      <w:pPr>
        <w:pStyle w:val="a0"/>
      </w:pPr>
      <w:r>
        <w:rPr>
          <w:rFonts w:hint="eastAsia"/>
        </w:rPr>
        <w:t>입점사에서 취급하는 브랜드별로 임직원할인율을 설정하여 판매할 수 있다.</w:t>
      </w:r>
    </w:p>
    <w:p w14:paraId="54B7C7CF" w14:textId="77777777" w:rsidR="00C114FE" w:rsidRDefault="00C114FE" w:rsidP="004771A8">
      <w:pPr>
        <w:pStyle w:val="a0"/>
      </w:pPr>
      <w:r>
        <w:rPr>
          <w:rFonts w:hint="eastAsia"/>
        </w:rPr>
        <w:t>입점사별로 적용 가능한 쿠폰 유형을 지정할 수 있다.</w:t>
      </w:r>
      <w:r>
        <w:t xml:space="preserve"> </w:t>
      </w:r>
      <w:r>
        <w:rPr>
          <w:rFonts w:hint="eastAsia"/>
        </w:rPr>
        <w:t>해당 입점사에 설정되지 않은 쿠폰유형은 적용할 수 없다.</w:t>
      </w:r>
      <w:r>
        <w:t xml:space="preserve"> </w:t>
      </w:r>
    </w:p>
    <w:p w14:paraId="29792026" w14:textId="77777777" w:rsidR="00F7418B" w:rsidRDefault="00C114FE" w:rsidP="004771A8">
      <w:pPr>
        <w:pStyle w:val="a0"/>
      </w:pPr>
      <w:r>
        <w:rPr>
          <w:rFonts w:hint="eastAsia"/>
        </w:rPr>
        <w:t>적용가능한 쿠폰 유형은 무료배송쿠폰,</w:t>
      </w:r>
      <w:r w:rsidRPr="00C114FE">
        <w:rPr>
          <w:rFonts w:hint="eastAsia"/>
        </w:rPr>
        <w:t xml:space="preserve"> </w:t>
      </w:r>
      <w:r>
        <w:rPr>
          <w:rFonts w:hint="eastAsia"/>
        </w:rPr>
        <w:t>무료반품쿠폰,</w:t>
      </w:r>
      <w:r>
        <w:t xml:space="preserve"> </w:t>
      </w:r>
      <w:r>
        <w:rPr>
          <w:rFonts w:hint="eastAsia"/>
        </w:rPr>
        <w:t>무료교환쿠폰,</w:t>
      </w:r>
      <w:r>
        <w:t xml:space="preserve"> </w:t>
      </w:r>
      <w:r>
        <w:rPr>
          <w:rFonts w:hint="eastAsia"/>
        </w:rPr>
        <w:t>품절보상쿠폰이며,</w:t>
      </w:r>
      <w:r>
        <w:t xml:space="preserve"> </w:t>
      </w:r>
      <w:r>
        <w:rPr>
          <w:rFonts w:hint="eastAsia"/>
        </w:rPr>
        <w:t>품절보상쿠폰은 분담률을 별도로 설정해야 한다.</w:t>
      </w:r>
      <w:r w:rsidR="00F7418B">
        <w:t xml:space="preserve"> </w:t>
      </w:r>
    </w:p>
    <w:p w14:paraId="26D32461" w14:textId="77777777" w:rsidR="006D6384" w:rsidRPr="00807BAC" w:rsidRDefault="006D6384">
      <w:pPr>
        <w:pStyle w:val="a0"/>
        <w:numPr>
          <w:ilvl w:val="0"/>
          <w:numId w:val="0"/>
        </w:numPr>
        <w:ind w:left="1134"/>
        <w:pPrChange w:id="80" w:author="김 경훈" w:date="2019-04-04T10:22:00Z">
          <w:pPr>
            <w:pStyle w:val="a0"/>
            <w:numPr>
              <w:ilvl w:val="0"/>
              <w:numId w:val="0"/>
            </w:numPr>
            <w:ind w:left="0" w:firstLine="0"/>
          </w:pPr>
        </w:pPrChange>
      </w:pPr>
    </w:p>
    <w:p w14:paraId="0D275729" w14:textId="4FE0C156" w:rsidR="006D6384" w:rsidRDefault="006D6384" w:rsidP="00437535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81" w:name="_Toc5266705"/>
      <w:r>
        <w:rPr>
          <w:rFonts w:asciiTheme="minorEastAsia" w:eastAsiaTheme="minorEastAsia" w:hAnsiTheme="minorEastAsia" w:cs="Calibri" w:hint="eastAsia"/>
        </w:rPr>
        <w:t>입점사 수수료 관리</w:t>
      </w:r>
      <w:bookmarkEnd w:id="81"/>
    </w:p>
    <w:p w14:paraId="39478308" w14:textId="77777777" w:rsidR="007E2BE6" w:rsidRDefault="007D4E63" w:rsidP="004771A8">
      <w:pPr>
        <w:pStyle w:val="a0"/>
      </w:pPr>
      <w:r>
        <w:rPr>
          <w:rFonts w:hint="eastAsia"/>
        </w:rPr>
        <w:t>판매</w:t>
      </w:r>
      <w:r w:rsidR="007E2BE6">
        <w:rPr>
          <w:rFonts w:hint="eastAsia"/>
        </w:rPr>
        <w:t>수수료는 상품 판매의 대가로 입점</w:t>
      </w:r>
      <w:r w:rsidR="00691786">
        <w:rPr>
          <w:rFonts w:hint="eastAsia"/>
        </w:rPr>
        <w:t>사</w:t>
      </w:r>
      <w:r w:rsidR="007E2BE6">
        <w:rPr>
          <w:rFonts w:hint="eastAsia"/>
        </w:rPr>
        <w:t>가 쇼핑몰에 지불하는 비용이다.</w:t>
      </w:r>
      <w:r w:rsidR="007E2BE6">
        <w:t xml:space="preserve"> </w:t>
      </w:r>
    </w:p>
    <w:p w14:paraId="077A9A29" w14:textId="77777777" w:rsidR="007E2BE6" w:rsidRDefault="003A678F" w:rsidP="004771A8">
      <w:pPr>
        <w:pStyle w:val="a0"/>
      </w:pPr>
      <w:r>
        <w:rPr>
          <w:rFonts w:hint="eastAsia"/>
        </w:rPr>
        <w:t>판매</w:t>
      </w:r>
      <w:r w:rsidR="007E2BE6">
        <w:rPr>
          <w:rFonts w:hint="eastAsia"/>
        </w:rPr>
        <w:t xml:space="preserve">수수료는 </w:t>
      </w:r>
      <w:r w:rsidR="00AA23FF">
        <w:rPr>
          <w:rFonts w:hint="eastAsia"/>
        </w:rPr>
        <w:t>입점사</w:t>
      </w:r>
      <w:r w:rsidR="007E2BE6">
        <w:rPr>
          <w:rFonts w:hint="eastAsia"/>
        </w:rPr>
        <w:t>별로 관리하며,</w:t>
      </w:r>
      <w:r w:rsidR="007E2BE6">
        <w:t xml:space="preserve"> </w:t>
      </w:r>
      <w:r w:rsidR="007E2BE6">
        <w:rPr>
          <w:rFonts w:hint="eastAsia"/>
        </w:rPr>
        <w:t xml:space="preserve">정산 시 상품판매가를 기준으로 금액을 계산한다. </w:t>
      </w:r>
    </w:p>
    <w:p w14:paraId="0578B89E" w14:textId="77777777" w:rsidR="007E2BE6" w:rsidRDefault="003A678F" w:rsidP="004771A8">
      <w:pPr>
        <w:pStyle w:val="a0"/>
      </w:pPr>
      <w:r>
        <w:rPr>
          <w:rFonts w:hint="eastAsia"/>
        </w:rPr>
        <w:t>판매</w:t>
      </w:r>
      <w:r w:rsidR="007E2BE6">
        <w:rPr>
          <w:rFonts w:hint="eastAsia"/>
        </w:rPr>
        <w:t xml:space="preserve">수수료는 상품단위로 </w:t>
      </w:r>
      <w:r w:rsidR="00732363">
        <w:rPr>
          <w:rFonts w:hint="eastAsia"/>
        </w:rPr>
        <w:t>지정, 관리된다.</w:t>
      </w:r>
      <w:r w:rsidR="007E2BE6">
        <w:t xml:space="preserve"> </w:t>
      </w:r>
    </w:p>
    <w:p w14:paraId="034F2ED6" w14:textId="77777777" w:rsidR="007E2BE6" w:rsidRPr="008274C2" w:rsidRDefault="00691786" w:rsidP="004771A8">
      <w:pPr>
        <w:pStyle w:val="a0"/>
      </w:pPr>
      <w:r w:rsidRPr="008274C2">
        <w:rPr>
          <w:rFonts w:hint="eastAsia"/>
        </w:rPr>
        <w:t>입점사</w:t>
      </w:r>
      <w:r w:rsidR="007E2BE6" w:rsidRPr="008274C2">
        <w:rPr>
          <w:rFonts w:hint="eastAsia"/>
        </w:rPr>
        <w:t xml:space="preserve"> 정보의 기준 </w:t>
      </w:r>
      <w:r w:rsidR="007C4A08" w:rsidRPr="008274C2">
        <w:rPr>
          <w:rFonts w:hint="eastAsia"/>
        </w:rPr>
        <w:t>판매</w:t>
      </w:r>
      <w:r w:rsidR="007E2BE6" w:rsidRPr="008274C2">
        <w:rPr>
          <w:rFonts w:hint="eastAsia"/>
        </w:rPr>
        <w:t>수수료</w:t>
      </w:r>
      <w:r w:rsidR="007C4A08" w:rsidRPr="008274C2">
        <w:rPr>
          <w:rFonts w:hint="eastAsia"/>
        </w:rPr>
        <w:t>는 변경시점과 관계없이 정산 시점의 판매수수료를 적용한다.</w:t>
      </w:r>
    </w:p>
    <w:p w14:paraId="0FC48C61" w14:textId="77777777" w:rsidR="00642052" w:rsidRDefault="00AA23FF" w:rsidP="004771A8">
      <w:pPr>
        <w:pStyle w:val="a0"/>
      </w:pPr>
      <w:r>
        <w:rPr>
          <w:rFonts w:hint="eastAsia"/>
        </w:rPr>
        <w:t>입점</w:t>
      </w:r>
      <w:r w:rsidR="00691786">
        <w:rPr>
          <w:rFonts w:hint="eastAsia"/>
        </w:rPr>
        <w:t>사</w:t>
      </w:r>
      <w:r w:rsidR="00642052">
        <w:rPr>
          <w:rFonts w:hint="eastAsia"/>
        </w:rPr>
        <w:t>의 기</w:t>
      </w:r>
      <w:r w:rsidR="008274C2">
        <w:rPr>
          <w:rFonts w:hint="eastAsia"/>
        </w:rPr>
        <w:t>본</w:t>
      </w:r>
      <w:r w:rsidR="00642052">
        <w:rPr>
          <w:rFonts w:hint="eastAsia"/>
        </w:rPr>
        <w:t xml:space="preserve"> 수수료 및 </w:t>
      </w:r>
      <w:r w:rsidR="008274C2">
        <w:rPr>
          <w:rFonts w:hint="eastAsia"/>
        </w:rPr>
        <w:t xml:space="preserve">특정 </w:t>
      </w:r>
      <w:r w:rsidR="00642052">
        <w:rPr>
          <w:rFonts w:hint="eastAsia"/>
        </w:rPr>
        <w:t xml:space="preserve">상품에 지정된 </w:t>
      </w:r>
      <w:r w:rsidR="008274C2">
        <w:rPr>
          <w:rFonts w:hint="eastAsia"/>
        </w:rPr>
        <w:t>예외</w:t>
      </w:r>
      <w:r w:rsidR="00642052">
        <w:rPr>
          <w:rFonts w:hint="eastAsia"/>
        </w:rPr>
        <w:t xml:space="preserve">수수료율에 변경이 발생하는 경우 모든 </w:t>
      </w:r>
      <w:r w:rsidR="008274C2">
        <w:rPr>
          <w:rFonts w:hint="eastAsia"/>
        </w:rPr>
        <w:t>변경</w:t>
      </w:r>
      <w:r w:rsidR="00642052">
        <w:rPr>
          <w:rFonts w:hint="eastAsia"/>
        </w:rPr>
        <w:t>내역</w:t>
      </w:r>
      <w:r w:rsidR="008274C2">
        <w:rPr>
          <w:rFonts w:hint="eastAsia"/>
        </w:rPr>
        <w:t xml:space="preserve">의 이력을 </w:t>
      </w:r>
      <w:r w:rsidR="00642052">
        <w:rPr>
          <w:rFonts w:hint="eastAsia"/>
        </w:rPr>
        <w:t>관리</w:t>
      </w:r>
      <w:r w:rsidR="008274C2">
        <w:rPr>
          <w:rFonts w:hint="eastAsia"/>
        </w:rPr>
        <w:t>하여 조회할 수 있</w:t>
      </w:r>
      <w:r w:rsidR="00642052">
        <w:rPr>
          <w:rFonts w:hint="eastAsia"/>
        </w:rPr>
        <w:t>다.</w:t>
      </w:r>
      <w:r w:rsidR="00642052">
        <w:t xml:space="preserve"> </w:t>
      </w:r>
    </w:p>
    <w:p w14:paraId="024A2768" w14:textId="77777777" w:rsidR="00F75BD3" w:rsidRPr="00642052" w:rsidRDefault="00642052" w:rsidP="004771A8">
      <w:pPr>
        <w:pStyle w:val="a0"/>
      </w:pPr>
      <w:r>
        <w:rPr>
          <w:rFonts w:hint="eastAsia"/>
        </w:rPr>
        <w:t xml:space="preserve">특정기간, 특정상품에 한해 수수료율 변경사항이 발생하는 경우 </w:t>
      </w:r>
      <w:r w:rsidR="008274C2">
        <w:rPr>
          <w:rFonts w:hint="eastAsia"/>
        </w:rPr>
        <w:t>예외</w:t>
      </w:r>
      <w:r>
        <w:rPr>
          <w:rFonts w:hint="eastAsia"/>
        </w:rPr>
        <w:t xml:space="preserve">수수료율 </w:t>
      </w:r>
      <w:r w:rsidR="008274C2">
        <w:rPr>
          <w:rFonts w:hint="eastAsia"/>
        </w:rPr>
        <w:t>조건을 추가할 수 있다.</w:t>
      </w:r>
      <w:r w:rsidR="008274C2">
        <w:t xml:space="preserve"> </w:t>
      </w:r>
      <w:r>
        <w:t xml:space="preserve"> </w:t>
      </w:r>
      <w:r w:rsidR="00F75BD3">
        <w:t xml:space="preserve"> </w:t>
      </w:r>
    </w:p>
    <w:p w14:paraId="71D673CE" w14:textId="77777777" w:rsidR="00642052" w:rsidRDefault="008274C2" w:rsidP="004771A8">
      <w:pPr>
        <w:pStyle w:val="a0"/>
      </w:pPr>
      <w:r>
        <w:rPr>
          <w:rFonts w:hint="eastAsia"/>
        </w:rPr>
        <w:t>예외</w:t>
      </w:r>
      <w:r w:rsidR="00642052">
        <w:rPr>
          <w:rFonts w:hint="eastAsia"/>
        </w:rPr>
        <w:t xml:space="preserve">수수료율 </w:t>
      </w:r>
      <w:r>
        <w:rPr>
          <w:rFonts w:hint="eastAsia"/>
        </w:rPr>
        <w:t>적용은 입점사가 취급하는 상품의 표준카테고리(대)</w:t>
      </w:r>
      <w:r w:rsidRPr="008274C2">
        <w:rPr>
          <w:rFonts w:hint="eastAsia"/>
        </w:rPr>
        <w:t>에</w:t>
      </w:r>
      <w:r w:rsidRPr="008274C2">
        <w:t xml:space="preserve"> </w:t>
      </w:r>
      <w:r w:rsidRPr="008274C2">
        <w:rPr>
          <w:rFonts w:hint="eastAsia"/>
        </w:rPr>
        <w:t xml:space="preserve">속한 브랜드 </w:t>
      </w:r>
      <w:r w:rsidR="00060B89">
        <w:rPr>
          <w:rFonts w:hint="eastAsia"/>
        </w:rPr>
        <w:t>단위로 반영할 수 있으며,</w:t>
      </w:r>
      <w:r w:rsidR="00060B89">
        <w:t xml:space="preserve"> </w:t>
      </w:r>
      <w:r w:rsidR="00060B89">
        <w:rPr>
          <w:rFonts w:hint="eastAsia"/>
        </w:rPr>
        <w:t>예외수수료 적용기간을 지정할 수 있다.</w:t>
      </w:r>
      <w:r w:rsidR="00060B89">
        <w:t xml:space="preserve"> </w:t>
      </w:r>
      <w:r w:rsidR="00060B89">
        <w:rPr>
          <w:rFonts w:hint="eastAsia"/>
        </w:rPr>
        <w:t>적용기간은 익일 이후부터 설정할 수 있다.</w:t>
      </w:r>
      <w:r w:rsidR="00060B89">
        <w:t xml:space="preserve"> </w:t>
      </w:r>
      <w:r w:rsidR="00642052" w:rsidRPr="008274C2">
        <w:t xml:space="preserve"> </w:t>
      </w:r>
    </w:p>
    <w:p w14:paraId="4B259A6D" w14:textId="77777777" w:rsidR="00807BAC" w:rsidRDefault="00807BAC" w:rsidP="004771A8">
      <w:pPr>
        <w:pStyle w:val="a0"/>
      </w:pPr>
      <w:r>
        <w:rPr>
          <w:rFonts w:hint="eastAsia"/>
        </w:rPr>
        <w:t>프로모션에 입점사 상품이 지정된 경우 필요에 따라 상품별</w:t>
      </w:r>
      <w:r w:rsidR="00E00C9B">
        <w:rPr>
          <w:rFonts w:hint="eastAsia"/>
        </w:rPr>
        <w:t xml:space="preserve"> 혹은 상품일괄</w:t>
      </w:r>
      <w:r>
        <w:rPr>
          <w:rFonts w:hint="eastAsia"/>
        </w:rPr>
        <w:t>로 프로모션 판매수수료율을 재설정할 수 있다.</w:t>
      </w:r>
    </w:p>
    <w:p w14:paraId="7CA22A6D" w14:textId="77777777" w:rsidR="00807BAC" w:rsidRDefault="00807BAC" w:rsidP="004771A8">
      <w:pPr>
        <w:pStyle w:val="a0"/>
      </w:pPr>
      <w:r>
        <w:rPr>
          <w:rFonts w:hint="eastAsia"/>
        </w:rPr>
        <w:t>입점 상품 판매수수료율은 프로모션 재설정 판매 수수료율,</w:t>
      </w:r>
      <w:r>
        <w:t xml:space="preserve"> </w:t>
      </w:r>
      <w:r>
        <w:rPr>
          <w:rFonts w:hint="eastAsia"/>
        </w:rPr>
        <w:t>카테고리&gt;브랜드 예외 수수료율,</w:t>
      </w:r>
      <w:r>
        <w:t xml:space="preserve"> </w:t>
      </w:r>
      <w:r>
        <w:rPr>
          <w:rFonts w:hint="eastAsia"/>
        </w:rPr>
        <w:t>기본 수수료율 순으로 우선 적용한다.</w:t>
      </w:r>
      <w:r>
        <w:t xml:space="preserve"> </w:t>
      </w:r>
    </w:p>
    <w:p w14:paraId="744287D6" w14:textId="77777777" w:rsidR="00E00C9B" w:rsidRPr="008274C2" w:rsidRDefault="00E00C9B" w:rsidP="004771A8">
      <w:pPr>
        <w:pStyle w:val="a0"/>
      </w:pPr>
      <w:r>
        <w:rPr>
          <w:rFonts w:hint="eastAsia"/>
        </w:rPr>
        <w:lastRenderedPageBreak/>
        <w:t xml:space="preserve">입점사 판매수수료율의 등록 및 변경은 </w:t>
      </w:r>
      <w:r>
        <w:t xml:space="preserve">BO </w:t>
      </w:r>
      <w:r>
        <w:rPr>
          <w:rFonts w:hint="eastAsia"/>
        </w:rPr>
        <w:t>관리자만 가능하고,</w:t>
      </w:r>
      <w:r>
        <w:t xml:space="preserve"> PO </w:t>
      </w:r>
      <w:r>
        <w:rPr>
          <w:rFonts w:hint="eastAsia"/>
        </w:rPr>
        <w:t>관리자는 조회만 가능하다.</w:t>
      </w:r>
      <w:r>
        <w:t xml:space="preserve"> </w:t>
      </w:r>
    </w:p>
    <w:p w14:paraId="376220D7" w14:textId="77777777" w:rsidR="00F75BD3" w:rsidRPr="00F75BD3" w:rsidRDefault="00F75BD3">
      <w:pPr>
        <w:pStyle w:val="a0"/>
        <w:numPr>
          <w:ilvl w:val="0"/>
          <w:numId w:val="0"/>
        </w:numPr>
        <w:ind w:left="1134"/>
        <w:pPrChange w:id="82" w:author="김 경훈" w:date="2019-04-04T10:22:00Z">
          <w:pPr>
            <w:pStyle w:val="a0"/>
            <w:numPr>
              <w:ilvl w:val="0"/>
              <w:numId w:val="0"/>
            </w:numPr>
            <w:ind w:left="0" w:firstLine="0"/>
          </w:pPr>
        </w:pPrChange>
      </w:pPr>
    </w:p>
    <w:p w14:paraId="4A92BAF0" w14:textId="124F124B" w:rsidR="00F75BD3" w:rsidRDefault="00F75BD3" w:rsidP="00437535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83" w:name="_Toc5266706"/>
      <w:r>
        <w:rPr>
          <w:rFonts w:asciiTheme="minorEastAsia" w:eastAsiaTheme="minorEastAsia" w:hAnsiTheme="minorEastAsia" w:cs="Calibri" w:hint="eastAsia"/>
        </w:rPr>
        <w:t>입점</w:t>
      </w:r>
      <w:r w:rsidR="00691786">
        <w:rPr>
          <w:rFonts w:asciiTheme="minorEastAsia" w:eastAsiaTheme="minorEastAsia" w:hAnsiTheme="minorEastAsia" w:cs="Calibri" w:hint="eastAsia"/>
        </w:rPr>
        <w:t>사</w:t>
      </w:r>
      <w:r>
        <w:rPr>
          <w:rFonts w:asciiTheme="minorEastAsia" w:eastAsiaTheme="minorEastAsia" w:hAnsiTheme="minorEastAsia" w:cs="Calibri" w:hint="eastAsia"/>
        </w:rPr>
        <w:t xml:space="preserve"> 배송</w:t>
      </w:r>
      <w:r w:rsidR="00C46323">
        <w:rPr>
          <w:rFonts w:asciiTheme="minorEastAsia" w:eastAsiaTheme="minorEastAsia" w:hAnsiTheme="minorEastAsia" w:cs="Calibri" w:hint="eastAsia"/>
        </w:rPr>
        <w:t>정책</w:t>
      </w:r>
      <w:r>
        <w:rPr>
          <w:rFonts w:asciiTheme="minorEastAsia" w:eastAsiaTheme="minorEastAsia" w:hAnsiTheme="minorEastAsia" w:cs="Calibri" w:hint="eastAsia"/>
        </w:rPr>
        <w:t xml:space="preserve"> 관리</w:t>
      </w:r>
      <w:bookmarkEnd w:id="83"/>
    </w:p>
    <w:p w14:paraId="7A1A5310" w14:textId="77777777" w:rsidR="00665849" w:rsidRDefault="00665849" w:rsidP="004771A8">
      <w:pPr>
        <w:pStyle w:val="a0"/>
      </w:pPr>
      <w:r>
        <w:rPr>
          <w:rFonts w:hint="eastAsia"/>
        </w:rPr>
        <w:t>입점사의 배송비는 주문,</w:t>
      </w:r>
      <w:r>
        <w:t xml:space="preserve"> </w:t>
      </w:r>
      <w:r>
        <w:rPr>
          <w:rFonts w:hint="eastAsia"/>
        </w:rPr>
        <w:t>반품,</w:t>
      </w:r>
      <w:r>
        <w:t xml:space="preserve"> </w:t>
      </w:r>
      <w:r>
        <w:rPr>
          <w:rFonts w:hint="eastAsia"/>
        </w:rPr>
        <w:t xml:space="preserve">교환배송비로 구분하여 관리한다. </w:t>
      </w:r>
    </w:p>
    <w:p w14:paraId="5EF190C2" w14:textId="0B8734A6" w:rsidR="00665849" w:rsidRDefault="00665849" w:rsidP="004771A8">
      <w:pPr>
        <w:pStyle w:val="a0"/>
      </w:pPr>
      <w:r>
        <w:rPr>
          <w:rFonts w:hint="eastAsia"/>
        </w:rPr>
        <w:t>입점사의 기본 배송비는 주문 배송비이며, 배송비를 부과할 주문금액 구간을설정한다</w:t>
      </w:r>
      <w:r w:rsidR="00FC49A9">
        <w:rPr>
          <w:rFonts w:hint="eastAsia"/>
        </w:rPr>
        <w:t>.</w:t>
      </w:r>
    </w:p>
    <w:p w14:paraId="744B5DBB" w14:textId="276FF134" w:rsidR="00665849" w:rsidRDefault="00665849" w:rsidP="004771A8">
      <w:pPr>
        <w:pStyle w:val="a0"/>
      </w:pPr>
      <w:r>
        <w:rPr>
          <w:rFonts w:hint="eastAsia"/>
        </w:rPr>
        <w:t>입점사의 반품/교환 배송비 정책은 자사 정책을 따른다</w:t>
      </w:r>
      <w:r w:rsidR="00FC49A9">
        <w:rPr>
          <w:rFonts w:hint="eastAsia"/>
        </w:rPr>
        <w:t>.</w:t>
      </w:r>
    </w:p>
    <w:p w14:paraId="0A57C76C" w14:textId="77777777" w:rsidR="00665849" w:rsidRDefault="00665849" w:rsidP="00444A01">
      <w:pPr>
        <w:pStyle w:val="a0"/>
        <w:numPr>
          <w:ilvl w:val="0"/>
          <w:numId w:val="0"/>
        </w:numPr>
        <w:ind w:left="1134"/>
      </w:pPr>
    </w:p>
    <w:p w14:paraId="6762664F" w14:textId="0FE4F498" w:rsidR="00444A01" w:rsidRDefault="00444A01" w:rsidP="00444A01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r>
        <w:rPr>
          <w:rFonts w:asciiTheme="minorEastAsia" w:eastAsiaTheme="minorEastAsia" w:hAnsiTheme="minorEastAsia" w:cs="Calibri" w:hint="eastAsia"/>
        </w:rPr>
        <w:t>입점사 페널티 관리</w:t>
      </w:r>
    </w:p>
    <w:p w14:paraId="274C0DF8" w14:textId="77777777" w:rsidR="00444A01" w:rsidRDefault="00444A01" w:rsidP="00444A01">
      <w:pPr>
        <w:pStyle w:val="a0"/>
      </w:pPr>
      <w:r>
        <w:rPr>
          <w:rFonts w:hint="eastAsia"/>
        </w:rPr>
        <w:t>입점사 페널티 부과 및 면제 처리를 위해 페널티 적용 비율과 페널티 면제 기준 비율을 설정한다.</w:t>
      </w:r>
      <w:r>
        <w:t xml:space="preserve"> </w:t>
      </w:r>
    </w:p>
    <w:p w14:paraId="0271554A" w14:textId="77777777" w:rsidR="00444A01" w:rsidRDefault="00444A01" w:rsidP="00444A01">
      <w:pPr>
        <w:pStyle w:val="a0"/>
      </w:pPr>
      <w:r>
        <w:rPr>
          <w:rFonts w:hint="eastAsia"/>
        </w:rPr>
        <w:t>입점사의 페널티 정책은 아래와 같다.</w:t>
      </w:r>
      <w:r>
        <w:t xml:space="preserve"> </w:t>
      </w:r>
    </w:p>
    <w:tbl>
      <w:tblPr>
        <w:tblpPr w:leftFromText="142" w:rightFromText="142" w:vertAnchor="text" w:horzAnchor="margin" w:tblpXSpec="right" w:tblpY="166"/>
        <w:tblW w:w="8479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937"/>
        <w:gridCol w:w="1811"/>
        <w:gridCol w:w="5731"/>
      </w:tblGrid>
      <w:tr w:rsidR="005D76CB" w:rsidRPr="005D76CB" w14:paraId="08D7B503" w14:textId="77777777" w:rsidTr="005D76CB">
        <w:trPr>
          <w:trHeight w:val="226"/>
        </w:trPr>
        <w:tc>
          <w:tcPr>
            <w:tcW w:w="2748" w:type="dxa"/>
            <w:gridSpan w:val="2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26262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18DE381" w14:textId="77777777" w:rsidR="005D76CB" w:rsidRPr="005D76CB" w:rsidRDefault="005D76CB" w:rsidP="005D76CB">
            <w:pPr>
              <w:widowControl/>
              <w:wordWrap w:val="0"/>
              <w:spacing w:line="240" w:lineRule="auto"/>
              <w:jc w:val="center"/>
              <w:rPr>
                <w:rFonts w:ascii="Arial" w:eastAsia="굴림" w:hAnsi="Arial" w:cs="Arial"/>
                <w:sz w:val="36"/>
                <w:szCs w:val="36"/>
              </w:rPr>
            </w:pPr>
            <w:r w:rsidRPr="005D76CB">
              <w:rPr>
                <w:rFonts w:cs="Arial" w:hint="eastAsia"/>
                <w:b/>
                <w:bCs/>
                <w:color w:val="FFFFFF"/>
                <w:spacing w:val="-12"/>
                <w:kern w:val="24"/>
                <w:sz w:val="18"/>
                <w:szCs w:val="18"/>
              </w:rPr>
              <w:t>항목</w:t>
            </w:r>
          </w:p>
        </w:tc>
        <w:tc>
          <w:tcPr>
            <w:tcW w:w="5731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26262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6B5DCEE9" w14:textId="77777777" w:rsidR="005D76CB" w:rsidRPr="005D76CB" w:rsidRDefault="005D76CB" w:rsidP="005D76CB">
            <w:pPr>
              <w:widowControl/>
              <w:wordWrap w:val="0"/>
              <w:spacing w:line="240" w:lineRule="auto"/>
              <w:jc w:val="center"/>
              <w:rPr>
                <w:rFonts w:ascii="Arial" w:eastAsia="굴림" w:hAnsi="Arial" w:cs="Arial"/>
                <w:sz w:val="36"/>
                <w:szCs w:val="36"/>
              </w:rPr>
            </w:pPr>
            <w:r w:rsidRPr="005D76CB">
              <w:rPr>
                <w:rFonts w:cs="Arial" w:hint="eastAsia"/>
                <w:b/>
                <w:bCs/>
                <w:color w:val="FFFFFF"/>
                <w:spacing w:val="-12"/>
                <w:kern w:val="24"/>
                <w:sz w:val="18"/>
                <w:szCs w:val="18"/>
              </w:rPr>
              <w:t>내용</w:t>
            </w:r>
          </w:p>
        </w:tc>
      </w:tr>
      <w:tr w:rsidR="005D76CB" w:rsidRPr="005D76CB" w14:paraId="72B772C2" w14:textId="77777777" w:rsidTr="005D76CB">
        <w:trPr>
          <w:trHeight w:val="286"/>
        </w:trPr>
        <w:tc>
          <w:tcPr>
            <w:tcW w:w="937" w:type="dxa"/>
            <w:vMerge w:val="restar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E7E6E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647EB03" w14:textId="77777777" w:rsidR="005D76CB" w:rsidRPr="005D76CB" w:rsidRDefault="005D76CB" w:rsidP="005D76CB">
            <w:pPr>
              <w:widowControl/>
              <w:wordWrap w:val="0"/>
              <w:spacing w:line="240" w:lineRule="auto"/>
              <w:jc w:val="center"/>
              <w:rPr>
                <w:rFonts w:ascii="Arial" w:eastAsia="굴림" w:hAnsi="Arial" w:cs="Arial"/>
                <w:sz w:val="36"/>
                <w:szCs w:val="36"/>
              </w:rPr>
            </w:pPr>
            <w:r w:rsidRPr="005D76CB">
              <w:rPr>
                <w:rFonts w:cs="Arial" w:hint="eastAsia"/>
                <w:b/>
                <w:bCs/>
                <w:color w:val="000000"/>
                <w:spacing w:val="-12"/>
                <w:kern w:val="24"/>
                <w:sz w:val="18"/>
                <w:szCs w:val="18"/>
              </w:rPr>
              <w:t>배송지연</w:t>
            </w:r>
          </w:p>
        </w:tc>
        <w:tc>
          <w:tcPr>
            <w:tcW w:w="1811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E7E6E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00FB167" w14:textId="77777777" w:rsidR="005D76CB" w:rsidRPr="005D76CB" w:rsidRDefault="005D76CB" w:rsidP="005D76CB">
            <w:pPr>
              <w:widowControl/>
              <w:wordWrap w:val="0"/>
              <w:spacing w:line="240" w:lineRule="auto"/>
              <w:jc w:val="center"/>
              <w:rPr>
                <w:rFonts w:ascii="Arial" w:eastAsia="굴림" w:hAnsi="Arial" w:cs="Arial"/>
                <w:sz w:val="36"/>
                <w:szCs w:val="36"/>
              </w:rPr>
            </w:pPr>
            <w:r w:rsidRPr="005D76CB">
              <w:rPr>
                <w:rFonts w:cs="Arial" w:hint="eastAsia"/>
                <w:b/>
                <w:bCs/>
                <w:color w:val="000000"/>
                <w:spacing w:val="-12"/>
                <w:kern w:val="24"/>
                <w:sz w:val="18"/>
                <w:szCs w:val="18"/>
              </w:rPr>
              <w:t>대상</w:t>
            </w:r>
          </w:p>
        </w:tc>
        <w:tc>
          <w:tcPr>
            <w:tcW w:w="5731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151571B2" w14:textId="77777777" w:rsidR="005D76CB" w:rsidRPr="005D76CB" w:rsidRDefault="005D76CB" w:rsidP="005D76CB">
            <w:pPr>
              <w:widowControl/>
              <w:wordWrap w:val="0"/>
              <w:spacing w:line="240" w:lineRule="auto"/>
              <w:ind w:leftChars="42" w:left="84"/>
              <w:jc w:val="left"/>
              <w:rPr>
                <w:rFonts w:ascii="Arial" w:eastAsia="굴림" w:hAnsi="Arial" w:cs="Arial"/>
                <w:sz w:val="18"/>
                <w:szCs w:val="36"/>
              </w:rPr>
            </w:pPr>
            <w:r w:rsidRPr="005D76CB">
              <w:rPr>
                <w:rFonts w:cs="Arial" w:hint="eastAsia"/>
                <w:color w:val="000000"/>
                <w:kern w:val="24"/>
                <w:sz w:val="18"/>
                <w:szCs w:val="18"/>
              </w:rPr>
              <w:t>배송약정일 이내에 배송등록되지 않은 주문의 건</w:t>
            </w:r>
          </w:p>
        </w:tc>
      </w:tr>
      <w:tr w:rsidR="005D76CB" w:rsidRPr="005D76CB" w14:paraId="547ED1F7" w14:textId="77777777" w:rsidTr="005D76CB">
        <w:trPr>
          <w:trHeight w:val="1027"/>
        </w:trPr>
        <w:tc>
          <w:tcPr>
            <w:tcW w:w="0" w:type="auto"/>
            <w:vMerge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02BA660E" w14:textId="77777777" w:rsidR="005D76CB" w:rsidRPr="005D76CB" w:rsidRDefault="005D76CB" w:rsidP="005D76CB">
            <w:pPr>
              <w:widowControl/>
              <w:spacing w:line="240" w:lineRule="auto"/>
              <w:jc w:val="left"/>
              <w:rPr>
                <w:rFonts w:ascii="Arial" w:eastAsia="굴림" w:hAnsi="Arial" w:cs="Arial"/>
                <w:sz w:val="36"/>
                <w:szCs w:val="36"/>
              </w:rPr>
            </w:pPr>
          </w:p>
        </w:tc>
        <w:tc>
          <w:tcPr>
            <w:tcW w:w="1811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E7E6E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3E9D804" w14:textId="77777777" w:rsidR="005D76CB" w:rsidRPr="005D76CB" w:rsidRDefault="005D76CB" w:rsidP="005D76CB">
            <w:pPr>
              <w:widowControl/>
              <w:wordWrap w:val="0"/>
              <w:spacing w:line="240" w:lineRule="auto"/>
              <w:jc w:val="center"/>
              <w:rPr>
                <w:rFonts w:ascii="Arial" w:eastAsia="굴림" w:hAnsi="Arial" w:cs="Arial"/>
                <w:sz w:val="36"/>
                <w:szCs w:val="36"/>
              </w:rPr>
            </w:pPr>
            <w:r w:rsidRPr="005D76CB">
              <w:rPr>
                <w:rFonts w:cs="Arial" w:hint="eastAsia"/>
                <w:b/>
                <w:bCs/>
                <w:color w:val="000000"/>
                <w:spacing w:val="-12"/>
                <w:kern w:val="24"/>
                <w:sz w:val="18"/>
                <w:szCs w:val="18"/>
              </w:rPr>
              <w:t>지연일수</w:t>
            </w:r>
          </w:p>
        </w:tc>
        <w:tc>
          <w:tcPr>
            <w:tcW w:w="5731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D10DC61" w14:textId="77777777" w:rsidR="005D76CB" w:rsidRPr="005D76CB" w:rsidRDefault="005D76CB" w:rsidP="005D76CB">
            <w:pPr>
              <w:widowControl/>
              <w:wordWrap w:val="0"/>
              <w:spacing w:line="240" w:lineRule="auto"/>
              <w:ind w:leftChars="42" w:left="84"/>
              <w:jc w:val="left"/>
              <w:rPr>
                <w:rFonts w:ascii="Arial" w:eastAsia="굴림" w:hAnsi="Arial" w:cs="Arial"/>
                <w:sz w:val="18"/>
                <w:szCs w:val="36"/>
              </w:rPr>
            </w:pPr>
            <w:r w:rsidRPr="005D76CB">
              <w:rPr>
                <w:rFonts w:cs="Arial" w:hint="eastAsia"/>
                <w:color w:val="000000"/>
                <w:kern w:val="24"/>
                <w:sz w:val="18"/>
                <w:szCs w:val="18"/>
              </w:rPr>
              <w:t xml:space="preserve">지연일수 = 출고등록완료일 – 배송약정일 </w:t>
            </w:r>
          </w:p>
          <w:p w14:paraId="0AE37EA9" w14:textId="77777777" w:rsidR="005D76CB" w:rsidRPr="005D76CB" w:rsidRDefault="005D76CB" w:rsidP="005D76CB">
            <w:pPr>
              <w:widowControl/>
              <w:wordWrap w:val="0"/>
              <w:spacing w:line="240" w:lineRule="auto"/>
              <w:ind w:leftChars="42" w:left="84"/>
              <w:jc w:val="left"/>
              <w:rPr>
                <w:rFonts w:ascii="Arial" w:eastAsia="굴림" w:hAnsi="Arial" w:cs="Arial"/>
                <w:sz w:val="18"/>
                <w:szCs w:val="36"/>
              </w:rPr>
            </w:pPr>
            <w:r w:rsidRPr="005D76CB">
              <w:rPr>
                <w:rFonts w:cs="Arial" w:hint="eastAsia"/>
                <w:b/>
                <w:bCs/>
                <w:color w:val="000000"/>
                <w:kern w:val="24"/>
                <w:sz w:val="18"/>
                <w:szCs w:val="18"/>
              </w:rPr>
              <w:t xml:space="preserve">배송약정일 : 기본 3일 </w:t>
            </w:r>
            <w:r w:rsidRPr="005D76CB">
              <w:rPr>
                <w:rFonts w:cs="Arial" w:hint="eastAsia"/>
                <w:color w:val="000000"/>
                <w:kern w:val="24"/>
                <w:sz w:val="18"/>
                <w:szCs w:val="18"/>
              </w:rPr>
              <w:t>(입점사별 캘린더 등록정보의 영업일을 기준으로 하는 약정일자, 입점사관리 &gt; 기본설정 정보로 관리, 수정 가능)</w:t>
            </w:r>
          </w:p>
        </w:tc>
      </w:tr>
      <w:tr w:rsidR="005D76CB" w:rsidRPr="005D76CB" w14:paraId="56607ED9" w14:textId="77777777" w:rsidTr="005D76CB">
        <w:trPr>
          <w:trHeight w:val="573"/>
        </w:trPr>
        <w:tc>
          <w:tcPr>
            <w:tcW w:w="0" w:type="auto"/>
            <w:vMerge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2049CFE4" w14:textId="77777777" w:rsidR="005D76CB" w:rsidRPr="005D76CB" w:rsidRDefault="005D76CB" w:rsidP="005D76CB">
            <w:pPr>
              <w:widowControl/>
              <w:spacing w:line="240" w:lineRule="auto"/>
              <w:jc w:val="left"/>
              <w:rPr>
                <w:rFonts w:ascii="Arial" w:eastAsia="굴림" w:hAnsi="Arial" w:cs="Arial"/>
                <w:sz w:val="36"/>
                <w:szCs w:val="36"/>
              </w:rPr>
            </w:pPr>
          </w:p>
        </w:tc>
        <w:tc>
          <w:tcPr>
            <w:tcW w:w="1811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E7E6E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AB92B87" w14:textId="77777777" w:rsidR="005D76CB" w:rsidRPr="005D76CB" w:rsidRDefault="005D76CB" w:rsidP="005D76CB">
            <w:pPr>
              <w:widowControl/>
              <w:wordWrap w:val="0"/>
              <w:spacing w:line="240" w:lineRule="auto"/>
              <w:jc w:val="center"/>
              <w:rPr>
                <w:rFonts w:ascii="Arial" w:eastAsia="굴림" w:hAnsi="Arial" w:cs="Arial"/>
                <w:sz w:val="36"/>
                <w:szCs w:val="36"/>
              </w:rPr>
            </w:pPr>
            <w:r w:rsidRPr="005D76CB">
              <w:rPr>
                <w:rFonts w:cs="Arial" w:hint="eastAsia"/>
                <w:b/>
                <w:bCs/>
                <w:color w:val="000000"/>
                <w:spacing w:val="-12"/>
                <w:kern w:val="24"/>
                <w:sz w:val="18"/>
                <w:szCs w:val="18"/>
              </w:rPr>
              <w:t>패널티 적용 비율</w:t>
            </w:r>
          </w:p>
        </w:tc>
        <w:tc>
          <w:tcPr>
            <w:tcW w:w="5731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3CC7C1BF" w14:textId="77777777" w:rsidR="005D76CB" w:rsidRPr="005D76CB" w:rsidRDefault="005D76CB" w:rsidP="005D76CB">
            <w:pPr>
              <w:widowControl/>
              <w:wordWrap w:val="0"/>
              <w:spacing w:line="240" w:lineRule="auto"/>
              <w:ind w:leftChars="42" w:left="84"/>
              <w:jc w:val="left"/>
              <w:rPr>
                <w:rFonts w:ascii="Arial" w:eastAsia="굴림" w:hAnsi="Arial" w:cs="Arial"/>
                <w:sz w:val="18"/>
                <w:szCs w:val="36"/>
              </w:rPr>
            </w:pPr>
            <w:r w:rsidRPr="005D76CB">
              <w:rPr>
                <w:rFonts w:cs="Arial" w:hint="eastAsia"/>
                <w:b/>
                <w:bCs/>
                <w:color w:val="000000"/>
                <w:spacing w:val="-12"/>
                <w:kern w:val="24"/>
                <w:sz w:val="18"/>
                <w:szCs w:val="18"/>
              </w:rPr>
              <w:t>패널티 적용 비율 : 기본 4%</w:t>
            </w:r>
            <w:r w:rsidRPr="005D76CB">
              <w:rPr>
                <w:rFonts w:cs="Arial" w:hint="eastAsia"/>
                <w:color w:val="000000"/>
                <w:spacing w:val="-12"/>
                <w:kern w:val="24"/>
                <w:sz w:val="18"/>
                <w:szCs w:val="18"/>
              </w:rPr>
              <w:t xml:space="preserve"> (</w:t>
            </w:r>
            <w:r w:rsidRPr="005D76CB">
              <w:rPr>
                <w:rFonts w:cs="Arial" w:hint="eastAsia"/>
                <w:color w:val="000000"/>
                <w:kern w:val="24"/>
                <w:sz w:val="18"/>
                <w:szCs w:val="18"/>
              </w:rPr>
              <w:t xml:space="preserve">입점사관리 &gt; 기본설정 정보로 관리, 수정 가능) </w:t>
            </w:r>
          </w:p>
        </w:tc>
      </w:tr>
      <w:tr w:rsidR="005D76CB" w:rsidRPr="005D76CB" w14:paraId="5BE415E4" w14:textId="77777777" w:rsidTr="005D76CB">
        <w:trPr>
          <w:trHeight w:val="815"/>
        </w:trPr>
        <w:tc>
          <w:tcPr>
            <w:tcW w:w="0" w:type="auto"/>
            <w:vMerge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4EEF2917" w14:textId="77777777" w:rsidR="005D76CB" w:rsidRPr="005D76CB" w:rsidRDefault="005D76CB" w:rsidP="005D76CB">
            <w:pPr>
              <w:widowControl/>
              <w:spacing w:line="240" w:lineRule="auto"/>
              <w:jc w:val="left"/>
              <w:rPr>
                <w:rFonts w:ascii="Arial" w:eastAsia="굴림" w:hAnsi="Arial" w:cs="Arial"/>
                <w:sz w:val="36"/>
                <w:szCs w:val="36"/>
              </w:rPr>
            </w:pPr>
          </w:p>
        </w:tc>
        <w:tc>
          <w:tcPr>
            <w:tcW w:w="1811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E7E6E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8084487" w14:textId="77777777" w:rsidR="005D76CB" w:rsidRPr="005D76CB" w:rsidRDefault="005D76CB" w:rsidP="005D76CB">
            <w:pPr>
              <w:widowControl/>
              <w:wordWrap w:val="0"/>
              <w:spacing w:line="240" w:lineRule="auto"/>
              <w:jc w:val="center"/>
              <w:rPr>
                <w:rFonts w:ascii="Arial" w:eastAsia="굴림" w:hAnsi="Arial" w:cs="Arial"/>
                <w:sz w:val="36"/>
                <w:szCs w:val="36"/>
              </w:rPr>
            </w:pPr>
            <w:r w:rsidRPr="005D76CB">
              <w:rPr>
                <w:rFonts w:cs="Arial" w:hint="eastAsia"/>
                <w:b/>
                <w:bCs/>
                <w:color w:val="000000"/>
                <w:spacing w:val="-12"/>
                <w:kern w:val="24"/>
                <w:sz w:val="18"/>
                <w:szCs w:val="18"/>
              </w:rPr>
              <w:t>패널티금액</w:t>
            </w:r>
          </w:p>
        </w:tc>
        <w:tc>
          <w:tcPr>
            <w:tcW w:w="5731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039BB79" w14:textId="77777777" w:rsidR="005D76CB" w:rsidRPr="005D76CB" w:rsidRDefault="005D76CB" w:rsidP="005D76CB">
            <w:pPr>
              <w:widowControl/>
              <w:wordWrap w:val="0"/>
              <w:spacing w:line="240" w:lineRule="auto"/>
              <w:ind w:leftChars="42" w:left="84"/>
              <w:jc w:val="left"/>
              <w:rPr>
                <w:rFonts w:ascii="Arial" w:eastAsia="굴림" w:hAnsi="Arial" w:cs="Arial"/>
                <w:sz w:val="18"/>
                <w:szCs w:val="36"/>
              </w:rPr>
            </w:pPr>
            <w:r w:rsidRPr="005D76CB">
              <w:rPr>
                <w:rFonts w:cs="Arial" w:hint="eastAsia"/>
                <w:color w:val="000000"/>
                <w:kern w:val="24"/>
                <w:sz w:val="18"/>
                <w:szCs w:val="18"/>
              </w:rPr>
              <w:t>패널티금액 = 판매가 x 패널티비율 x 지연일수</w:t>
            </w:r>
          </w:p>
          <w:p w14:paraId="41D9CEEC" w14:textId="77777777" w:rsidR="005D76CB" w:rsidRPr="005D76CB" w:rsidRDefault="005D76CB" w:rsidP="005D76CB">
            <w:pPr>
              <w:widowControl/>
              <w:wordWrap w:val="0"/>
              <w:spacing w:line="240" w:lineRule="auto"/>
              <w:ind w:leftChars="42" w:left="84"/>
              <w:jc w:val="left"/>
              <w:rPr>
                <w:rFonts w:ascii="Arial" w:eastAsia="굴림" w:hAnsi="Arial" w:cs="Arial"/>
                <w:sz w:val="18"/>
                <w:szCs w:val="36"/>
              </w:rPr>
            </w:pPr>
            <w:r w:rsidRPr="005D76CB">
              <w:rPr>
                <w:rFonts w:cs="Arial" w:hint="eastAsia"/>
                <w:color w:val="000000"/>
                <w:kern w:val="24"/>
                <w:sz w:val="18"/>
                <w:szCs w:val="18"/>
              </w:rPr>
              <w:t>판매가, 지연일수를 판매금액의 4%로 환산하여 곱한 금액</w:t>
            </w:r>
            <w:r w:rsidRPr="005D76CB">
              <w:rPr>
                <w:rFonts w:cs="Arial" w:hint="eastAsia"/>
                <w:color w:val="000000"/>
                <w:kern w:val="24"/>
                <w:sz w:val="18"/>
                <w:szCs w:val="18"/>
              </w:rPr>
              <w:br/>
              <w:t>* 최대 판매 금액의 20%로 제한한다.</w:t>
            </w:r>
          </w:p>
        </w:tc>
      </w:tr>
      <w:tr w:rsidR="005D76CB" w:rsidRPr="005D76CB" w14:paraId="03D3119A" w14:textId="77777777" w:rsidTr="005D76CB">
        <w:trPr>
          <w:trHeight w:val="271"/>
        </w:trPr>
        <w:tc>
          <w:tcPr>
            <w:tcW w:w="937" w:type="dxa"/>
            <w:vMerge w:val="restar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E7E6E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5828B21B" w14:textId="77777777" w:rsidR="005D76CB" w:rsidRPr="005D76CB" w:rsidRDefault="005D76CB" w:rsidP="005D76CB">
            <w:pPr>
              <w:widowControl/>
              <w:wordWrap w:val="0"/>
              <w:spacing w:line="240" w:lineRule="auto"/>
              <w:jc w:val="center"/>
              <w:rPr>
                <w:rFonts w:ascii="Arial" w:eastAsia="굴림" w:hAnsi="Arial" w:cs="Arial"/>
                <w:sz w:val="36"/>
                <w:szCs w:val="36"/>
              </w:rPr>
            </w:pPr>
            <w:r w:rsidRPr="005D76CB">
              <w:rPr>
                <w:rFonts w:cs="Arial" w:hint="eastAsia"/>
                <w:b/>
                <w:bCs/>
                <w:color w:val="000000"/>
                <w:spacing w:val="-12"/>
                <w:kern w:val="24"/>
                <w:sz w:val="18"/>
                <w:szCs w:val="18"/>
              </w:rPr>
              <w:t>공통</w:t>
            </w:r>
          </w:p>
        </w:tc>
        <w:tc>
          <w:tcPr>
            <w:tcW w:w="1811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E7E6E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2C458D54" w14:textId="77777777" w:rsidR="005D76CB" w:rsidRPr="005D76CB" w:rsidRDefault="005D76CB" w:rsidP="005D76CB">
            <w:pPr>
              <w:widowControl/>
              <w:wordWrap w:val="0"/>
              <w:spacing w:line="240" w:lineRule="auto"/>
              <w:jc w:val="center"/>
              <w:rPr>
                <w:rFonts w:ascii="Arial" w:eastAsia="굴림" w:hAnsi="Arial" w:cs="Arial"/>
                <w:sz w:val="36"/>
                <w:szCs w:val="36"/>
              </w:rPr>
            </w:pPr>
            <w:r w:rsidRPr="005D76CB">
              <w:rPr>
                <w:rFonts w:cs="Arial" w:hint="eastAsia"/>
                <w:b/>
                <w:bCs/>
                <w:color w:val="000000"/>
                <w:spacing w:val="-12"/>
                <w:kern w:val="24"/>
                <w:sz w:val="18"/>
                <w:szCs w:val="18"/>
              </w:rPr>
              <w:t>부과 방식</w:t>
            </w:r>
          </w:p>
        </w:tc>
        <w:tc>
          <w:tcPr>
            <w:tcW w:w="5731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034B88FD" w14:textId="77777777" w:rsidR="005D76CB" w:rsidRPr="005D76CB" w:rsidRDefault="005D76CB" w:rsidP="005D76CB">
            <w:pPr>
              <w:widowControl/>
              <w:wordWrap w:val="0"/>
              <w:spacing w:line="240" w:lineRule="auto"/>
              <w:ind w:leftChars="42" w:left="84"/>
              <w:jc w:val="left"/>
              <w:rPr>
                <w:rFonts w:ascii="Arial" w:eastAsia="굴림" w:hAnsi="Arial" w:cs="Arial"/>
                <w:sz w:val="18"/>
                <w:szCs w:val="36"/>
              </w:rPr>
            </w:pPr>
            <w:r w:rsidRPr="005D76CB">
              <w:rPr>
                <w:rFonts w:cs="Arial" w:hint="eastAsia"/>
                <w:color w:val="000000"/>
                <w:kern w:val="24"/>
                <w:sz w:val="18"/>
                <w:szCs w:val="18"/>
              </w:rPr>
              <w:t>당월(1일부터 말일) 정산액에서 차감 후 결제</w:t>
            </w:r>
          </w:p>
        </w:tc>
      </w:tr>
      <w:tr w:rsidR="005D76CB" w:rsidRPr="005D76CB" w14:paraId="3FD37BFF" w14:textId="77777777" w:rsidTr="005D76CB">
        <w:trPr>
          <w:trHeight w:val="18"/>
        </w:trPr>
        <w:tc>
          <w:tcPr>
            <w:tcW w:w="0" w:type="auto"/>
            <w:vMerge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5357038F" w14:textId="77777777" w:rsidR="005D76CB" w:rsidRPr="005D76CB" w:rsidRDefault="005D76CB" w:rsidP="005D76CB">
            <w:pPr>
              <w:widowControl/>
              <w:spacing w:line="240" w:lineRule="auto"/>
              <w:jc w:val="left"/>
              <w:rPr>
                <w:rFonts w:ascii="Arial" w:eastAsia="굴림" w:hAnsi="Arial" w:cs="Arial"/>
                <w:sz w:val="36"/>
                <w:szCs w:val="36"/>
              </w:rPr>
            </w:pPr>
          </w:p>
        </w:tc>
        <w:tc>
          <w:tcPr>
            <w:tcW w:w="1811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E7E6E6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4C3061C7" w14:textId="77777777" w:rsidR="005D76CB" w:rsidRPr="005D76CB" w:rsidRDefault="005D76CB" w:rsidP="005D76CB">
            <w:pPr>
              <w:widowControl/>
              <w:wordWrap w:val="0"/>
              <w:spacing w:line="240" w:lineRule="auto"/>
              <w:jc w:val="center"/>
              <w:rPr>
                <w:rFonts w:ascii="Arial" w:eastAsia="굴림" w:hAnsi="Arial" w:cs="Arial"/>
                <w:sz w:val="36"/>
                <w:szCs w:val="36"/>
              </w:rPr>
            </w:pPr>
            <w:r w:rsidRPr="005D76CB">
              <w:rPr>
                <w:rFonts w:cs="Arial" w:hint="eastAsia"/>
                <w:b/>
                <w:bCs/>
                <w:color w:val="000000"/>
                <w:spacing w:val="-12"/>
                <w:kern w:val="24"/>
                <w:sz w:val="18"/>
                <w:szCs w:val="18"/>
              </w:rPr>
              <w:t>면제</w:t>
            </w:r>
          </w:p>
        </w:tc>
        <w:tc>
          <w:tcPr>
            <w:tcW w:w="5731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FFF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14:paraId="7723DBDE" w14:textId="77777777" w:rsidR="005D76CB" w:rsidRPr="005D76CB" w:rsidRDefault="005D76CB" w:rsidP="005D76CB">
            <w:pPr>
              <w:widowControl/>
              <w:wordWrap w:val="0"/>
              <w:spacing w:line="240" w:lineRule="auto"/>
              <w:ind w:leftChars="42" w:left="84"/>
              <w:jc w:val="left"/>
              <w:rPr>
                <w:rFonts w:ascii="Arial" w:eastAsia="굴림" w:hAnsi="Arial" w:cs="Arial"/>
                <w:sz w:val="18"/>
                <w:szCs w:val="36"/>
              </w:rPr>
            </w:pPr>
            <w:r w:rsidRPr="005D76CB">
              <w:rPr>
                <w:rFonts w:cs="Arial" w:hint="eastAsia"/>
                <w:b/>
                <w:bCs/>
                <w:color w:val="000000"/>
                <w:kern w:val="24"/>
                <w:sz w:val="18"/>
                <w:szCs w:val="18"/>
              </w:rPr>
              <w:t xml:space="preserve">패널티 인정기준율 : 기본 2% </w:t>
            </w:r>
            <w:r w:rsidRPr="005D76CB">
              <w:rPr>
                <w:rFonts w:cs="Arial" w:hint="eastAsia"/>
                <w:color w:val="000000"/>
                <w:kern w:val="24"/>
                <w:sz w:val="18"/>
                <w:szCs w:val="18"/>
              </w:rPr>
              <w:t>(입점사 관리 &gt; 기본설정 정보로 관리, 수정 가능)</w:t>
            </w:r>
          </w:p>
          <w:p w14:paraId="35B6C5EA" w14:textId="77777777" w:rsidR="005D76CB" w:rsidRPr="005D76CB" w:rsidRDefault="005D76CB" w:rsidP="005D76CB">
            <w:pPr>
              <w:widowControl/>
              <w:wordWrap w:val="0"/>
              <w:spacing w:line="240" w:lineRule="auto"/>
              <w:ind w:leftChars="42" w:left="84"/>
              <w:jc w:val="left"/>
              <w:rPr>
                <w:rFonts w:ascii="Arial" w:eastAsia="굴림" w:hAnsi="Arial" w:cs="Arial"/>
                <w:sz w:val="18"/>
                <w:szCs w:val="36"/>
              </w:rPr>
            </w:pPr>
            <w:r w:rsidRPr="005D76CB">
              <w:rPr>
                <w:rFonts w:cs="Arial" w:hint="eastAsia"/>
                <w:color w:val="000000"/>
                <w:kern w:val="24"/>
                <w:sz w:val="18"/>
                <w:szCs w:val="18"/>
              </w:rPr>
              <w:t>전체 배송량 대비 '배송지연 + 미출(주문 후 품절)' 건수가 2% 이하인 경우, 페널티 면제</w:t>
            </w:r>
            <w:r w:rsidRPr="005D76CB">
              <w:rPr>
                <w:rFonts w:cs="Arial" w:hint="eastAsia"/>
                <w:color w:val="000000"/>
                <w:kern w:val="24"/>
                <w:sz w:val="18"/>
                <w:szCs w:val="18"/>
              </w:rPr>
              <w:br/>
              <w:t>단, 2%를 초과하였을 경우에는 초과 건수 전부를 대상으로 페널티 부과</w:t>
            </w:r>
          </w:p>
        </w:tc>
      </w:tr>
    </w:tbl>
    <w:p w14:paraId="4040DD59" w14:textId="77777777" w:rsidR="005D76CB" w:rsidRPr="005D76CB" w:rsidRDefault="005D76CB">
      <w:pPr>
        <w:pStyle w:val="a0"/>
        <w:numPr>
          <w:ilvl w:val="0"/>
          <w:numId w:val="0"/>
        </w:numPr>
        <w:ind w:left="1134"/>
        <w:rPr>
          <w:rFonts w:hint="eastAsia"/>
        </w:rPr>
        <w:pPrChange w:id="84" w:author="김 경훈" w:date="2019-04-04T10:22:00Z">
          <w:pPr>
            <w:pStyle w:val="a0"/>
            <w:numPr>
              <w:ilvl w:val="0"/>
              <w:numId w:val="0"/>
            </w:numPr>
            <w:ind w:left="0" w:firstLine="0"/>
          </w:pPr>
        </w:pPrChange>
      </w:pPr>
    </w:p>
    <w:p w14:paraId="2A60A198" w14:textId="1958AF5C" w:rsidR="004D211B" w:rsidRPr="004D211B" w:rsidRDefault="00665849" w:rsidP="004D211B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85" w:name="_Toc5266707"/>
      <w:r>
        <w:rPr>
          <w:rFonts w:asciiTheme="minorEastAsia" w:eastAsiaTheme="minorEastAsia" w:hAnsiTheme="minorEastAsia" w:cs="Calibri" w:hint="eastAsia"/>
        </w:rPr>
        <w:t>입점사 관리자 계정 관리</w:t>
      </w:r>
      <w:bookmarkEnd w:id="85"/>
      <w:r>
        <w:rPr>
          <w:rFonts w:asciiTheme="minorEastAsia" w:eastAsiaTheme="minorEastAsia" w:hAnsiTheme="minorEastAsia" w:cs="Calibri" w:hint="eastAsia"/>
        </w:rPr>
        <w:t xml:space="preserve"> </w:t>
      </w:r>
    </w:p>
    <w:p w14:paraId="247B6B9E" w14:textId="77777777" w:rsidR="00F7418B" w:rsidRDefault="00F7418B" w:rsidP="004771A8">
      <w:pPr>
        <w:pStyle w:val="a0"/>
      </w:pPr>
      <w:r>
        <w:lastRenderedPageBreak/>
        <w:t xml:space="preserve">PO </w:t>
      </w:r>
      <w:r>
        <w:rPr>
          <w:rFonts w:hint="eastAsia"/>
        </w:rPr>
        <w:t xml:space="preserve">계정은 입점사 정보 등록 시에 담당관리자가 업체별로 최대 </w:t>
      </w:r>
      <w:r>
        <w:t>5</w:t>
      </w:r>
      <w:r>
        <w:rPr>
          <w:rFonts w:hint="eastAsia"/>
        </w:rPr>
        <w:t>인까지 추가할 수 있으며,</w:t>
      </w:r>
      <w:r>
        <w:t xml:space="preserve"> </w:t>
      </w:r>
      <w:r>
        <w:rPr>
          <w:rFonts w:hint="eastAsia"/>
        </w:rPr>
        <w:t>생성등록된 즉시 사용할 수 없고,</w:t>
      </w:r>
      <w:r>
        <w:t xml:space="preserve"> </w:t>
      </w:r>
      <w:r>
        <w:rPr>
          <w:rFonts w:hint="eastAsia"/>
        </w:rPr>
        <w:t xml:space="preserve">관리자관리 메뉴의 접근권한이 있는 관리자에게 요청하여 사용여부를 사용으로 설정한 이후에 </w:t>
      </w:r>
      <w:r>
        <w:t>PO</w:t>
      </w:r>
      <w:r>
        <w:rPr>
          <w:rFonts w:hint="eastAsia"/>
        </w:rPr>
        <w:t xml:space="preserve"> 로그인이 가능하다.</w:t>
      </w:r>
      <w:r>
        <w:t xml:space="preserve"> </w:t>
      </w:r>
    </w:p>
    <w:p w14:paraId="2DDC5A66" w14:textId="77777777" w:rsidR="00F7418B" w:rsidRDefault="00F7418B" w:rsidP="004771A8">
      <w:pPr>
        <w:pStyle w:val="a0"/>
      </w:pPr>
      <w:r>
        <w:t xml:space="preserve">PO </w:t>
      </w:r>
      <w:r>
        <w:rPr>
          <w:rFonts w:hint="eastAsia"/>
        </w:rPr>
        <w:t xml:space="preserve">계정은 </w:t>
      </w:r>
      <w:r>
        <w:t>PO</w:t>
      </w:r>
      <w:r>
        <w:rPr>
          <w:rFonts w:hint="eastAsia"/>
        </w:rPr>
        <w:t>관리자가 추가/삭제할 수 없으며,</w:t>
      </w:r>
      <w:r>
        <w:t xml:space="preserve"> </w:t>
      </w:r>
      <w:r>
        <w:rPr>
          <w:rFonts w:hint="eastAsia"/>
        </w:rPr>
        <w:t>로그인한 본인 계정의 인적사항 정보와 비밀번호만 수정가능하다.</w:t>
      </w:r>
      <w:r>
        <w:t xml:space="preserve"> </w:t>
      </w:r>
      <w:r>
        <w:rPr>
          <w:rFonts w:hint="eastAsia"/>
        </w:rPr>
        <w:t>동일업체 관리자인 경우에도 임의로 타인의 계정정보를 수정할 수 없다.</w:t>
      </w:r>
      <w:r>
        <w:t xml:space="preserve"> </w:t>
      </w:r>
    </w:p>
    <w:p w14:paraId="7984D843" w14:textId="181B63D3" w:rsidR="00F7418B" w:rsidRDefault="00F7418B" w:rsidP="004771A8">
      <w:pPr>
        <w:pStyle w:val="a0"/>
      </w:pPr>
      <w:r>
        <w:t xml:space="preserve">PO </w:t>
      </w:r>
      <w:r>
        <w:rPr>
          <w:rFonts w:hint="eastAsia"/>
        </w:rPr>
        <w:t>관리자는 권한그룹으로 관리되며,</w:t>
      </w:r>
      <w:r>
        <w:t xml:space="preserve"> </w:t>
      </w:r>
      <w:r>
        <w:rPr>
          <w:rFonts w:hint="eastAsia"/>
        </w:rPr>
        <w:t>자사 관리자와 동일한 로그인 기본정책을 따른다</w:t>
      </w:r>
      <w:r w:rsidR="00FC49A9">
        <w:rPr>
          <w:rFonts w:hint="eastAsia"/>
        </w:rPr>
        <w:t>.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비밀번호 초기화,</w:t>
      </w:r>
      <w:r>
        <w:t xml:space="preserve"> </w:t>
      </w:r>
      <w:r>
        <w:rPr>
          <w:rFonts w:hint="eastAsia"/>
        </w:rPr>
        <w:t>세션유지 시간 등)</w:t>
      </w:r>
    </w:p>
    <w:p w14:paraId="7869810A" w14:textId="509A57BE" w:rsidR="00F7418B" w:rsidRDefault="00F7418B" w:rsidP="004771A8">
      <w:pPr>
        <w:pStyle w:val="a0"/>
      </w:pPr>
      <w:r>
        <w:t xml:space="preserve">PO </w:t>
      </w:r>
      <w:r>
        <w:rPr>
          <w:rFonts w:hint="eastAsia"/>
        </w:rPr>
        <w:t>최초 로그인 시,</w:t>
      </w:r>
      <w:r>
        <w:t xml:space="preserve"> </w:t>
      </w:r>
      <w:r>
        <w:rPr>
          <w:rFonts w:hint="eastAsia"/>
        </w:rPr>
        <w:t>비밀번호 초기화 시에는 비밀번호 변경 안내 화면에서 비밀번호 변경 후 정상적인 이용이 가능하다</w:t>
      </w:r>
      <w:r w:rsidR="00FC49A9">
        <w:rPr>
          <w:rFonts w:hint="eastAsia"/>
        </w:rPr>
        <w:t>.</w:t>
      </w:r>
    </w:p>
    <w:p w14:paraId="028862D5" w14:textId="4C2501DE" w:rsidR="00112E0C" w:rsidRDefault="00F7418B" w:rsidP="004771A8">
      <w:pPr>
        <w:pStyle w:val="a0"/>
      </w:pPr>
      <w:r>
        <w:rPr>
          <w:rFonts w:hint="eastAsia"/>
        </w:rPr>
        <w:t xml:space="preserve">입점사의 거래상태가 거래중지 상태인 경우에는 </w:t>
      </w:r>
      <w:r>
        <w:t xml:space="preserve">PO </w:t>
      </w:r>
      <w:r>
        <w:rPr>
          <w:rFonts w:hint="eastAsia"/>
        </w:rPr>
        <w:t>접속이 불가하다</w:t>
      </w:r>
      <w:r w:rsidR="00FC49A9">
        <w:rPr>
          <w:rFonts w:hint="eastAsia"/>
        </w:rPr>
        <w:t>.</w:t>
      </w:r>
    </w:p>
    <w:p w14:paraId="45444525" w14:textId="77777777" w:rsidR="00461166" w:rsidRPr="00461166" w:rsidRDefault="00461166">
      <w:pPr>
        <w:pStyle w:val="a0"/>
        <w:numPr>
          <w:ilvl w:val="0"/>
          <w:numId w:val="0"/>
        </w:numPr>
        <w:ind w:left="1134"/>
        <w:pPrChange w:id="86" w:author="김 경훈" w:date="2019-04-04T10:22:00Z">
          <w:pPr>
            <w:pStyle w:val="a0"/>
            <w:numPr>
              <w:ilvl w:val="0"/>
              <w:numId w:val="0"/>
            </w:numPr>
            <w:ind w:left="0" w:firstLine="0"/>
          </w:pPr>
        </w:pPrChange>
      </w:pPr>
    </w:p>
    <w:p w14:paraId="671D6605" w14:textId="2ECE558B" w:rsidR="00F7418B" w:rsidRDefault="00F7418B" w:rsidP="00665849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87" w:name="_Toc5266708"/>
      <w:r>
        <w:rPr>
          <w:rFonts w:asciiTheme="minorEastAsia" w:eastAsiaTheme="minorEastAsia" w:hAnsiTheme="minorEastAsia" w:cs="Calibri" w:hint="eastAsia"/>
        </w:rPr>
        <w:t>입점사 휴일 관리</w:t>
      </w:r>
      <w:bookmarkEnd w:id="87"/>
    </w:p>
    <w:p w14:paraId="168BC960" w14:textId="080DD769" w:rsidR="009A3D70" w:rsidRDefault="009A3D70" w:rsidP="004771A8">
      <w:pPr>
        <w:pStyle w:val="a0"/>
      </w:pPr>
      <w:r>
        <w:rPr>
          <w:rFonts w:hint="eastAsia"/>
        </w:rPr>
        <w:t>자사와 동일하게 입점사별로 휴일관리 기능을 제공한다</w:t>
      </w:r>
      <w:r w:rsidR="00FC49A9">
        <w:rPr>
          <w:rFonts w:hint="eastAsia"/>
        </w:rPr>
        <w:t>.</w:t>
      </w:r>
    </w:p>
    <w:p w14:paraId="0BB932F5" w14:textId="160D9484" w:rsidR="009A3D70" w:rsidRDefault="009A3D70" w:rsidP="004771A8">
      <w:pPr>
        <w:pStyle w:val="a0"/>
      </w:pPr>
      <w:r>
        <w:rPr>
          <w:rFonts w:hint="eastAsia"/>
        </w:rPr>
        <w:t>휴일관리에서는 휴일을 설정하고 이력을 관리한다</w:t>
      </w:r>
      <w:r w:rsidR="00FC49A9">
        <w:rPr>
          <w:rFonts w:hint="eastAsia"/>
        </w:rPr>
        <w:t>.</w:t>
      </w:r>
    </w:p>
    <w:p w14:paraId="5AE494A1" w14:textId="77777777" w:rsidR="009A3D70" w:rsidRDefault="009A3D70" w:rsidP="004771A8">
      <w:pPr>
        <w:pStyle w:val="a0"/>
      </w:pPr>
      <w:r w:rsidRPr="00382157">
        <w:rPr>
          <w:rFonts w:hint="eastAsia"/>
        </w:rPr>
        <w:t>등록된 휴일은 시스템에 영향을 끼치지 않으며,</w:t>
      </w:r>
      <w:r w:rsidRPr="00382157">
        <w:t xml:space="preserve"> </w:t>
      </w:r>
      <w:r w:rsidRPr="00382157">
        <w:rPr>
          <w:rFonts w:hint="eastAsia"/>
        </w:rPr>
        <w:t>업무일수 계산 등의 내부관리목적으로 사용한다</w:t>
      </w:r>
      <w:r>
        <w:rPr>
          <w:rFonts w:hint="eastAsia"/>
        </w:rPr>
        <w:t>.</w:t>
      </w:r>
    </w:p>
    <w:p w14:paraId="0E26C41A" w14:textId="26BBB7FE" w:rsidR="009A3D70" w:rsidRDefault="009A3D70" w:rsidP="004771A8">
      <w:pPr>
        <w:pStyle w:val="a0"/>
      </w:pPr>
      <w:r>
        <w:rPr>
          <w:rFonts w:hint="eastAsia"/>
        </w:rPr>
        <w:t>휴일 등록 시 금년도와 내년도의 휴무일(토,</w:t>
      </w:r>
      <w:r>
        <w:t xml:space="preserve"> </w:t>
      </w:r>
      <w:r>
        <w:rPr>
          <w:rFonts w:hint="eastAsia"/>
        </w:rPr>
        <w:t>일요일)</w:t>
      </w:r>
      <w:r>
        <w:t xml:space="preserve"> </w:t>
      </w:r>
      <w:r>
        <w:rPr>
          <w:rFonts w:hint="eastAsia"/>
        </w:rPr>
        <w:t>기본정보를 제공하여 편집/저장할 수 있다</w:t>
      </w:r>
      <w:r w:rsidR="00FC49A9">
        <w:rPr>
          <w:rFonts w:hint="eastAsia"/>
        </w:rPr>
        <w:t>.</w:t>
      </w:r>
    </w:p>
    <w:p w14:paraId="57F45964" w14:textId="0A8E53E2" w:rsidR="009A3D70" w:rsidRDefault="009A3D70" w:rsidP="004771A8">
      <w:pPr>
        <w:pStyle w:val="a0"/>
      </w:pPr>
      <w:r>
        <w:rPr>
          <w:rFonts w:hint="eastAsia"/>
        </w:rPr>
        <w:t>등록된 휴일은 목록 및 캘린더 형태로 조회할 수 있다.</w:t>
      </w:r>
      <w:r w:rsidRPr="009A3D70">
        <w:rPr>
          <w:rFonts w:hint="eastAsia"/>
        </w:rPr>
        <w:t xml:space="preserve"> </w:t>
      </w:r>
      <w:r>
        <w:rPr>
          <w:rFonts w:hint="eastAsia"/>
        </w:rPr>
        <w:t xml:space="preserve">입점사별로 등록된 휴일은 입점사 정보조회 화면에서 </w:t>
      </w:r>
      <w:r>
        <w:t xml:space="preserve">BO/PO </w:t>
      </w:r>
      <w:r>
        <w:rPr>
          <w:rFonts w:hint="eastAsia"/>
        </w:rPr>
        <w:t>관리자 모두 개별 조회 가능하다</w:t>
      </w:r>
      <w:r w:rsidR="00FC49A9">
        <w:rPr>
          <w:rFonts w:hint="eastAsia"/>
        </w:rPr>
        <w:t>.</w:t>
      </w:r>
    </w:p>
    <w:p w14:paraId="77B46F59" w14:textId="77777777" w:rsidR="009A3D70" w:rsidRPr="009A3D70" w:rsidRDefault="009A3D70" w:rsidP="004771A8">
      <w:pPr>
        <w:pStyle w:val="a0"/>
        <w:numPr>
          <w:ilvl w:val="0"/>
          <w:numId w:val="0"/>
        </w:numPr>
        <w:ind w:left="1134"/>
      </w:pPr>
    </w:p>
    <w:p w14:paraId="0C3A1813" w14:textId="3A43021B" w:rsidR="009A3D70" w:rsidRPr="00665849" w:rsidRDefault="009A3D70" w:rsidP="00665849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r>
        <w:rPr>
          <w:rFonts w:asciiTheme="minorEastAsia" w:eastAsiaTheme="minorEastAsia" w:hAnsiTheme="minorEastAsia" w:cs="Calibri" w:hint="eastAsia"/>
        </w:rPr>
        <w:t>입점사 관리 게시판</w:t>
      </w:r>
    </w:p>
    <w:p w14:paraId="25676171" w14:textId="24A064EE" w:rsidR="00E42070" w:rsidRDefault="00E42070" w:rsidP="004771A8">
      <w:pPr>
        <w:pStyle w:val="a0"/>
      </w:pPr>
      <w:r>
        <w:rPr>
          <w:rFonts w:hint="eastAsia"/>
        </w:rPr>
        <w:t xml:space="preserve">입점사 담당자가 </w:t>
      </w:r>
      <w:r>
        <w:t>PO</w:t>
      </w:r>
      <w:r>
        <w:rPr>
          <w:rFonts w:hint="eastAsia"/>
        </w:rPr>
        <w:t>계정을 통해 관리 가능한 게시판 유형은 상품</w:t>
      </w:r>
      <w:r>
        <w:t>Q&amp;A, 1:1</w:t>
      </w:r>
      <w:r>
        <w:rPr>
          <w:rFonts w:hint="eastAsia"/>
        </w:rPr>
        <w:t>문의, 협력게시판으로 구분한다</w:t>
      </w:r>
      <w:r w:rsidR="00FC49A9">
        <w:rPr>
          <w:rFonts w:hint="eastAsia"/>
        </w:rPr>
        <w:t>.</w:t>
      </w:r>
      <w:r>
        <w:rPr>
          <w:rFonts w:hint="eastAsia"/>
        </w:rPr>
        <w:t xml:space="preserve"> </w:t>
      </w:r>
    </w:p>
    <w:p w14:paraId="127419C0" w14:textId="00D95232" w:rsidR="00E42070" w:rsidRDefault="000849A3" w:rsidP="004771A8">
      <w:pPr>
        <w:pStyle w:val="a0"/>
      </w:pPr>
      <w:r>
        <w:rPr>
          <w:rFonts w:hint="eastAsia"/>
        </w:rPr>
        <w:t>입점상품에 대해 고객이 작성한 상품문의는 해당 상품을 등록한 입점사에서 답변한다.</w:t>
      </w:r>
      <w:r>
        <w:t xml:space="preserve"> </w:t>
      </w:r>
    </w:p>
    <w:p w14:paraId="0B0C9DAA" w14:textId="33CC4727" w:rsidR="00E42070" w:rsidRDefault="000849A3" w:rsidP="004771A8">
      <w:pPr>
        <w:pStyle w:val="a0"/>
      </w:pPr>
      <w:r>
        <w:rPr>
          <w:rFonts w:hint="eastAsia"/>
        </w:rPr>
        <w:t xml:space="preserve">고객이 작성한 </w:t>
      </w:r>
      <w:r>
        <w:t xml:space="preserve">1:1 </w:t>
      </w:r>
      <w:r>
        <w:rPr>
          <w:rFonts w:hint="eastAsia"/>
        </w:rPr>
        <w:t xml:space="preserve">문의 </w:t>
      </w:r>
      <w:r w:rsidR="00FE575A">
        <w:rPr>
          <w:rFonts w:hint="eastAsia"/>
        </w:rPr>
        <w:t>중 고객센터 혹은</w:t>
      </w:r>
      <w:r>
        <w:rPr>
          <w:rFonts w:hint="eastAsia"/>
        </w:rPr>
        <w:t xml:space="preserve"> </w:t>
      </w:r>
      <w:r>
        <w:t xml:space="preserve">BO </w:t>
      </w:r>
      <w:r>
        <w:rPr>
          <w:rFonts w:hint="eastAsia"/>
        </w:rPr>
        <w:t xml:space="preserve">관리자가 </w:t>
      </w:r>
      <w:r w:rsidR="00FE575A">
        <w:rPr>
          <w:rFonts w:hint="eastAsia"/>
        </w:rPr>
        <w:t>입점사로 이관한 게시물을 답변관리한다.</w:t>
      </w:r>
      <w:r w:rsidR="00FE575A">
        <w:t xml:space="preserve"> </w:t>
      </w:r>
    </w:p>
    <w:p w14:paraId="6B6E24F0" w14:textId="77777777" w:rsidR="00FE575A" w:rsidRDefault="00FE575A" w:rsidP="004771A8">
      <w:pPr>
        <w:pStyle w:val="a0"/>
      </w:pPr>
      <w:r>
        <w:rPr>
          <w:rFonts w:hint="eastAsia"/>
        </w:rPr>
        <w:t xml:space="preserve">BO관리자와 </w:t>
      </w:r>
      <w:r>
        <w:t>PO</w:t>
      </w:r>
      <w:r>
        <w:rPr>
          <w:rFonts w:hint="eastAsia"/>
        </w:rPr>
        <w:t>관리자,</w:t>
      </w:r>
      <w:r>
        <w:t xml:space="preserve"> </w:t>
      </w:r>
      <w:r>
        <w:rPr>
          <w:rFonts w:hint="eastAsia"/>
        </w:rPr>
        <w:t>고객센터 담당자 간 업무 소통을 위해 협력게시판을 운영하여 쌍방향 소통이 가능하다.</w:t>
      </w:r>
      <w:r>
        <w:t xml:space="preserve"> </w:t>
      </w:r>
    </w:p>
    <w:p w14:paraId="1FDABFE1" w14:textId="46C19410" w:rsidR="00CC0F02" w:rsidRDefault="00FE575A" w:rsidP="004771A8">
      <w:pPr>
        <w:pStyle w:val="a0"/>
      </w:pPr>
      <w:r>
        <w:rPr>
          <w:rFonts w:hint="eastAsia"/>
        </w:rPr>
        <w:t xml:space="preserve">해당사의 답변관리가 필요한 게시판의 미답변 게시물이 있을 경우 대시보드 </w:t>
      </w:r>
      <w:r>
        <w:rPr>
          <w:rFonts w:hint="eastAsia"/>
        </w:rPr>
        <w:lastRenderedPageBreak/>
        <w:t>화면에서 미답변 게시물을 빠르게 조회할 수 있다.</w:t>
      </w:r>
      <w:r>
        <w:t xml:space="preserve"> </w:t>
      </w:r>
    </w:p>
    <w:p w14:paraId="7E3BA2E5" w14:textId="77777777" w:rsidR="00FE575A" w:rsidRDefault="00FE575A" w:rsidP="004771A8">
      <w:pPr>
        <w:pStyle w:val="a0"/>
        <w:numPr>
          <w:ilvl w:val="0"/>
          <w:numId w:val="0"/>
        </w:numPr>
        <w:ind w:left="1134"/>
        <w:sectPr w:rsidR="00FE575A">
          <w:headerReference w:type="default" r:id="rId14"/>
          <w:footerReference w:type="default" r:id="rId15"/>
          <w:pgSz w:w="11907" w:h="16840" w:code="9"/>
          <w:pgMar w:top="1440" w:right="1440" w:bottom="1440" w:left="1440" w:header="720" w:footer="720" w:gutter="0"/>
          <w:cols w:space="720"/>
        </w:sectPr>
      </w:pPr>
    </w:p>
    <w:p w14:paraId="6612C630" w14:textId="2484303F" w:rsidR="00FE575A" w:rsidRPr="00FE575A" w:rsidRDefault="00FE575A" w:rsidP="004771A8">
      <w:pPr>
        <w:pStyle w:val="a0"/>
        <w:numPr>
          <w:ilvl w:val="0"/>
          <w:numId w:val="0"/>
        </w:numPr>
        <w:ind w:left="1134"/>
      </w:pPr>
    </w:p>
    <w:p w14:paraId="25FFEDC3" w14:textId="392F004F" w:rsidR="000D1D45" w:rsidRDefault="000D1D45" w:rsidP="00FC49A9">
      <w:pPr>
        <w:pStyle w:val="-1"/>
      </w:pPr>
      <w:bookmarkStart w:id="89" w:name="_Toc5266709"/>
      <w:r>
        <w:rPr>
          <w:rFonts w:hint="eastAsia"/>
        </w:rPr>
        <w:t>입점사 상품 관리</w:t>
      </w:r>
      <w:bookmarkEnd w:id="89"/>
    </w:p>
    <w:p w14:paraId="66510F34" w14:textId="77777777" w:rsidR="000D1D45" w:rsidRPr="009B6C39" w:rsidRDefault="000D1D45" w:rsidP="000D1D45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90" w:name="_Toc5266710"/>
      <w:r w:rsidRPr="009B6C39">
        <w:rPr>
          <w:rFonts w:asciiTheme="minorEastAsia" w:eastAsiaTheme="minorEastAsia" w:hAnsiTheme="minorEastAsia" w:cs="Calibri" w:hint="eastAsia"/>
        </w:rPr>
        <w:t xml:space="preserve">입점사 </w:t>
      </w:r>
      <w:r w:rsidR="00990C86">
        <w:rPr>
          <w:rFonts w:asciiTheme="minorEastAsia" w:eastAsiaTheme="minorEastAsia" w:hAnsiTheme="minorEastAsia" w:cs="Calibri" w:hint="eastAsia"/>
        </w:rPr>
        <w:t>상품</w:t>
      </w:r>
      <w:r w:rsidRPr="009B6C39">
        <w:rPr>
          <w:rFonts w:asciiTheme="minorEastAsia" w:eastAsiaTheme="minorEastAsia" w:hAnsiTheme="minorEastAsia" w:cs="Calibri" w:hint="eastAsia"/>
        </w:rPr>
        <w:t xml:space="preserve"> </w:t>
      </w:r>
      <w:r w:rsidR="00315537">
        <w:rPr>
          <w:rFonts w:asciiTheme="minorEastAsia" w:eastAsiaTheme="minorEastAsia" w:hAnsiTheme="minorEastAsia" w:cs="Calibri" w:hint="eastAsia"/>
        </w:rPr>
        <w:t>등록</w:t>
      </w:r>
      <w:bookmarkEnd w:id="90"/>
    </w:p>
    <w:p w14:paraId="4EC13507" w14:textId="77777777" w:rsidR="003E03B0" w:rsidRDefault="003E03B0" w:rsidP="000D1D45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91" w:name="_Toc5266711"/>
      <w:r>
        <w:rPr>
          <w:rFonts w:asciiTheme="minorEastAsia" w:eastAsiaTheme="minorEastAsia" w:hAnsiTheme="minorEastAsia" w:cs="Calibri" w:hint="eastAsia"/>
        </w:rPr>
        <w:t xml:space="preserve">입점상품 등록 </w:t>
      </w:r>
      <w:r w:rsidR="00315537">
        <w:rPr>
          <w:rFonts w:asciiTheme="minorEastAsia" w:eastAsiaTheme="minorEastAsia" w:hAnsiTheme="minorEastAsia" w:cs="Calibri" w:hint="eastAsia"/>
        </w:rPr>
        <w:t>정책</w:t>
      </w:r>
      <w:bookmarkEnd w:id="91"/>
    </w:p>
    <w:p w14:paraId="651C2009" w14:textId="71CF9C87" w:rsidR="003E03B0" w:rsidRDefault="003E03B0" w:rsidP="004771A8">
      <w:pPr>
        <w:pStyle w:val="a0"/>
      </w:pPr>
      <w:r>
        <w:rPr>
          <w:rFonts w:hint="eastAsia"/>
        </w:rPr>
        <w:t>입점상품은 해당 입점사가 계약 시 취급하기로 약정한 설정에 따라 지정된 전시채널</w:t>
      </w:r>
      <w:r w:rsidR="00BC48E1">
        <w:rPr>
          <w:rFonts w:hint="eastAsia"/>
        </w:rPr>
        <w:t>(</w:t>
      </w:r>
      <w:r w:rsidR="00BC48E1">
        <w:t xml:space="preserve">A-RT, </w:t>
      </w:r>
      <w:r w:rsidR="00E70294">
        <w:t>ON THE SPOT</w:t>
      </w:r>
      <w:r w:rsidR="00BC48E1">
        <w:t>)</w:t>
      </w:r>
      <w:r>
        <w:rPr>
          <w:rFonts w:hint="eastAsia"/>
        </w:rPr>
        <w:t>에만 노출/판매가 가능하며,</w:t>
      </w:r>
      <w:r>
        <w:t xml:space="preserve"> </w:t>
      </w:r>
      <w:r>
        <w:rPr>
          <w:rFonts w:hint="eastAsia"/>
        </w:rPr>
        <w:t>지정된 표준카테고리(대)와</w:t>
      </w:r>
      <w:r>
        <w:t xml:space="preserve"> </w:t>
      </w:r>
      <w:r>
        <w:rPr>
          <w:rFonts w:hint="eastAsia"/>
        </w:rPr>
        <w:t>브랜드에 속한 상품만 등록 가능하다.</w:t>
      </w:r>
      <w:r>
        <w:t xml:space="preserve"> </w:t>
      </w:r>
    </w:p>
    <w:p w14:paraId="0305F8F4" w14:textId="77777777" w:rsidR="003E03B0" w:rsidRDefault="003E03B0" w:rsidP="004771A8">
      <w:pPr>
        <w:pStyle w:val="a0"/>
      </w:pPr>
      <w:r>
        <w:rPr>
          <w:rFonts w:hint="eastAsia"/>
        </w:rPr>
        <w:t>입점상품은 업체별로 임의의 내부관리</w:t>
      </w:r>
      <w:r w:rsidR="009B45A5">
        <w:rPr>
          <w:rFonts w:hint="eastAsia"/>
        </w:rPr>
        <w:t>를 위해 상품단위로 고유한 판매자</w:t>
      </w:r>
      <w:r>
        <w:rPr>
          <w:rFonts w:hint="eastAsia"/>
        </w:rPr>
        <w:t xml:space="preserve"> 상품코드를 부여하여 상품</w:t>
      </w:r>
      <w:r w:rsidR="009B45A5">
        <w:rPr>
          <w:rFonts w:hint="eastAsia"/>
        </w:rPr>
        <w:t xml:space="preserve"> </w:t>
      </w:r>
      <w:r>
        <w:rPr>
          <w:rFonts w:hint="eastAsia"/>
        </w:rPr>
        <w:t>등록할 수 있으며,</w:t>
      </w:r>
      <w:r>
        <w:t xml:space="preserve"> </w:t>
      </w:r>
      <w:r w:rsidR="009B45A5">
        <w:rPr>
          <w:rFonts w:hint="eastAsia"/>
        </w:rPr>
        <w:t>동일한 판매자 상품코드를 가진 상품은 각 전시채널에 하나의 온라인 상품코드만 부여할 수 있다.</w:t>
      </w:r>
      <w:r w:rsidR="009B45A5">
        <w:t xml:space="preserve"> </w:t>
      </w:r>
    </w:p>
    <w:p w14:paraId="172C4989" w14:textId="598984E3" w:rsidR="009B45A5" w:rsidRDefault="009B45A5" w:rsidP="004771A8">
      <w:pPr>
        <w:pStyle w:val="a0"/>
      </w:pPr>
      <w:r>
        <w:rPr>
          <w:rFonts w:hint="eastAsia"/>
        </w:rPr>
        <w:t xml:space="preserve">온라인 상품코드는 각 </w:t>
      </w:r>
      <w:r w:rsidR="00DE5A0C">
        <w:rPr>
          <w:rFonts w:hint="eastAsia"/>
        </w:rPr>
        <w:t>판매</w:t>
      </w:r>
      <w:r>
        <w:rPr>
          <w:rFonts w:hint="eastAsia"/>
        </w:rPr>
        <w:t>채널</w:t>
      </w:r>
      <w:r w:rsidR="00FE575A">
        <w:rPr>
          <w:rFonts w:hint="eastAsia"/>
        </w:rPr>
        <w:t xml:space="preserve"> </w:t>
      </w:r>
      <w:r>
        <w:rPr>
          <w:rFonts w:hint="eastAsia"/>
        </w:rPr>
        <w:t>별로 고유 상품으로 구분하는 기준 단위이다.</w:t>
      </w:r>
      <w:r>
        <w:t xml:space="preserve"> </w:t>
      </w:r>
    </w:p>
    <w:p w14:paraId="190DDCA6" w14:textId="04185F11" w:rsidR="009B45A5" w:rsidRDefault="009B45A5" w:rsidP="004771A8">
      <w:pPr>
        <w:pStyle w:val="a0"/>
      </w:pPr>
      <w:r>
        <w:rPr>
          <w:rFonts w:hint="eastAsia"/>
        </w:rPr>
        <w:t>입점상품의 개별등록 시 상품관리 메뉴의 상품등록 화면을 통해 상품을 등록할 수 있으며,</w:t>
      </w:r>
      <w:r>
        <w:t xml:space="preserve"> </w:t>
      </w:r>
      <w:r>
        <w:rPr>
          <w:rFonts w:hint="eastAsia"/>
        </w:rPr>
        <w:t>지정된 전시채널에만 상품추가가 가능하고,</w:t>
      </w:r>
      <w:r>
        <w:t xml:space="preserve"> </w:t>
      </w:r>
      <w:r>
        <w:rPr>
          <w:rFonts w:hint="eastAsia"/>
        </w:rPr>
        <w:t>지정되지 않은 전시채널은 등록</w:t>
      </w:r>
      <w:r w:rsidR="00FE575A">
        <w:rPr>
          <w:rFonts w:hint="eastAsia"/>
        </w:rPr>
        <w:t xml:space="preserve"> </w:t>
      </w:r>
      <w:r>
        <w:rPr>
          <w:rFonts w:hint="eastAsia"/>
        </w:rPr>
        <w:t>불가하다.</w:t>
      </w:r>
      <w:r>
        <w:t xml:space="preserve"> </w:t>
      </w:r>
    </w:p>
    <w:p w14:paraId="43D6888C" w14:textId="77777777" w:rsidR="009B45A5" w:rsidRDefault="009B45A5" w:rsidP="004771A8">
      <w:pPr>
        <w:pStyle w:val="a0"/>
      </w:pPr>
      <w:r>
        <w:rPr>
          <w:rFonts w:hint="eastAsia"/>
        </w:rPr>
        <w:t>상품을 등록할 전시채널의 상품추가 실행 시 온라인 상품코드가 채번되며,</w:t>
      </w:r>
      <w:r>
        <w:t xml:space="preserve"> </w:t>
      </w:r>
      <w:r>
        <w:rPr>
          <w:rFonts w:hint="eastAsia"/>
        </w:rPr>
        <w:t>상품정보 저장 전까지 미등록 상태로 표기된다.</w:t>
      </w:r>
      <w:r>
        <w:t xml:space="preserve"> </w:t>
      </w:r>
    </w:p>
    <w:p w14:paraId="18413E33" w14:textId="77777777" w:rsidR="009B45A5" w:rsidRDefault="009B45A5" w:rsidP="004771A8">
      <w:pPr>
        <w:pStyle w:val="a0"/>
      </w:pPr>
      <w:r>
        <w:rPr>
          <w:rFonts w:hint="eastAsia"/>
        </w:rPr>
        <w:t>입점상품은 상품정보 입력 후 임시저장 상태와 승인요청 상태로 선택하여 저장할 수 있다.</w:t>
      </w:r>
    </w:p>
    <w:p w14:paraId="19FBEE1E" w14:textId="77777777" w:rsidR="00F7418B" w:rsidRDefault="00F7418B" w:rsidP="004771A8">
      <w:pPr>
        <w:pStyle w:val="a0"/>
      </w:pPr>
      <w:r>
        <w:rPr>
          <w:rFonts w:hint="eastAsia"/>
        </w:rPr>
        <w:t>필요에 따라 입점사별로 상품전체공지를 작성하여 해당 입점사가 취급하는 전체 상품에 동일하게 상품공지를 전시할 수 있다.</w:t>
      </w:r>
    </w:p>
    <w:p w14:paraId="70EAA23A" w14:textId="77777777" w:rsidR="009B45A5" w:rsidRDefault="009B45A5" w:rsidP="004771A8">
      <w:pPr>
        <w:pStyle w:val="a0"/>
      </w:pPr>
      <w:r>
        <w:rPr>
          <w:rFonts w:hint="eastAsia"/>
        </w:rPr>
        <w:t xml:space="preserve">입점상품의 등록 및 승인상태는 </w:t>
      </w:r>
      <w:r w:rsidR="008F497E">
        <w:rPr>
          <w:rFonts w:hint="eastAsia"/>
        </w:rPr>
        <w:t>상품등록 화면 상단의 온라인상품코드 영역에 표기되며,</w:t>
      </w:r>
      <w:r w:rsidR="008F497E">
        <w:t xml:space="preserve"> </w:t>
      </w:r>
      <w:r w:rsidR="008F497E">
        <w:rPr>
          <w:rFonts w:hint="eastAsia"/>
        </w:rPr>
        <w:t>각 상태별 정의는 아래와 같다.</w:t>
      </w:r>
      <w:r w:rsidR="008F497E">
        <w:t xml:space="preserve"> </w:t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01"/>
        <w:gridCol w:w="7483"/>
      </w:tblGrid>
      <w:tr w:rsidR="008F497E" w:rsidRPr="00F4270D" w14:paraId="16FBD4ED" w14:textId="77777777" w:rsidTr="008F2BFF">
        <w:trPr>
          <w:trHeight w:val="397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45E8726" w14:textId="77777777" w:rsidR="008F497E" w:rsidRPr="00F4270D" w:rsidRDefault="008F497E" w:rsidP="008F2BFF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상태</w:t>
            </w:r>
          </w:p>
        </w:tc>
        <w:tc>
          <w:tcPr>
            <w:tcW w:w="7483" w:type="dxa"/>
            <w:shd w:val="clear" w:color="auto" w:fill="BFBFBF"/>
            <w:vAlign w:val="center"/>
          </w:tcPr>
          <w:p w14:paraId="6973B536" w14:textId="77777777" w:rsidR="008F497E" w:rsidRPr="00F4270D" w:rsidRDefault="008F497E" w:rsidP="008F2BFF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 w:rsidRPr="00F4270D"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  <w:t>설명</w:t>
            </w:r>
          </w:p>
        </w:tc>
      </w:tr>
      <w:tr w:rsidR="008F497E" w:rsidRPr="00F4270D" w14:paraId="6C123D28" w14:textId="77777777" w:rsidTr="008F2BFF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562448AF" w14:textId="77777777" w:rsidR="008F497E" w:rsidRDefault="008F497E" w:rsidP="008F2BFF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등록불가</w:t>
            </w:r>
          </w:p>
        </w:tc>
        <w:tc>
          <w:tcPr>
            <w:tcW w:w="7483" w:type="dxa"/>
            <w:vAlign w:val="center"/>
          </w:tcPr>
          <w:p w14:paraId="49055171" w14:textId="64D1A89B" w:rsidR="008F497E" w:rsidRDefault="00BC48E1" w:rsidP="00BC48E1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입점사 정보 등록 시 전시채널로 설정되지 않은 경우 상품등록이 불가하다</w:t>
            </w:r>
            <w:r w:rsidR="00FC49A9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.</w:t>
            </w:r>
          </w:p>
        </w:tc>
      </w:tr>
      <w:tr w:rsidR="008F497E" w:rsidRPr="00BC48E1" w14:paraId="2E990E86" w14:textId="77777777" w:rsidTr="008F2BFF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12C110F5" w14:textId="77777777" w:rsidR="008F497E" w:rsidRPr="00F4270D" w:rsidRDefault="008F497E" w:rsidP="008F2BFF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상품추가</w:t>
            </w:r>
          </w:p>
        </w:tc>
        <w:tc>
          <w:tcPr>
            <w:tcW w:w="7483" w:type="dxa"/>
            <w:vAlign w:val="center"/>
          </w:tcPr>
          <w:p w14:paraId="13B4505D" w14:textId="77777777" w:rsidR="00BC48E1" w:rsidRDefault="00BC48E1" w:rsidP="00BC48E1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입점사 정보 등록 시 전시채널로 설정된 경우 상품등록이 가능하며,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상품추가 </w:t>
            </w:r>
            <w:r w:rsidR="00D269DB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상태로 표기된다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.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</w:p>
          <w:p w14:paraId="077BAC99" w14:textId="54710348" w:rsidR="00BC48E1" w:rsidRPr="00F4270D" w:rsidRDefault="00BC48E1" w:rsidP="00D269DB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상품추가</w:t>
            </w:r>
            <w:r w:rsidR="00D269DB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를 실행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하면 해당 전시채널의 온라인상품코드를 채번하여 표기하고,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미등록 상태로 변경되며, 상품정보를 입력할 수 있다</w:t>
            </w:r>
            <w:r w:rsidR="00FC49A9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.</w:t>
            </w:r>
          </w:p>
        </w:tc>
      </w:tr>
      <w:tr w:rsidR="008F497E" w:rsidRPr="00F4270D" w14:paraId="0566BD8F" w14:textId="77777777" w:rsidTr="008F497E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40CEF336" w14:textId="77777777" w:rsidR="008F497E" w:rsidRPr="00F4270D" w:rsidRDefault="008F497E" w:rsidP="008F497E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미등록</w:t>
            </w:r>
          </w:p>
        </w:tc>
        <w:tc>
          <w:tcPr>
            <w:tcW w:w="7483" w:type="dxa"/>
            <w:vAlign w:val="center"/>
          </w:tcPr>
          <w:p w14:paraId="5E5531DC" w14:textId="6DA9D88C" w:rsidR="008F497E" w:rsidRPr="00F4270D" w:rsidRDefault="00BC48E1" w:rsidP="00D269DB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상품추가</w:t>
            </w:r>
            <w:r w:rsidR="00D269DB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를 실행하고, 상품정보를 입력중인 정보저장 이전 상태</w:t>
            </w:r>
            <w:r w:rsidR="00FC49A9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.</w:t>
            </w:r>
          </w:p>
        </w:tc>
      </w:tr>
      <w:tr w:rsidR="008F497E" w:rsidRPr="00D269DB" w14:paraId="61AB8E14" w14:textId="77777777" w:rsidTr="008F497E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5182DB5C" w14:textId="77777777" w:rsidR="008F497E" w:rsidRPr="00F4270D" w:rsidRDefault="008F497E" w:rsidP="008F497E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임시저장</w:t>
            </w:r>
          </w:p>
        </w:tc>
        <w:tc>
          <w:tcPr>
            <w:tcW w:w="7483" w:type="dxa"/>
            <w:vAlign w:val="center"/>
          </w:tcPr>
          <w:p w14:paraId="24262C0B" w14:textId="77777777" w:rsidR="00D269DB" w:rsidRDefault="00D269DB" w:rsidP="00D269DB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상품정보를 입력 후,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승인요청하지 않고 임시저장을 선택하여 상품정보를 저장한 상태</w:t>
            </w:r>
          </w:p>
          <w:p w14:paraId="677470BE" w14:textId="77777777" w:rsidR="008F497E" w:rsidRDefault="00D269DB" w:rsidP="00D269DB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임시저장 상태에서는 승인요청 목록에서 해당 상품을 선택하여 상품정보 수정/삭제가 가능하며,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다시 임시저장하거나 승인요청할 수 있다.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 </w:t>
            </w:r>
          </w:p>
          <w:p w14:paraId="7916258D" w14:textId="77777777" w:rsidR="00F55C81" w:rsidRPr="00F4270D" w:rsidRDefault="00F55C81" w:rsidP="00D269DB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상품삭제는 임시저장 상태의 상품만 가능하다</w:t>
            </w:r>
          </w:p>
        </w:tc>
      </w:tr>
      <w:tr w:rsidR="008F497E" w:rsidRPr="00F4270D" w14:paraId="70E09ED6" w14:textId="77777777" w:rsidTr="008F497E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0D7678D9" w14:textId="77777777" w:rsidR="008F497E" w:rsidRDefault="008F497E" w:rsidP="008F497E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승인요청</w:t>
            </w:r>
          </w:p>
        </w:tc>
        <w:tc>
          <w:tcPr>
            <w:tcW w:w="7483" w:type="dxa"/>
            <w:vAlign w:val="center"/>
          </w:tcPr>
          <w:p w14:paraId="1506DFAC" w14:textId="77777777" w:rsidR="008F497E" w:rsidRDefault="00D269DB" w:rsidP="008F2BFF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상품정보를 입력 후, 임시저장하지 않고 즉시 승인요청할 수 있다.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</w:p>
          <w:p w14:paraId="43BF7DDC" w14:textId="77777777" w:rsidR="00F55C81" w:rsidRDefault="00D269DB" w:rsidP="00F55C81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승인요청상태에서는 </w:t>
            </w:r>
            <w:r w:rsidR="00F55C81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상품정보 수정/삭제가 불가하며,</w:t>
            </w:r>
            <w:r w:rsidR="00F55C81"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BO </w:t>
            </w:r>
            <w:r w:rsidR="00F55C81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관리자의 승인처리 이후 </w:t>
            </w:r>
            <w:r w:rsidR="00F55C81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lastRenderedPageBreak/>
              <w:t xml:space="preserve">승인완료 혹은 승인반려 상태 이후에 </w:t>
            </w:r>
            <w:r w:rsidR="00F55C81"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PO </w:t>
            </w:r>
            <w:r w:rsidR="00F55C81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관리자의 상품정보 수정이 가능하다.</w:t>
            </w:r>
            <w:r w:rsidR="00F55C81"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</w:p>
          <w:p w14:paraId="244C397D" w14:textId="77777777" w:rsidR="00F55C81" w:rsidRDefault="00F55C81" w:rsidP="00F55C81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BO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관리자는 입점상품 승인관리 메뉴에서 승인요청 상품을 조회하고,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승인완료 혹은 승인반려 처리할 수 있다.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</w:p>
          <w:p w14:paraId="1B463EB6" w14:textId="77777777" w:rsidR="00D269DB" w:rsidRPr="00F4270D" w:rsidRDefault="00F55C81" w:rsidP="00F55C81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승인요청 이후의 상태를 가진 상품은 삭제할 수 없다.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 </w:t>
            </w:r>
          </w:p>
        </w:tc>
      </w:tr>
      <w:tr w:rsidR="008F497E" w:rsidRPr="00F4270D" w14:paraId="6C5E4AAC" w14:textId="77777777" w:rsidTr="008F497E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743A65F5" w14:textId="77777777" w:rsidR="008F497E" w:rsidRDefault="008F497E" w:rsidP="008F497E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lastRenderedPageBreak/>
              <w:t>승인완료</w:t>
            </w:r>
          </w:p>
        </w:tc>
        <w:tc>
          <w:tcPr>
            <w:tcW w:w="7483" w:type="dxa"/>
            <w:vAlign w:val="center"/>
          </w:tcPr>
          <w:p w14:paraId="7F666FB2" w14:textId="77777777" w:rsidR="008F497E" w:rsidRDefault="00F55C81" w:rsidP="008F2BFF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승인요청 상품의 정보를 검토 후 전시/판매가 가능하다고 판단될 시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BO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관리자는 해당상품을 승인완료 처리한다.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</w:p>
          <w:p w14:paraId="17D7FE12" w14:textId="77777777" w:rsidR="00347373" w:rsidRDefault="00F55C81" w:rsidP="008F2BFF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승인완료된 상품은 </w:t>
            </w:r>
            <w:r w:rsidR="00347373"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PO</w:t>
            </w:r>
            <w:r w:rsidR="00347373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관리자가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상품관리 화면에서 </w:t>
            </w:r>
            <w:r w:rsidR="00347373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관리 가능하며,</w:t>
            </w:r>
            <w:r w:rsidR="00347373"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 w:rsidR="00347373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전시/판매할 수 있다.</w:t>
            </w:r>
            <w:r w:rsidR="00347373"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</w:p>
          <w:p w14:paraId="543ABC80" w14:textId="77777777" w:rsidR="00F55C81" w:rsidRPr="00F4270D" w:rsidRDefault="00347373" w:rsidP="008F2BFF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승인대상 항목을 수정할 시에는 다시 승인요청하여야 전시/판매가 가능하다.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</w:p>
        </w:tc>
      </w:tr>
      <w:tr w:rsidR="008F497E" w:rsidRPr="00347373" w14:paraId="02E2EDE4" w14:textId="77777777" w:rsidTr="008F497E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78638FF5" w14:textId="77777777" w:rsidR="008F497E" w:rsidRDefault="008F497E" w:rsidP="008F497E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승인반려</w:t>
            </w:r>
          </w:p>
        </w:tc>
        <w:tc>
          <w:tcPr>
            <w:tcW w:w="7483" w:type="dxa"/>
            <w:vAlign w:val="center"/>
          </w:tcPr>
          <w:p w14:paraId="1E96A45D" w14:textId="77777777" w:rsidR="008F497E" w:rsidRDefault="00347373" w:rsidP="00347373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승인요청 상품의 정보를 검토 후 전시/판매가 불가능하다고 판단될 시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BO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관리자는 반려사유를 입력하고 해당상품을 승인반려 처리한다. </w:t>
            </w:r>
          </w:p>
          <w:p w14:paraId="142C4F17" w14:textId="77777777" w:rsidR="00347373" w:rsidRPr="00347373" w:rsidRDefault="00347373" w:rsidP="00347373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승인반려 상태는 임시저장 상태와 동일하게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PO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관리자가 상품정보의 수정/삭제가 가능하며,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반려사유를 조회하고,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다시 임시저장 혹은 승인요청 상태로 저장할 수 있다.</w:t>
            </w:r>
          </w:p>
        </w:tc>
      </w:tr>
    </w:tbl>
    <w:p w14:paraId="56CCF0B6" w14:textId="77777777" w:rsidR="009B45A5" w:rsidRPr="008F497E" w:rsidRDefault="009B45A5" w:rsidP="004771A8">
      <w:pPr>
        <w:pStyle w:val="a0"/>
        <w:numPr>
          <w:ilvl w:val="0"/>
          <w:numId w:val="0"/>
        </w:numPr>
      </w:pPr>
    </w:p>
    <w:p w14:paraId="0F3B4865" w14:textId="77777777" w:rsidR="003E03B0" w:rsidRDefault="00230A5B" w:rsidP="004771A8">
      <w:pPr>
        <w:pStyle w:val="a0"/>
      </w:pPr>
      <w:r>
        <w:rPr>
          <w:rFonts w:hint="eastAsia"/>
        </w:rPr>
        <w:t xml:space="preserve">입점상품의 </w:t>
      </w:r>
      <w:r w:rsidR="003E03B0">
        <w:rPr>
          <w:rFonts w:hint="eastAsia"/>
        </w:rPr>
        <w:t xml:space="preserve">상품등록 </w:t>
      </w:r>
      <w:r w:rsidR="008F2BFF">
        <w:rPr>
          <w:rFonts w:hint="eastAsia"/>
        </w:rPr>
        <w:t>유형</w:t>
      </w:r>
      <w:r w:rsidR="003E03B0">
        <w:rPr>
          <w:rFonts w:hint="eastAsia"/>
        </w:rPr>
        <w:t>에 따라 개별등록과 일괄등록으로 구분한다.</w:t>
      </w:r>
      <w:r w:rsidR="003E03B0">
        <w:t xml:space="preserve"> </w:t>
      </w:r>
    </w:p>
    <w:p w14:paraId="7054FFBD" w14:textId="77777777" w:rsidR="00461166" w:rsidRPr="00461166" w:rsidRDefault="00461166">
      <w:pPr>
        <w:pStyle w:val="a0"/>
        <w:numPr>
          <w:ilvl w:val="0"/>
          <w:numId w:val="0"/>
        </w:numPr>
        <w:ind w:left="1134"/>
        <w:pPrChange w:id="92" w:author="김 경훈" w:date="2019-04-04T10:22:00Z">
          <w:pPr>
            <w:pStyle w:val="a0"/>
            <w:numPr>
              <w:ilvl w:val="0"/>
              <w:numId w:val="0"/>
            </w:numPr>
            <w:ind w:left="0" w:firstLine="0"/>
          </w:pPr>
        </w:pPrChange>
      </w:pPr>
    </w:p>
    <w:p w14:paraId="07E3E695" w14:textId="6B03F0F6" w:rsidR="00830739" w:rsidRDefault="008F2BFF" w:rsidP="000D1D45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93" w:name="_Toc5266712"/>
      <w:r>
        <w:rPr>
          <w:rFonts w:asciiTheme="minorEastAsia" w:eastAsiaTheme="minorEastAsia" w:hAnsiTheme="minorEastAsia" w:cs="Calibri" w:hint="eastAsia"/>
        </w:rPr>
        <w:t>입점상품 개별등록</w:t>
      </w:r>
      <w:bookmarkEnd w:id="93"/>
    </w:p>
    <w:p w14:paraId="4D118B6A" w14:textId="77777777" w:rsidR="008F2BFF" w:rsidRDefault="008F2BFF" w:rsidP="004771A8">
      <w:pPr>
        <w:pStyle w:val="a0"/>
      </w:pPr>
      <w:r>
        <w:rPr>
          <w:rFonts w:hint="eastAsia"/>
        </w:rPr>
        <w:t>입점상품 개별등록 프로세스</w:t>
      </w:r>
    </w:p>
    <w:p w14:paraId="351E3E92" w14:textId="77777777" w:rsidR="008F2BFF" w:rsidRDefault="008F2BFF">
      <w:pPr>
        <w:pStyle w:val="a0"/>
        <w:numPr>
          <w:ilvl w:val="0"/>
          <w:numId w:val="0"/>
        </w:numPr>
        <w:ind w:left="141"/>
        <w:pPrChange w:id="94" w:author="김 경훈" w:date="2019-04-04T10:22:00Z">
          <w:pPr>
            <w:pStyle w:val="a0"/>
            <w:numPr>
              <w:ilvl w:val="0"/>
              <w:numId w:val="0"/>
            </w:numPr>
            <w:ind w:left="0" w:firstLine="0"/>
          </w:pPr>
        </w:pPrChange>
      </w:pPr>
      <w:r>
        <w:rPr>
          <w:noProof/>
        </w:rPr>
        <w:drawing>
          <wp:inline distT="0" distB="0" distL="0" distR="0" wp14:anchorId="3ACD3B03" wp14:editId="6E5DC358">
            <wp:extent cx="5496077" cy="3520302"/>
            <wp:effectExtent l="0" t="0" r="0" b="444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9505" cy="353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3171" w14:textId="77777777" w:rsidR="00126BD1" w:rsidRDefault="008F2BFF" w:rsidP="004771A8">
      <w:pPr>
        <w:pStyle w:val="a0"/>
      </w:pPr>
      <w:r>
        <w:rPr>
          <w:rFonts w:hint="eastAsia"/>
        </w:rPr>
        <w:t>입점상품은 자사상품과 구분하여 판매자 상품코드를 별도로 필수</w:t>
      </w:r>
      <w:r w:rsidR="00126BD1">
        <w:rPr>
          <w:rFonts w:hint="eastAsia"/>
        </w:rPr>
        <w:t xml:space="preserve"> </w:t>
      </w:r>
      <w:r>
        <w:rPr>
          <w:rFonts w:hint="eastAsia"/>
        </w:rPr>
        <w:t>입력하여야 하고,</w:t>
      </w:r>
      <w:r>
        <w:t xml:space="preserve"> </w:t>
      </w:r>
      <w:r w:rsidR="00126BD1">
        <w:rPr>
          <w:rFonts w:hint="eastAsia"/>
        </w:rPr>
        <w:t xml:space="preserve">색상별로 상품을 구분하여 </w:t>
      </w:r>
      <w:ins w:id="95" w:author="김 경훈" w:date="2019-04-04T10:10:00Z">
        <w:r w:rsidR="009D42D6">
          <w:rPr>
            <w:rFonts w:hint="eastAsia"/>
          </w:rPr>
          <w:t xml:space="preserve">다른 </w:t>
        </w:r>
      </w:ins>
      <w:ins w:id="96" w:author="김 경훈" w:date="2019-04-04T10:09:00Z">
        <w:r w:rsidR="009D42D6">
          <w:rPr>
            <w:rFonts w:hint="eastAsia"/>
          </w:rPr>
          <w:t>온라인상품코드</w:t>
        </w:r>
      </w:ins>
      <w:ins w:id="97" w:author="김 경훈" w:date="2019-04-04T10:10:00Z">
        <w:r w:rsidR="009D42D6">
          <w:rPr>
            <w:rFonts w:hint="eastAsia"/>
          </w:rPr>
          <w:t>로</w:t>
        </w:r>
      </w:ins>
      <w:ins w:id="98" w:author="김 경훈" w:date="2019-04-04T10:09:00Z">
        <w:r w:rsidR="009D42D6">
          <w:rPr>
            <w:rFonts w:hint="eastAsia"/>
          </w:rPr>
          <w:t xml:space="preserve"> </w:t>
        </w:r>
      </w:ins>
      <w:r w:rsidR="00126BD1">
        <w:rPr>
          <w:rFonts w:hint="eastAsia"/>
        </w:rPr>
        <w:t>등록하거나,</w:t>
      </w:r>
      <w:r w:rsidR="00126BD1">
        <w:t xml:space="preserve"> </w:t>
      </w:r>
      <w:r w:rsidR="00126BD1">
        <w:rPr>
          <w:rFonts w:hint="eastAsia"/>
        </w:rPr>
        <w:t>옵션정보로 구분할 수 있다.</w:t>
      </w:r>
      <w:r w:rsidR="00126BD1">
        <w:t xml:space="preserve"> </w:t>
      </w:r>
    </w:p>
    <w:p w14:paraId="669CA40D" w14:textId="77777777" w:rsidR="00126BD1" w:rsidRDefault="00126BD1" w:rsidP="004771A8">
      <w:pPr>
        <w:pStyle w:val="a0"/>
      </w:pPr>
      <w:r>
        <w:rPr>
          <w:rFonts w:hint="eastAsia"/>
        </w:rPr>
        <w:t>입점상품은 온라인에서만 판매가능하며,</w:t>
      </w:r>
      <w:r>
        <w:t xml:space="preserve"> </w:t>
      </w:r>
      <w:r>
        <w:rPr>
          <w:rFonts w:hint="eastAsia"/>
        </w:rPr>
        <w:t>매장상품으로 분류되지 않는다.</w:t>
      </w:r>
      <w:r>
        <w:t xml:space="preserve"> </w:t>
      </w:r>
    </w:p>
    <w:p w14:paraId="224E650F" w14:textId="77777777" w:rsidR="00B6036B" w:rsidRDefault="00B6036B" w:rsidP="004771A8">
      <w:pPr>
        <w:pStyle w:val="a0"/>
      </w:pPr>
      <w:r>
        <w:rPr>
          <w:rFonts w:hint="eastAsia"/>
        </w:rPr>
        <w:lastRenderedPageBreak/>
        <w:t>입점</w:t>
      </w:r>
      <w:r w:rsidR="00126BD1">
        <w:rPr>
          <w:rFonts w:hint="eastAsia"/>
        </w:rPr>
        <w:t>상품</w:t>
      </w:r>
      <w:r>
        <w:rPr>
          <w:rFonts w:hint="eastAsia"/>
        </w:rPr>
        <w:t xml:space="preserve">은 상품이미지 정보에 </w:t>
      </w:r>
      <w:r>
        <w:t xml:space="preserve">3D </w:t>
      </w:r>
      <w:r>
        <w:rPr>
          <w:rFonts w:hint="eastAsia"/>
        </w:rPr>
        <w:t>이미지,</w:t>
      </w:r>
      <w:r>
        <w:t xml:space="preserve"> </w:t>
      </w:r>
      <w:r>
        <w:rPr>
          <w:rFonts w:hint="eastAsia"/>
        </w:rPr>
        <w:t>동영상 등의 효과이미지 적용 기능을 제공하지 않는다.</w:t>
      </w:r>
      <w:r>
        <w:t xml:space="preserve"> </w:t>
      </w:r>
    </w:p>
    <w:p w14:paraId="3487BE3A" w14:textId="7D51CB54" w:rsidR="000D1D45" w:rsidRDefault="00B6036B" w:rsidP="004771A8">
      <w:pPr>
        <w:pStyle w:val="a0"/>
      </w:pPr>
      <w:r>
        <w:rPr>
          <w:rFonts w:hint="eastAsia"/>
        </w:rPr>
        <w:t>입점상품은 자사상품의 취급정보인 제휴사 전송여부,</w:t>
      </w:r>
      <w:r>
        <w:t xml:space="preserve"> </w:t>
      </w:r>
      <w:r>
        <w:rPr>
          <w:rFonts w:hint="eastAsia"/>
        </w:rPr>
        <w:t>감가제외,</w:t>
      </w:r>
      <w:r>
        <w:t xml:space="preserve"> </w:t>
      </w:r>
      <w:r>
        <w:rPr>
          <w:rFonts w:hint="eastAsia"/>
        </w:rPr>
        <w:t>매장픽업,</w:t>
      </w:r>
      <w:r>
        <w:t xml:space="preserve"> </w:t>
      </w:r>
      <w:r>
        <w:rPr>
          <w:rFonts w:hint="eastAsia"/>
        </w:rPr>
        <w:t>재입고알림설정,</w:t>
      </w:r>
      <w:r>
        <w:t xml:space="preserve"> </w:t>
      </w:r>
      <w:r>
        <w:rPr>
          <w:rFonts w:hint="eastAsia"/>
        </w:rPr>
        <w:t>재고통합여부 등을 입력받지 않는다.</w:t>
      </w:r>
      <w:r>
        <w:t xml:space="preserve"> </w:t>
      </w:r>
      <w:r w:rsidR="00126BD1">
        <w:t xml:space="preserve"> </w:t>
      </w:r>
      <w:r w:rsidR="00E02C03">
        <w:t xml:space="preserve"> </w:t>
      </w:r>
      <w:r w:rsidR="00830739">
        <w:t xml:space="preserve"> </w:t>
      </w:r>
    </w:p>
    <w:p w14:paraId="56997F60" w14:textId="77777777" w:rsidR="00461166" w:rsidRPr="00461166" w:rsidRDefault="00461166">
      <w:pPr>
        <w:pStyle w:val="a0"/>
        <w:numPr>
          <w:ilvl w:val="0"/>
          <w:numId w:val="0"/>
        </w:numPr>
        <w:ind w:left="1134"/>
        <w:pPrChange w:id="99" w:author="김 경훈" w:date="2019-04-04T10:22:00Z">
          <w:pPr>
            <w:pStyle w:val="a0"/>
            <w:numPr>
              <w:ilvl w:val="0"/>
              <w:numId w:val="0"/>
            </w:numPr>
            <w:ind w:left="0" w:firstLine="0"/>
          </w:pPr>
        </w:pPrChange>
      </w:pPr>
    </w:p>
    <w:p w14:paraId="59B86A94" w14:textId="701AFE55" w:rsidR="00315537" w:rsidRDefault="008F2BFF" w:rsidP="000D1D45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00" w:name="_Toc5266713"/>
      <w:r>
        <w:rPr>
          <w:rFonts w:asciiTheme="minorEastAsia" w:eastAsiaTheme="minorEastAsia" w:hAnsiTheme="minorEastAsia" w:cs="Calibri" w:hint="eastAsia"/>
        </w:rPr>
        <w:t>입점상품 일괄등록</w:t>
      </w:r>
      <w:bookmarkEnd w:id="100"/>
      <w:r>
        <w:rPr>
          <w:rFonts w:asciiTheme="minorEastAsia" w:eastAsiaTheme="minorEastAsia" w:hAnsiTheme="minorEastAsia" w:cs="Calibri" w:hint="eastAsia"/>
        </w:rPr>
        <w:t xml:space="preserve"> </w:t>
      </w:r>
    </w:p>
    <w:p w14:paraId="12DD8E67" w14:textId="77777777" w:rsidR="00315537" w:rsidRDefault="00315537" w:rsidP="004771A8">
      <w:pPr>
        <w:pStyle w:val="a0"/>
      </w:pPr>
      <w:r>
        <w:rPr>
          <w:rFonts w:hint="eastAsia"/>
        </w:rPr>
        <w:t>입점상품 일괄등록 프로세스</w:t>
      </w:r>
    </w:p>
    <w:p w14:paraId="58ACC8B4" w14:textId="77777777" w:rsidR="00315537" w:rsidRDefault="00315537">
      <w:pPr>
        <w:pStyle w:val="a0"/>
        <w:numPr>
          <w:ilvl w:val="0"/>
          <w:numId w:val="0"/>
        </w:numPr>
        <w:ind w:left="142"/>
        <w:pPrChange w:id="101" w:author="김 경훈" w:date="2019-04-04T10:22:00Z">
          <w:pPr>
            <w:pStyle w:val="a0"/>
            <w:numPr>
              <w:ilvl w:val="0"/>
              <w:numId w:val="0"/>
            </w:numPr>
            <w:ind w:left="0" w:firstLine="0"/>
          </w:pPr>
        </w:pPrChange>
      </w:pPr>
      <w:r>
        <w:rPr>
          <w:noProof/>
        </w:rPr>
        <w:drawing>
          <wp:inline distT="0" distB="0" distL="0" distR="0" wp14:anchorId="1E1BFE55" wp14:editId="32F8C3FE">
            <wp:extent cx="5495482" cy="3406140"/>
            <wp:effectExtent l="0" t="0" r="0" b="381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5174" cy="341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7F93" w14:textId="77777777" w:rsidR="00315537" w:rsidRDefault="00315537" w:rsidP="004771A8">
      <w:pPr>
        <w:pStyle w:val="a0"/>
      </w:pPr>
      <w:r>
        <w:rPr>
          <w:rFonts w:hint="eastAsia"/>
        </w:rPr>
        <w:t>입점상품의 일괄등록은 대량상품등록 메뉴에 접근하여 지정된 대량상품등록 템플릿</w:t>
      </w:r>
      <w:r>
        <w:t>(</w:t>
      </w:r>
      <w:r>
        <w:rPr>
          <w:rFonts w:hint="eastAsia"/>
        </w:rPr>
        <w:t>엑셀 폼)을 다운로드하여 해당 양식의 항목별 입력 유의사항을 확인한 후 상품정보를 작성/편집하고,</w:t>
      </w:r>
      <w:r>
        <w:t xml:space="preserve"> </w:t>
      </w:r>
      <w:r>
        <w:rPr>
          <w:rFonts w:hint="eastAsia"/>
        </w:rPr>
        <w:t>작성된 파일을 관리 시스템에 업로드하여 처리한다.</w:t>
      </w:r>
      <w:r>
        <w:t xml:space="preserve"> </w:t>
      </w:r>
    </w:p>
    <w:p w14:paraId="49D7109B" w14:textId="2D2D3770" w:rsidR="00315537" w:rsidRDefault="00315537" w:rsidP="004771A8">
      <w:pPr>
        <w:pStyle w:val="a0"/>
      </w:pPr>
      <w:r>
        <w:rPr>
          <w:rFonts w:hint="eastAsia"/>
        </w:rPr>
        <w:t xml:space="preserve">일괄등록은 </w:t>
      </w:r>
      <w:r>
        <w:t>200</w:t>
      </w:r>
      <w:r>
        <w:rPr>
          <w:rFonts w:hint="eastAsia"/>
        </w:rPr>
        <w:t>건 단위로 진행하며,</w:t>
      </w:r>
      <w:r>
        <w:t xml:space="preserve"> </w:t>
      </w:r>
      <w:r>
        <w:rPr>
          <w:rFonts w:hint="eastAsia"/>
        </w:rPr>
        <w:t>업로드 실행 시 정합성을 검증하여 업로드한 데이터가 시스템에서 등록할 수 없는 잘못된 값이 입력된 경우에는 시스템에 등록되지 않고,</w:t>
      </w:r>
      <w:r>
        <w:t xml:space="preserve"> </w:t>
      </w:r>
      <w:r>
        <w:rPr>
          <w:rFonts w:hint="eastAsia"/>
        </w:rPr>
        <w:t>경고메시지를 출력하여 작성파일을 수정 후 다시 업로드하여야 한다</w:t>
      </w:r>
      <w:r w:rsidR="00FC49A9">
        <w:rPr>
          <w:rFonts w:hint="eastAsia"/>
        </w:rPr>
        <w:t>.</w:t>
      </w:r>
    </w:p>
    <w:p w14:paraId="5AA4DADB" w14:textId="77777777" w:rsidR="00315537" w:rsidRDefault="00315537" w:rsidP="004771A8">
      <w:pPr>
        <w:pStyle w:val="a0"/>
      </w:pPr>
      <w:r>
        <w:rPr>
          <w:rFonts w:hint="eastAsia"/>
        </w:rPr>
        <w:t>일괄등록한 상품의 등록/승인상태는 임시저장 상태로 등록된다.</w:t>
      </w:r>
      <w:r>
        <w:t xml:space="preserve"> </w:t>
      </w:r>
    </w:p>
    <w:p w14:paraId="016CE784" w14:textId="77777777" w:rsidR="00315537" w:rsidRDefault="00315537" w:rsidP="004771A8">
      <w:pPr>
        <w:pStyle w:val="a0"/>
      </w:pPr>
      <w:r>
        <w:rPr>
          <w:rFonts w:hint="eastAsia"/>
        </w:rPr>
        <w:t>재고/옵션 정보,</w:t>
      </w:r>
      <w:r>
        <w:t xml:space="preserve"> </w:t>
      </w:r>
      <w:r>
        <w:rPr>
          <w:rFonts w:hint="eastAsia"/>
        </w:rPr>
        <w:t>상품이미지,</w:t>
      </w:r>
      <w:r>
        <w:t xml:space="preserve"> </w:t>
      </w:r>
      <w:r>
        <w:rPr>
          <w:rFonts w:hint="eastAsia"/>
        </w:rPr>
        <w:t>상세정보,</w:t>
      </w:r>
      <w:r>
        <w:t xml:space="preserve"> </w:t>
      </w:r>
      <w:r>
        <w:rPr>
          <w:rFonts w:hint="eastAsia"/>
        </w:rPr>
        <w:t>상품고시정보 등의 정보는 일괄등록 시 등록할 수 없으며,</w:t>
      </w:r>
      <w:r>
        <w:t xml:space="preserve"> </w:t>
      </w:r>
      <w:r>
        <w:rPr>
          <w:rFonts w:hint="eastAsia"/>
        </w:rPr>
        <w:t>색상연계상품정보 설정,</w:t>
      </w:r>
      <w:r>
        <w:t xml:space="preserve"> </w:t>
      </w:r>
      <w:r>
        <w:rPr>
          <w:rFonts w:hint="eastAsia"/>
        </w:rPr>
        <w:t>관련용품 추천 설정은 설정안함으로 처리되고,</w:t>
      </w:r>
      <w:r>
        <w:t xml:space="preserve"> </w:t>
      </w:r>
      <w:r>
        <w:rPr>
          <w:rFonts w:hint="eastAsia"/>
        </w:rPr>
        <w:t>일괄등록 후 임시저장된 상품을 조회하여 개별 수정 후 승</w:t>
      </w:r>
      <w:r>
        <w:rPr>
          <w:rFonts w:hint="eastAsia"/>
        </w:rPr>
        <w:lastRenderedPageBreak/>
        <w:t>인요청하여야 한다.</w:t>
      </w:r>
      <w:r>
        <w:t xml:space="preserve"> </w:t>
      </w:r>
    </w:p>
    <w:p w14:paraId="49FA7244" w14:textId="77777777" w:rsidR="00315537" w:rsidRDefault="00315537" w:rsidP="004771A8">
      <w:pPr>
        <w:pStyle w:val="a0"/>
      </w:pPr>
      <w:r>
        <w:rPr>
          <w:rFonts w:hint="eastAsia"/>
        </w:rPr>
        <w:t xml:space="preserve">일괄등록 템플릿 항목 정의 </w:t>
      </w:r>
    </w:p>
    <w:tbl>
      <w:tblPr>
        <w:tblW w:w="9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73"/>
        <w:gridCol w:w="932"/>
        <w:gridCol w:w="7025"/>
      </w:tblGrid>
      <w:tr w:rsidR="006C47A2" w:rsidRPr="00F4270D" w14:paraId="19126614" w14:textId="77777777" w:rsidTr="006C47A2">
        <w:trPr>
          <w:trHeight w:val="373"/>
        </w:trPr>
        <w:tc>
          <w:tcPr>
            <w:tcW w:w="1473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27FE8734" w14:textId="77777777" w:rsidR="006C47A2" w:rsidRDefault="006C47A2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932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6A95956D" w14:textId="77777777" w:rsidR="006C47A2" w:rsidRPr="00F4270D" w:rsidRDefault="006C47A2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필수여부</w:t>
            </w:r>
          </w:p>
        </w:tc>
        <w:tc>
          <w:tcPr>
            <w:tcW w:w="7025" w:type="dxa"/>
            <w:shd w:val="clear" w:color="auto" w:fill="BFBFBF"/>
            <w:vAlign w:val="center"/>
          </w:tcPr>
          <w:p w14:paraId="07927801" w14:textId="77777777" w:rsidR="006C47A2" w:rsidRPr="00F4270D" w:rsidRDefault="006C47A2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예시</w:t>
            </w:r>
          </w:p>
        </w:tc>
      </w:tr>
      <w:tr w:rsidR="006C47A2" w:rsidRPr="00F4270D" w14:paraId="41ECAB4B" w14:textId="77777777" w:rsidTr="006C47A2">
        <w:trPr>
          <w:trHeight w:val="373"/>
        </w:trPr>
        <w:tc>
          <w:tcPr>
            <w:tcW w:w="1473" w:type="dxa"/>
            <w:shd w:val="clear" w:color="auto" w:fill="F2F2F2"/>
            <w:vAlign w:val="center"/>
          </w:tcPr>
          <w:p w14:paraId="71E2CB14" w14:textId="77777777" w:rsidR="006C47A2" w:rsidRDefault="006C47A2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상품코드 (판매자)</w:t>
            </w:r>
          </w:p>
        </w:tc>
        <w:tc>
          <w:tcPr>
            <w:tcW w:w="932" w:type="dxa"/>
            <w:shd w:val="clear" w:color="auto" w:fill="F2F2F2"/>
            <w:vAlign w:val="center"/>
          </w:tcPr>
          <w:p w14:paraId="2495B8DA" w14:textId="77777777" w:rsidR="006C47A2" w:rsidRDefault="006C47A2" w:rsidP="009D42D6">
            <w:pPr>
              <w:jc w:val="center"/>
            </w:pPr>
            <w:r w:rsidRPr="000D6EC2"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  <w:t>Y</w:t>
            </w:r>
          </w:p>
        </w:tc>
        <w:tc>
          <w:tcPr>
            <w:tcW w:w="7025" w:type="dxa"/>
            <w:vAlign w:val="center"/>
          </w:tcPr>
          <w:p w14:paraId="1EE13CF8" w14:textId="45324F98" w:rsidR="006C47A2" w:rsidRPr="00D82F68" w:rsidRDefault="006C47A2" w:rsidP="009D42D6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 w:rsidRPr="00D82F68">
              <w:rPr>
                <w:rFonts w:asciiTheme="minorEastAsia" w:eastAsiaTheme="minorEastAsia" w:hAnsiTheme="minorEastAsia" w:hint="eastAsia"/>
                <w:sz w:val="17"/>
                <w:szCs w:val="17"/>
                <w:bdr w:val="none" w:sz="0" w:space="0" w:color="auto" w:frame="1"/>
                <w:shd w:val="clear" w:color="auto" w:fill="FFFFFF"/>
              </w:rPr>
              <w:t>00</w:t>
            </w:r>
            <w:r>
              <w:rPr>
                <w:rFonts w:asciiTheme="minorEastAsia" w:eastAsiaTheme="minorEastAsia" w:hAnsiTheme="minorEastAsia"/>
                <w:sz w:val="17"/>
                <w:szCs w:val="17"/>
                <w:bdr w:val="none" w:sz="0" w:space="0" w:color="auto" w:frame="1"/>
                <w:shd w:val="clear" w:color="auto" w:fill="FFFFFF"/>
              </w:rPr>
              <w:t>77777 (</w:t>
            </w:r>
            <w:r>
              <w:rPr>
                <w:rFonts w:asciiTheme="minorEastAsia" w:eastAsiaTheme="minorEastAsia" w:hAnsiTheme="minorEastAsia" w:hint="eastAsia"/>
                <w:sz w:val="17"/>
                <w:szCs w:val="17"/>
                <w:bdr w:val="none" w:sz="0" w:space="0" w:color="auto" w:frame="1"/>
                <w:shd w:val="clear" w:color="auto" w:fill="FFFFFF"/>
              </w:rPr>
              <w:t>임의의 숫자,문자 조합으로 동일업체, 동일채널에 중복되지 않아야 함</w:t>
            </w:r>
            <w:r w:rsidR="00FC49A9">
              <w:rPr>
                <w:rFonts w:asciiTheme="minorEastAsia" w:eastAsiaTheme="minorEastAsia" w:hAnsiTheme="minorEastAsia" w:hint="eastAsia"/>
                <w:sz w:val="17"/>
                <w:szCs w:val="17"/>
                <w:bdr w:val="none" w:sz="0" w:space="0" w:color="auto" w:frame="1"/>
                <w:shd w:val="clear" w:color="auto" w:fill="FFFFFF"/>
              </w:rPr>
              <w:t>.</w:t>
            </w:r>
            <w:r>
              <w:rPr>
                <w:rFonts w:asciiTheme="minorEastAsia" w:eastAsiaTheme="minorEastAsia" w:hAnsiTheme="minorEastAsia" w:hint="eastAsia"/>
                <w:sz w:val="17"/>
                <w:szCs w:val="17"/>
                <w:bdr w:val="none" w:sz="0" w:space="0" w:color="auto" w:frame="1"/>
                <w:shd w:val="clear" w:color="auto" w:fill="FFFFFF"/>
              </w:rPr>
              <w:t>)</w:t>
            </w:r>
          </w:p>
        </w:tc>
      </w:tr>
      <w:tr w:rsidR="006C47A2" w:rsidRPr="00BC48E1" w14:paraId="6E77D661" w14:textId="77777777" w:rsidTr="006C47A2">
        <w:trPr>
          <w:trHeight w:val="373"/>
        </w:trPr>
        <w:tc>
          <w:tcPr>
            <w:tcW w:w="1473" w:type="dxa"/>
            <w:shd w:val="clear" w:color="auto" w:fill="F2F2F2"/>
            <w:vAlign w:val="center"/>
          </w:tcPr>
          <w:p w14:paraId="2F7434BD" w14:textId="77777777" w:rsidR="006C47A2" w:rsidRDefault="006C47A2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상품명 (국문)</w:t>
            </w:r>
          </w:p>
        </w:tc>
        <w:tc>
          <w:tcPr>
            <w:tcW w:w="932" w:type="dxa"/>
            <w:shd w:val="clear" w:color="auto" w:fill="F2F2F2"/>
            <w:vAlign w:val="center"/>
          </w:tcPr>
          <w:p w14:paraId="1817FDFF" w14:textId="77777777" w:rsidR="006C47A2" w:rsidRDefault="006C47A2" w:rsidP="009D42D6">
            <w:pPr>
              <w:jc w:val="center"/>
            </w:pPr>
            <w:r w:rsidRPr="000D6EC2"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  <w:t>Y</w:t>
            </w:r>
          </w:p>
        </w:tc>
        <w:tc>
          <w:tcPr>
            <w:tcW w:w="7025" w:type="dxa"/>
            <w:vAlign w:val="center"/>
          </w:tcPr>
          <w:p w14:paraId="6B77D01D" w14:textId="77777777" w:rsidR="006C47A2" w:rsidRPr="00F4270D" w:rsidRDefault="006C47A2" w:rsidP="009D42D6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슈퍼스타 (한글 텍스트)</w:t>
            </w:r>
          </w:p>
        </w:tc>
      </w:tr>
      <w:tr w:rsidR="006C47A2" w:rsidRPr="00F4270D" w14:paraId="59EE48E4" w14:textId="77777777" w:rsidTr="006C47A2">
        <w:trPr>
          <w:trHeight w:val="373"/>
        </w:trPr>
        <w:tc>
          <w:tcPr>
            <w:tcW w:w="1473" w:type="dxa"/>
            <w:shd w:val="clear" w:color="auto" w:fill="F2F2F2"/>
            <w:vAlign w:val="center"/>
          </w:tcPr>
          <w:p w14:paraId="06682C2C" w14:textId="77777777" w:rsidR="006C47A2" w:rsidRDefault="006C47A2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상품명 (영문)</w:t>
            </w:r>
          </w:p>
        </w:tc>
        <w:tc>
          <w:tcPr>
            <w:tcW w:w="932" w:type="dxa"/>
            <w:shd w:val="clear" w:color="auto" w:fill="F2F2F2"/>
            <w:vAlign w:val="center"/>
          </w:tcPr>
          <w:p w14:paraId="65733ADF" w14:textId="77777777" w:rsidR="006C47A2" w:rsidRDefault="006C47A2" w:rsidP="009D42D6">
            <w:pPr>
              <w:jc w:val="center"/>
            </w:pPr>
            <w:r w:rsidRPr="000D6EC2"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  <w:t>Y</w:t>
            </w:r>
          </w:p>
        </w:tc>
        <w:tc>
          <w:tcPr>
            <w:tcW w:w="7025" w:type="dxa"/>
            <w:vAlign w:val="center"/>
          </w:tcPr>
          <w:p w14:paraId="10A66145" w14:textId="77777777" w:rsidR="006C47A2" w:rsidRPr="00F4270D" w:rsidRDefault="006C47A2" w:rsidP="009D42D6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SUPERSTAR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영문 텍스트)</w:t>
            </w:r>
          </w:p>
        </w:tc>
      </w:tr>
      <w:tr w:rsidR="006C47A2" w:rsidRPr="00D269DB" w14:paraId="20D4C8D3" w14:textId="77777777" w:rsidTr="006C47A2">
        <w:trPr>
          <w:trHeight w:val="373"/>
        </w:trPr>
        <w:tc>
          <w:tcPr>
            <w:tcW w:w="1473" w:type="dxa"/>
            <w:shd w:val="clear" w:color="auto" w:fill="F2F2F2"/>
            <w:vAlign w:val="center"/>
          </w:tcPr>
          <w:p w14:paraId="256F2ED8" w14:textId="77777777" w:rsidR="006C47A2" w:rsidRDefault="006C47A2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브랜드</w:t>
            </w:r>
          </w:p>
        </w:tc>
        <w:tc>
          <w:tcPr>
            <w:tcW w:w="932" w:type="dxa"/>
            <w:shd w:val="clear" w:color="auto" w:fill="F2F2F2"/>
            <w:vAlign w:val="center"/>
          </w:tcPr>
          <w:p w14:paraId="3564CA0B" w14:textId="77777777" w:rsidR="006C47A2" w:rsidRPr="000D6EC2" w:rsidRDefault="006C47A2" w:rsidP="009D42D6">
            <w:p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Y</w:t>
            </w:r>
          </w:p>
        </w:tc>
        <w:tc>
          <w:tcPr>
            <w:tcW w:w="7025" w:type="dxa"/>
            <w:vAlign w:val="center"/>
          </w:tcPr>
          <w:p w14:paraId="76A7DCF6" w14:textId="77777777" w:rsidR="006C47A2" w:rsidRDefault="006C47A2" w:rsidP="009D42D6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000245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(온라인 브랜드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ID: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코드로 관리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)</w:t>
            </w:r>
          </w:p>
        </w:tc>
      </w:tr>
      <w:tr w:rsidR="006C47A2" w:rsidRPr="00D269DB" w14:paraId="776A8367" w14:textId="77777777" w:rsidTr="006C47A2">
        <w:trPr>
          <w:trHeight w:val="373"/>
        </w:trPr>
        <w:tc>
          <w:tcPr>
            <w:tcW w:w="1473" w:type="dxa"/>
            <w:shd w:val="clear" w:color="auto" w:fill="F2F2F2"/>
            <w:vAlign w:val="center"/>
          </w:tcPr>
          <w:p w14:paraId="1E28F915" w14:textId="77777777" w:rsidR="006C47A2" w:rsidRDefault="006C47A2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판매상태</w:t>
            </w:r>
          </w:p>
        </w:tc>
        <w:tc>
          <w:tcPr>
            <w:tcW w:w="932" w:type="dxa"/>
            <w:shd w:val="clear" w:color="auto" w:fill="F2F2F2"/>
            <w:vAlign w:val="center"/>
          </w:tcPr>
          <w:p w14:paraId="24E85779" w14:textId="77777777" w:rsidR="006C47A2" w:rsidRDefault="006C47A2" w:rsidP="009D42D6">
            <w:pPr>
              <w:jc w:val="center"/>
            </w:pPr>
            <w:r w:rsidRPr="000D6EC2"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  <w:t>Y</w:t>
            </w:r>
          </w:p>
        </w:tc>
        <w:tc>
          <w:tcPr>
            <w:tcW w:w="7025" w:type="dxa"/>
            <w:vAlign w:val="center"/>
          </w:tcPr>
          <w:p w14:paraId="00708352" w14:textId="77777777" w:rsidR="006C47A2" w:rsidRPr="00F4270D" w:rsidRDefault="006C47A2" w:rsidP="009D42D6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판매중,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판매대기,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일시품절,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판매중지 (코드로 관리)</w:t>
            </w:r>
          </w:p>
        </w:tc>
      </w:tr>
      <w:tr w:rsidR="006C47A2" w:rsidRPr="00F4270D" w14:paraId="7BC3893D" w14:textId="77777777" w:rsidTr="006C47A2">
        <w:trPr>
          <w:trHeight w:val="373"/>
        </w:trPr>
        <w:tc>
          <w:tcPr>
            <w:tcW w:w="1473" w:type="dxa"/>
            <w:shd w:val="clear" w:color="auto" w:fill="F2F2F2"/>
            <w:vAlign w:val="center"/>
          </w:tcPr>
          <w:p w14:paraId="4C400379" w14:textId="77777777" w:rsidR="006C47A2" w:rsidRDefault="006C47A2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판매기간 (시작일)</w:t>
            </w:r>
          </w:p>
        </w:tc>
        <w:tc>
          <w:tcPr>
            <w:tcW w:w="932" w:type="dxa"/>
            <w:shd w:val="clear" w:color="auto" w:fill="F2F2F2"/>
            <w:vAlign w:val="center"/>
          </w:tcPr>
          <w:p w14:paraId="4ED2247B" w14:textId="77777777" w:rsidR="006C47A2" w:rsidRDefault="006C47A2" w:rsidP="009D42D6">
            <w:pPr>
              <w:jc w:val="center"/>
            </w:pPr>
            <w:r w:rsidRPr="00BA1312"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  <w:t>Y</w:t>
            </w:r>
          </w:p>
        </w:tc>
        <w:tc>
          <w:tcPr>
            <w:tcW w:w="7025" w:type="dxa"/>
            <w:vAlign w:val="center"/>
          </w:tcPr>
          <w:p w14:paraId="6ECE4F42" w14:textId="77777777" w:rsidR="006C47A2" w:rsidRPr="00F4270D" w:rsidRDefault="006C47A2" w:rsidP="009D42D6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2019-01-01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01:00:00 </w:t>
            </w:r>
          </w:p>
        </w:tc>
      </w:tr>
      <w:tr w:rsidR="006C47A2" w:rsidRPr="00F4270D" w14:paraId="4A4C7CB6" w14:textId="77777777" w:rsidTr="006C47A2">
        <w:trPr>
          <w:trHeight w:val="373"/>
        </w:trPr>
        <w:tc>
          <w:tcPr>
            <w:tcW w:w="1473" w:type="dxa"/>
            <w:shd w:val="clear" w:color="auto" w:fill="F2F2F2"/>
            <w:vAlign w:val="center"/>
          </w:tcPr>
          <w:p w14:paraId="1774E984" w14:textId="77777777" w:rsidR="006C47A2" w:rsidRDefault="006C47A2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판매기간 (종료일)</w:t>
            </w:r>
          </w:p>
        </w:tc>
        <w:tc>
          <w:tcPr>
            <w:tcW w:w="932" w:type="dxa"/>
            <w:shd w:val="clear" w:color="auto" w:fill="F2F2F2"/>
            <w:vAlign w:val="center"/>
          </w:tcPr>
          <w:p w14:paraId="7B2F2645" w14:textId="77777777" w:rsidR="006C47A2" w:rsidRDefault="006C47A2" w:rsidP="009D42D6">
            <w:pPr>
              <w:jc w:val="center"/>
            </w:pPr>
            <w:r w:rsidRPr="00BA1312"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  <w:t>Y</w:t>
            </w:r>
          </w:p>
        </w:tc>
        <w:tc>
          <w:tcPr>
            <w:tcW w:w="7025" w:type="dxa"/>
            <w:vAlign w:val="center"/>
          </w:tcPr>
          <w:p w14:paraId="5ADC238B" w14:textId="77777777" w:rsidR="006C47A2" w:rsidRPr="00F4270D" w:rsidRDefault="006C47A2" w:rsidP="009D42D6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2019-01-01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01:00:00 (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무제한인 경우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9999-12-31 23:59:59)</w:t>
            </w:r>
          </w:p>
        </w:tc>
      </w:tr>
      <w:tr w:rsidR="006C47A2" w:rsidRPr="00347373" w14:paraId="7F41FEE7" w14:textId="77777777" w:rsidTr="006C47A2">
        <w:trPr>
          <w:trHeight w:val="373"/>
        </w:trPr>
        <w:tc>
          <w:tcPr>
            <w:tcW w:w="1473" w:type="dxa"/>
            <w:shd w:val="clear" w:color="auto" w:fill="F2F2F2"/>
            <w:vAlign w:val="center"/>
          </w:tcPr>
          <w:p w14:paraId="73593D90" w14:textId="77777777" w:rsidR="006C47A2" w:rsidRDefault="006C47A2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표준카테고리</w:t>
            </w:r>
          </w:p>
        </w:tc>
        <w:tc>
          <w:tcPr>
            <w:tcW w:w="932" w:type="dxa"/>
            <w:shd w:val="clear" w:color="auto" w:fill="F2F2F2"/>
            <w:vAlign w:val="center"/>
          </w:tcPr>
          <w:p w14:paraId="419BA949" w14:textId="77777777" w:rsidR="006C47A2" w:rsidRDefault="006C47A2" w:rsidP="009D42D6">
            <w:pPr>
              <w:jc w:val="center"/>
            </w:pPr>
            <w:r w:rsidRPr="00BA1312"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  <w:t>Y</w:t>
            </w:r>
          </w:p>
        </w:tc>
        <w:tc>
          <w:tcPr>
            <w:tcW w:w="7025" w:type="dxa"/>
            <w:vAlign w:val="center"/>
          </w:tcPr>
          <w:p w14:paraId="0BBA259F" w14:textId="77777777" w:rsidR="006C47A2" w:rsidRPr="00347373" w:rsidRDefault="006C47A2" w:rsidP="009D42D6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소 카테고리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(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카테고리 코드로 관리)</w:t>
            </w:r>
          </w:p>
        </w:tc>
      </w:tr>
      <w:tr w:rsidR="006C47A2" w:rsidRPr="00347373" w14:paraId="2A61CD3B" w14:textId="77777777" w:rsidTr="006C47A2">
        <w:trPr>
          <w:trHeight w:val="373"/>
        </w:trPr>
        <w:tc>
          <w:tcPr>
            <w:tcW w:w="1473" w:type="dxa"/>
            <w:shd w:val="clear" w:color="auto" w:fill="F2F2F2"/>
            <w:vAlign w:val="center"/>
          </w:tcPr>
          <w:p w14:paraId="21DCE253" w14:textId="77777777" w:rsidR="006C47A2" w:rsidRDefault="006C47A2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예약상품여부</w:t>
            </w:r>
          </w:p>
        </w:tc>
        <w:tc>
          <w:tcPr>
            <w:tcW w:w="932" w:type="dxa"/>
            <w:shd w:val="clear" w:color="auto" w:fill="F2F2F2"/>
            <w:vAlign w:val="center"/>
          </w:tcPr>
          <w:p w14:paraId="31E34E1D" w14:textId="77777777" w:rsidR="006C47A2" w:rsidRPr="00BA1312" w:rsidRDefault="006C47A2" w:rsidP="009D42D6">
            <w:p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Y</w:t>
            </w:r>
          </w:p>
        </w:tc>
        <w:tc>
          <w:tcPr>
            <w:tcW w:w="7025" w:type="dxa"/>
            <w:vAlign w:val="center"/>
          </w:tcPr>
          <w:p w14:paraId="78387EB5" w14:textId="77777777" w:rsidR="006C47A2" w:rsidRDefault="006C47A2" w:rsidP="009D42D6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Y/N</w:t>
            </w:r>
          </w:p>
        </w:tc>
      </w:tr>
      <w:tr w:rsidR="006C47A2" w:rsidRPr="00347373" w14:paraId="46DD4F27" w14:textId="77777777" w:rsidTr="006C47A2">
        <w:trPr>
          <w:trHeight w:val="373"/>
        </w:trPr>
        <w:tc>
          <w:tcPr>
            <w:tcW w:w="1473" w:type="dxa"/>
            <w:shd w:val="clear" w:color="auto" w:fill="F2F2F2"/>
            <w:vAlign w:val="center"/>
          </w:tcPr>
          <w:p w14:paraId="050B246F" w14:textId="77777777" w:rsidR="006C47A2" w:rsidRDefault="006C47A2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제조사</w:t>
            </w:r>
          </w:p>
        </w:tc>
        <w:tc>
          <w:tcPr>
            <w:tcW w:w="932" w:type="dxa"/>
            <w:shd w:val="clear" w:color="auto" w:fill="F2F2F2"/>
            <w:vAlign w:val="center"/>
          </w:tcPr>
          <w:p w14:paraId="17815B31" w14:textId="77777777" w:rsidR="006C47A2" w:rsidRDefault="006C47A2" w:rsidP="009D42D6">
            <w:pPr>
              <w:jc w:val="center"/>
            </w:pPr>
            <w:r w:rsidRPr="000D6EC2"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  <w:t>Y</w:t>
            </w:r>
          </w:p>
        </w:tc>
        <w:tc>
          <w:tcPr>
            <w:tcW w:w="7025" w:type="dxa"/>
            <w:vAlign w:val="center"/>
          </w:tcPr>
          <w:p w14:paraId="5894285D" w14:textId="77777777" w:rsidR="006C47A2" w:rsidRDefault="006C47A2" w:rsidP="009D42D6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ADIDAS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텍스트)</w:t>
            </w:r>
          </w:p>
        </w:tc>
      </w:tr>
      <w:tr w:rsidR="006C47A2" w:rsidRPr="00347373" w14:paraId="301F8F26" w14:textId="77777777" w:rsidTr="006C47A2">
        <w:trPr>
          <w:trHeight w:val="373"/>
        </w:trPr>
        <w:tc>
          <w:tcPr>
            <w:tcW w:w="1473" w:type="dxa"/>
            <w:shd w:val="clear" w:color="auto" w:fill="F2F2F2"/>
            <w:vAlign w:val="center"/>
          </w:tcPr>
          <w:p w14:paraId="33325D11" w14:textId="77777777" w:rsidR="006C47A2" w:rsidRDefault="006C47A2" w:rsidP="009D42D6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제조국/원산지</w:t>
            </w:r>
          </w:p>
        </w:tc>
        <w:tc>
          <w:tcPr>
            <w:tcW w:w="932" w:type="dxa"/>
            <w:shd w:val="clear" w:color="auto" w:fill="F2F2F2"/>
            <w:vAlign w:val="center"/>
          </w:tcPr>
          <w:p w14:paraId="2E291D1C" w14:textId="77777777" w:rsidR="006C47A2" w:rsidRDefault="006C47A2" w:rsidP="009D42D6">
            <w:pPr>
              <w:jc w:val="center"/>
            </w:pPr>
            <w:r w:rsidRPr="00BA1312"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  <w:t>Y</w:t>
            </w:r>
          </w:p>
        </w:tc>
        <w:tc>
          <w:tcPr>
            <w:tcW w:w="7025" w:type="dxa"/>
            <w:vAlign w:val="center"/>
          </w:tcPr>
          <w:p w14:paraId="7A4E7D08" w14:textId="77777777" w:rsidR="006C47A2" w:rsidRDefault="006C47A2" w:rsidP="009D42D6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베트남 (텍스트)</w:t>
            </w:r>
          </w:p>
        </w:tc>
      </w:tr>
      <w:tr w:rsidR="006C47A2" w:rsidRPr="00347373" w14:paraId="5F591B33" w14:textId="77777777" w:rsidTr="006C47A2">
        <w:trPr>
          <w:trHeight w:val="373"/>
        </w:trPr>
        <w:tc>
          <w:tcPr>
            <w:tcW w:w="1473" w:type="dxa"/>
            <w:shd w:val="clear" w:color="auto" w:fill="F2F2F2"/>
            <w:vAlign w:val="center"/>
          </w:tcPr>
          <w:p w14:paraId="45C3665E" w14:textId="77777777" w:rsidR="006C47A2" w:rsidRDefault="006C47A2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스타일</w:t>
            </w:r>
          </w:p>
        </w:tc>
        <w:tc>
          <w:tcPr>
            <w:tcW w:w="932" w:type="dxa"/>
            <w:shd w:val="clear" w:color="auto" w:fill="F2F2F2"/>
            <w:vAlign w:val="center"/>
          </w:tcPr>
          <w:p w14:paraId="743AFB83" w14:textId="77777777" w:rsidR="006C47A2" w:rsidRDefault="006C47A2" w:rsidP="009D42D6">
            <w:pPr>
              <w:jc w:val="center"/>
            </w:pPr>
            <w:r w:rsidRPr="00BA1312"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  <w:t>Y</w:t>
            </w:r>
          </w:p>
        </w:tc>
        <w:tc>
          <w:tcPr>
            <w:tcW w:w="7025" w:type="dxa"/>
            <w:vAlign w:val="center"/>
          </w:tcPr>
          <w:p w14:paraId="15CFC8DA" w14:textId="77777777" w:rsidR="006C47A2" w:rsidRDefault="006C47A2" w:rsidP="009D42D6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 w:rsidRPr="00D050D6"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BD7370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텍스트)</w:t>
            </w:r>
          </w:p>
        </w:tc>
      </w:tr>
      <w:tr w:rsidR="006C47A2" w:rsidRPr="00347373" w14:paraId="2D5B5819" w14:textId="77777777" w:rsidTr="006C47A2">
        <w:trPr>
          <w:trHeight w:val="373"/>
        </w:trPr>
        <w:tc>
          <w:tcPr>
            <w:tcW w:w="1473" w:type="dxa"/>
            <w:shd w:val="clear" w:color="auto" w:fill="F2F2F2"/>
            <w:vAlign w:val="center"/>
          </w:tcPr>
          <w:p w14:paraId="787562B8" w14:textId="77777777" w:rsidR="006C47A2" w:rsidRDefault="006C47A2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색상코드</w:t>
            </w:r>
          </w:p>
        </w:tc>
        <w:tc>
          <w:tcPr>
            <w:tcW w:w="932" w:type="dxa"/>
            <w:shd w:val="clear" w:color="auto" w:fill="F2F2F2"/>
            <w:vAlign w:val="center"/>
          </w:tcPr>
          <w:p w14:paraId="4A591BF6" w14:textId="77777777" w:rsidR="006C47A2" w:rsidRDefault="006C47A2" w:rsidP="009D42D6">
            <w:pPr>
              <w:jc w:val="center"/>
            </w:pPr>
            <w:r w:rsidRPr="00BA1312"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  <w:t>Y</w:t>
            </w:r>
          </w:p>
        </w:tc>
        <w:tc>
          <w:tcPr>
            <w:tcW w:w="7025" w:type="dxa"/>
            <w:vAlign w:val="center"/>
          </w:tcPr>
          <w:p w14:paraId="57929497" w14:textId="77777777" w:rsidR="006C47A2" w:rsidRDefault="006C47A2" w:rsidP="009D42D6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 w:rsidRPr="00D050D6"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FTWWHT/SCARLE/FTWWHT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텍스트)</w:t>
            </w:r>
          </w:p>
        </w:tc>
      </w:tr>
      <w:tr w:rsidR="006C47A2" w:rsidRPr="00347373" w14:paraId="04494E1D" w14:textId="77777777" w:rsidTr="006C47A2">
        <w:trPr>
          <w:trHeight w:val="373"/>
        </w:trPr>
        <w:tc>
          <w:tcPr>
            <w:tcW w:w="1473" w:type="dxa"/>
            <w:shd w:val="clear" w:color="auto" w:fill="F2F2F2"/>
            <w:vAlign w:val="center"/>
          </w:tcPr>
          <w:p w14:paraId="244F787F" w14:textId="77777777" w:rsidR="006C47A2" w:rsidRDefault="006C47A2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임직원 할인제외</w:t>
            </w:r>
          </w:p>
        </w:tc>
        <w:tc>
          <w:tcPr>
            <w:tcW w:w="932" w:type="dxa"/>
            <w:shd w:val="clear" w:color="auto" w:fill="F2F2F2"/>
            <w:vAlign w:val="center"/>
          </w:tcPr>
          <w:p w14:paraId="17CE6992" w14:textId="77777777" w:rsidR="006C47A2" w:rsidRDefault="006C47A2" w:rsidP="009D42D6">
            <w:p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 w:rsidRPr="00BA1312"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  <w:t>Y</w:t>
            </w:r>
          </w:p>
        </w:tc>
        <w:tc>
          <w:tcPr>
            <w:tcW w:w="7025" w:type="dxa"/>
            <w:vAlign w:val="center"/>
          </w:tcPr>
          <w:p w14:paraId="64B4B9D0" w14:textId="77777777" w:rsidR="006C47A2" w:rsidRDefault="006C47A2" w:rsidP="009D42D6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Y/N</w:t>
            </w:r>
          </w:p>
        </w:tc>
      </w:tr>
      <w:tr w:rsidR="006C47A2" w:rsidRPr="00347373" w14:paraId="0E39AFD6" w14:textId="77777777" w:rsidTr="006C47A2">
        <w:trPr>
          <w:trHeight w:val="373"/>
        </w:trPr>
        <w:tc>
          <w:tcPr>
            <w:tcW w:w="1473" w:type="dxa"/>
            <w:shd w:val="clear" w:color="auto" w:fill="F2F2F2"/>
            <w:vAlign w:val="center"/>
          </w:tcPr>
          <w:p w14:paraId="0B465115" w14:textId="77777777" w:rsidR="006C47A2" w:rsidRDefault="006C47A2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정상가</w:t>
            </w:r>
          </w:p>
        </w:tc>
        <w:tc>
          <w:tcPr>
            <w:tcW w:w="932" w:type="dxa"/>
            <w:shd w:val="clear" w:color="auto" w:fill="F2F2F2"/>
            <w:vAlign w:val="center"/>
          </w:tcPr>
          <w:p w14:paraId="23A13BFE" w14:textId="77777777" w:rsidR="006C47A2" w:rsidRPr="00BA1312" w:rsidRDefault="006C47A2" w:rsidP="009D42D6">
            <w:p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Y</w:t>
            </w:r>
          </w:p>
        </w:tc>
        <w:tc>
          <w:tcPr>
            <w:tcW w:w="7025" w:type="dxa"/>
            <w:vAlign w:val="center"/>
          </w:tcPr>
          <w:p w14:paraId="7B873CF0" w14:textId="77777777" w:rsidR="006C47A2" w:rsidRDefault="006C47A2" w:rsidP="009D42D6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50000 (숫자만 입력)</w:t>
            </w:r>
          </w:p>
        </w:tc>
      </w:tr>
      <w:tr w:rsidR="006C47A2" w:rsidRPr="00347373" w14:paraId="3E371C83" w14:textId="77777777" w:rsidTr="006C47A2">
        <w:trPr>
          <w:trHeight w:val="373"/>
        </w:trPr>
        <w:tc>
          <w:tcPr>
            <w:tcW w:w="1473" w:type="dxa"/>
            <w:shd w:val="clear" w:color="auto" w:fill="F2F2F2"/>
            <w:vAlign w:val="center"/>
          </w:tcPr>
          <w:p w14:paraId="561B66E7" w14:textId="77777777" w:rsidR="006C47A2" w:rsidRDefault="006C47A2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판매가</w:t>
            </w:r>
          </w:p>
        </w:tc>
        <w:tc>
          <w:tcPr>
            <w:tcW w:w="932" w:type="dxa"/>
            <w:shd w:val="clear" w:color="auto" w:fill="F2F2F2"/>
            <w:vAlign w:val="center"/>
          </w:tcPr>
          <w:p w14:paraId="744794AA" w14:textId="77777777" w:rsidR="006C47A2" w:rsidRPr="00BA1312" w:rsidRDefault="006C47A2" w:rsidP="009D42D6">
            <w:p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Y</w:t>
            </w:r>
          </w:p>
        </w:tc>
        <w:tc>
          <w:tcPr>
            <w:tcW w:w="7025" w:type="dxa"/>
            <w:vAlign w:val="center"/>
          </w:tcPr>
          <w:p w14:paraId="791F3B69" w14:textId="77777777" w:rsidR="006C47A2" w:rsidRDefault="006C47A2" w:rsidP="009D42D6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50000 (숫자만 입력)</w:t>
            </w:r>
          </w:p>
        </w:tc>
      </w:tr>
      <w:tr w:rsidR="006C47A2" w:rsidRPr="00347373" w14:paraId="70553E7F" w14:textId="77777777" w:rsidTr="006C47A2">
        <w:trPr>
          <w:trHeight w:val="373"/>
        </w:trPr>
        <w:tc>
          <w:tcPr>
            <w:tcW w:w="1473" w:type="dxa"/>
            <w:shd w:val="clear" w:color="auto" w:fill="F2F2F2"/>
            <w:vAlign w:val="center"/>
          </w:tcPr>
          <w:p w14:paraId="634DA0AF" w14:textId="77777777" w:rsidR="006C47A2" w:rsidRDefault="006C47A2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무료배송 상품 여부</w:t>
            </w:r>
          </w:p>
        </w:tc>
        <w:tc>
          <w:tcPr>
            <w:tcW w:w="932" w:type="dxa"/>
            <w:shd w:val="clear" w:color="auto" w:fill="F2F2F2"/>
            <w:vAlign w:val="center"/>
          </w:tcPr>
          <w:p w14:paraId="341A4446" w14:textId="77777777" w:rsidR="006C47A2" w:rsidRDefault="006C47A2" w:rsidP="009D42D6">
            <w:p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Y</w:t>
            </w:r>
          </w:p>
        </w:tc>
        <w:tc>
          <w:tcPr>
            <w:tcW w:w="7025" w:type="dxa"/>
            <w:vAlign w:val="center"/>
          </w:tcPr>
          <w:p w14:paraId="6EB9FE14" w14:textId="77777777" w:rsidR="006C47A2" w:rsidRDefault="006C47A2" w:rsidP="009D42D6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Y/N</w:t>
            </w:r>
          </w:p>
        </w:tc>
      </w:tr>
      <w:tr w:rsidR="006C47A2" w:rsidRPr="00347373" w14:paraId="6E4915BD" w14:textId="77777777" w:rsidTr="006C47A2">
        <w:trPr>
          <w:trHeight w:val="373"/>
        </w:trPr>
        <w:tc>
          <w:tcPr>
            <w:tcW w:w="1473" w:type="dxa"/>
            <w:shd w:val="clear" w:color="auto" w:fill="F2F2F2"/>
            <w:vAlign w:val="center"/>
          </w:tcPr>
          <w:p w14:paraId="114B8A72" w14:textId="77777777" w:rsidR="006C47A2" w:rsidRDefault="006C47A2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배송예외 적용</w:t>
            </w:r>
          </w:p>
          <w:p w14:paraId="1A0AF814" w14:textId="77777777" w:rsidR="006C47A2" w:rsidRDefault="006C47A2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(주문제작)</w:t>
            </w:r>
          </w:p>
        </w:tc>
        <w:tc>
          <w:tcPr>
            <w:tcW w:w="932" w:type="dxa"/>
            <w:shd w:val="clear" w:color="auto" w:fill="F2F2F2"/>
            <w:vAlign w:val="center"/>
          </w:tcPr>
          <w:p w14:paraId="31DBE7BD" w14:textId="77777777" w:rsidR="006C47A2" w:rsidRDefault="006C47A2" w:rsidP="009D42D6">
            <w:p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N</w:t>
            </w:r>
          </w:p>
        </w:tc>
        <w:tc>
          <w:tcPr>
            <w:tcW w:w="7025" w:type="dxa"/>
            <w:vAlign w:val="center"/>
          </w:tcPr>
          <w:p w14:paraId="5C561AA5" w14:textId="77777777" w:rsidR="006C47A2" w:rsidRDefault="006C47A2" w:rsidP="009D42D6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Y/N</w:t>
            </w:r>
          </w:p>
        </w:tc>
      </w:tr>
      <w:tr w:rsidR="006C47A2" w:rsidRPr="00347373" w14:paraId="5A5F1A77" w14:textId="77777777" w:rsidTr="006C47A2">
        <w:trPr>
          <w:trHeight w:val="373"/>
        </w:trPr>
        <w:tc>
          <w:tcPr>
            <w:tcW w:w="1473" w:type="dxa"/>
            <w:shd w:val="clear" w:color="auto" w:fill="F2F2F2"/>
            <w:vAlign w:val="center"/>
          </w:tcPr>
          <w:p w14:paraId="04D3DFC9" w14:textId="77777777" w:rsidR="006C47A2" w:rsidRDefault="006C47A2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전시여부</w:t>
            </w:r>
          </w:p>
        </w:tc>
        <w:tc>
          <w:tcPr>
            <w:tcW w:w="932" w:type="dxa"/>
            <w:shd w:val="clear" w:color="auto" w:fill="F2F2F2"/>
            <w:vAlign w:val="center"/>
          </w:tcPr>
          <w:p w14:paraId="4F3CD9B1" w14:textId="77777777" w:rsidR="006C47A2" w:rsidRDefault="006C47A2" w:rsidP="009D42D6">
            <w:p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 w:rsidRPr="00BA1312"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  <w:t>Y</w:t>
            </w:r>
          </w:p>
        </w:tc>
        <w:tc>
          <w:tcPr>
            <w:tcW w:w="7025" w:type="dxa"/>
            <w:vAlign w:val="center"/>
          </w:tcPr>
          <w:p w14:paraId="6C783390" w14:textId="77777777" w:rsidR="006C47A2" w:rsidRDefault="006C47A2" w:rsidP="009D42D6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Y/N</w:t>
            </w:r>
          </w:p>
        </w:tc>
      </w:tr>
      <w:tr w:rsidR="006C47A2" w:rsidRPr="00347373" w14:paraId="650C6A80" w14:textId="77777777" w:rsidTr="006C47A2">
        <w:trPr>
          <w:trHeight w:val="373"/>
        </w:trPr>
        <w:tc>
          <w:tcPr>
            <w:tcW w:w="1473" w:type="dxa"/>
            <w:shd w:val="clear" w:color="auto" w:fill="F2F2F2"/>
            <w:vAlign w:val="center"/>
          </w:tcPr>
          <w:p w14:paraId="0D872A84" w14:textId="77777777" w:rsidR="006C47A2" w:rsidRDefault="006C47A2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상품아이콘</w:t>
            </w:r>
          </w:p>
        </w:tc>
        <w:tc>
          <w:tcPr>
            <w:tcW w:w="932" w:type="dxa"/>
            <w:shd w:val="clear" w:color="auto" w:fill="F2F2F2"/>
            <w:vAlign w:val="center"/>
          </w:tcPr>
          <w:p w14:paraId="1576B0EB" w14:textId="77777777" w:rsidR="006C47A2" w:rsidRPr="00BA1312" w:rsidRDefault="006C47A2" w:rsidP="009D42D6">
            <w:p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N</w:t>
            </w:r>
          </w:p>
        </w:tc>
        <w:tc>
          <w:tcPr>
            <w:tcW w:w="7025" w:type="dxa"/>
            <w:vAlign w:val="center"/>
          </w:tcPr>
          <w:p w14:paraId="056DEC3C" w14:textId="77777777" w:rsidR="006C47A2" w:rsidRDefault="006C47A2" w:rsidP="009D42D6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ONLY, 다족할인,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1+1, BEST,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NEW,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3D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등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(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아이콘 코드로 관리)</w:t>
            </w:r>
          </w:p>
        </w:tc>
      </w:tr>
      <w:tr w:rsidR="006C47A2" w:rsidRPr="00347373" w14:paraId="05F18E33" w14:textId="77777777" w:rsidTr="006C47A2">
        <w:trPr>
          <w:trHeight w:val="373"/>
        </w:trPr>
        <w:tc>
          <w:tcPr>
            <w:tcW w:w="1473" w:type="dxa"/>
            <w:shd w:val="clear" w:color="auto" w:fill="F2F2F2"/>
            <w:vAlign w:val="center"/>
          </w:tcPr>
          <w:p w14:paraId="285E8CE3" w14:textId="77777777" w:rsidR="006C47A2" w:rsidRDefault="006C47A2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전시채널</w:t>
            </w:r>
          </w:p>
        </w:tc>
        <w:tc>
          <w:tcPr>
            <w:tcW w:w="932" w:type="dxa"/>
            <w:shd w:val="clear" w:color="auto" w:fill="F2F2F2"/>
            <w:vAlign w:val="center"/>
          </w:tcPr>
          <w:p w14:paraId="4E4FB8E1" w14:textId="77777777" w:rsidR="006C47A2" w:rsidRPr="00BA1312" w:rsidRDefault="006C47A2" w:rsidP="009D42D6">
            <w:p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Y</w:t>
            </w:r>
          </w:p>
        </w:tc>
        <w:tc>
          <w:tcPr>
            <w:tcW w:w="7025" w:type="dxa"/>
            <w:vAlign w:val="center"/>
          </w:tcPr>
          <w:p w14:paraId="63747677" w14:textId="6A4936F1" w:rsidR="006C47A2" w:rsidRDefault="006C47A2" w:rsidP="009D42D6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A-RT, </w:t>
            </w:r>
            <w:r w:rsidR="00E70294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ON THE SPOT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채널코드로 관리)</w:t>
            </w:r>
          </w:p>
        </w:tc>
      </w:tr>
      <w:tr w:rsidR="006C47A2" w:rsidRPr="00347373" w14:paraId="68F756ED" w14:textId="77777777" w:rsidTr="006C47A2">
        <w:trPr>
          <w:trHeight w:val="373"/>
        </w:trPr>
        <w:tc>
          <w:tcPr>
            <w:tcW w:w="1473" w:type="dxa"/>
            <w:shd w:val="clear" w:color="auto" w:fill="F2F2F2"/>
            <w:vAlign w:val="center"/>
          </w:tcPr>
          <w:p w14:paraId="1EE8DB46" w14:textId="77777777" w:rsidR="006C47A2" w:rsidRDefault="006C47A2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전시 카테고리</w:t>
            </w:r>
          </w:p>
        </w:tc>
        <w:tc>
          <w:tcPr>
            <w:tcW w:w="932" w:type="dxa"/>
            <w:shd w:val="clear" w:color="auto" w:fill="F2F2F2"/>
            <w:vAlign w:val="center"/>
          </w:tcPr>
          <w:p w14:paraId="6630CE5D" w14:textId="77777777" w:rsidR="006C47A2" w:rsidRDefault="006C47A2" w:rsidP="009D42D6">
            <w:p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Y</w:t>
            </w:r>
          </w:p>
        </w:tc>
        <w:tc>
          <w:tcPr>
            <w:tcW w:w="7025" w:type="dxa"/>
            <w:vAlign w:val="center"/>
          </w:tcPr>
          <w:p w14:paraId="7969BFFD" w14:textId="77777777" w:rsidR="006C47A2" w:rsidRDefault="006C47A2" w:rsidP="009D42D6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소 카테고리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(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카테고리 코드로 관리)</w:t>
            </w:r>
          </w:p>
        </w:tc>
      </w:tr>
      <w:tr w:rsidR="006C47A2" w:rsidRPr="00347373" w14:paraId="274D83DC" w14:textId="77777777" w:rsidTr="006C47A2">
        <w:trPr>
          <w:trHeight w:val="373"/>
        </w:trPr>
        <w:tc>
          <w:tcPr>
            <w:tcW w:w="1473" w:type="dxa"/>
            <w:shd w:val="clear" w:color="auto" w:fill="F2F2F2"/>
            <w:vAlign w:val="center"/>
          </w:tcPr>
          <w:p w14:paraId="73CEB26A" w14:textId="77777777" w:rsidR="006C47A2" w:rsidRDefault="006C47A2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전시 기준 카테고리</w:t>
            </w:r>
          </w:p>
        </w:tc>
        <w:tc>
          <w:tcPr>
            <w:tcW w:w="932" w:type="dxa"/>
            <w:shd w:val="clear" w:color="auto" w:fill="F2F2F2"/>
            <w:vAlign w:val="center"/>
          </w:tcPr>
          <w:p w14:paraId="5B9F710F" w14:textId="77777777" w:rsidR="006C47A2" w:rsidRDefault="006C47A2" w:rsidP="009D42D6">
            <w:p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Y</w:t>
            </w:r>
          </w:p>
        </w:tc>
        <w:tc>
          <w:tcPr>
            <w:tcW w:w="7025" w:type="dxa"/>
            <w:vAlign w:val="center"/>
          </w:tcPr>
          <w:p w14:paraId="0EC143AA" w14:textId="77777777" w:rsidR="006C47A2" w:rsidRDefault="006C47A2" w:rsidP="009D42D6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소 카테고리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(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카테고리 코드로 관리)</w:t>
            </w:r>
          </w:p>
        </w:tc>
      </w:tr>
      <w:tr w:rsidR="006C47A2" w:rsidRPr="00347373" w14:paraId="0B2D32D7" w14:textId="77777777" w:rsidTr="006C47A2">
        <w:trPr>
          <w:trHeight w:val="373"/>
        </w:trPr>
        <w:tc>
          <w:tcPr>
            <w:tcW w:w="1473" w:type="dxa"/>
            <w:shd w:val="clear" w:color="auto" w:fill="F2F2F2"/>
            <w:vAlign w:val="center"/>
          </w:tcPr>
          <w:p w14:paraId="63C8641D" w14:textId="77777777" w:rsidR="006C47A2" w:rsidRDefault="006C47A2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검색가능여부</w:t>
            </w:r>
          </w:p>
        </w:tc>
        <w:tc>
          <w:tcPr>
            <w:tcW w:w="932" w:type="dxa"/>
            <w:shd w:val="clear" w:color="auto" w:fill="F2F2F2"/>
            <w:vAlign w:val="center"/>
          </w:tcPr>
          <w:p w14:paraId="19B59A88" w14:textId="77777777" w:rsidR="006C47A2" w:rsidRDefault="006C47A2" w:rsidP="009D42D6">
            <w:p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 w:rsidRPr="00BA1312"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  <w:t>Y</w:t>
            </w:r>
          </w:p>
        </w:tc>
        <w:tc>
          <w:tcPr>
            <w:tcW w:w="7025" w:type="dxa"/>
            <w:vAlign w:val="center"/>
          </w:tcPr>
          <w:p w14:paraId="66F61FC2" w14:textId="77777777" w:rsidR="006C47A2" w:rsidRDefault="006C47A2" w:rsidP="009D42D6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Y/N</w:t>
            </w:r>
          </w:p>
        </w:tc>
      </w:tr>
      <w:tr w:rsidR="006C47A2" w:rsidRPr="00347373" w14:paraId="5069112B" w14:textId="77777777" w:rsidTr="006C47A2">
        <w:trPr>
          <w:trHeight w:val="373"/>
        </w:trPr>
        <w:tc>
          <w:tcPr>
            <w:tcW w:w="1473" w:type="dxa"/>
            <w:shd w:val="clear" w:color="auto" w:fill="F2F2F2"/>
            <w:vAlign w:val="center"/>
          </w:tcPr>
          <w:p w14:paraId="60042205" w14:textId="77777777" w:rsidR="006C47A2" w:rsidRDefault="006C47A2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검색키워드</w:t>
            </w:r>
          </w:p>
        </w:tc>
        <w:tc>
          <w:tcPr>
            <w:tcW w:w="932" w:type="dxa"/>
            <w:shd w:val="clear" w:color="auto" w:fill="F2F2F2"/>
            <w:vAlign w:val="center"/>
          </w:tcPr>
          <w:p w14:paraId="1999F156" w14:textId="77777777" w:rsidR="006C47A2" w:rsidRDefault="006C47A2" w:rsidP="009D42D6">
            <w:p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N</w:t>
            </w:r>
          </w:p>
        </w:tc>
        <w:tc>
          <w:tcPr>
            <w:tcW w:w="7025" w:type="dxa"/>
            <w:vAlign w:val="center"/>
          </w:tcPr>
          <w:p w14:paraId="41CC29B6" w14:textId="77777777" w:rsidR="006C47A2" w:rsidRDefault="006C47A2" w:rsidP="009D42D6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 w:rsidRPr="0055514C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슈퍼스타</w:t>
            </w:r>
            <w:r w:rsidRPr="0055514C"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,아디다스,커플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,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로 구분하여 텍스트 입력)</w:t>
            </w:r>
          </w:p>
        </w:tc>
      </w:tr>
      <w:tr w:rsidR="006C47A2" w:rsidRPr="00347373" w14:paraId="50990EDD" w14:textId="77777777" w:rsidTr="006C47A2">
        <w:trPr>
          <w:trHeight w:val="373"/>
        </w:trPr>
        <w:tc>
          <w:tcPr>
            <w:tcW w:w="1473" w:type="dxa"/>
            <w:shd w:val="clear" w:color="auto" w:fill="F2F2F2"/>
            <w:vAlign w:val="center"/>
          </w:tcPr>
          <w:p w14:paraId="69C48798" w14:textId="77777777" w:rsidR="006C47A2" w:rsidRDefault="006C47A2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사이즈 조견표</w:t>
            </w:r>
          </w:p>
        </w:tc>
        <w:tc>
          <w:tcPr>
            <w:tcW w:w="932" w:type="dxa"/>
            <w:shd w:val="clear" w:color="auto" w:fill="F2F2F2"/>
            <w:vAlign w:val="center"/>
          </w:tcPr>
          <w:p w14:paraId="3392BE6B" w14:textId="77777777" w:rsidR="006C47A2" w:rsidRDefault="006C47A2" w:rsidP="009D42D6">
            <w:p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N</w:t>
            </w:r>
          </w:p>
        </w:tc>
        <w:tc>
          <w:tcPr>
            <w:tcW w:w="7025" w:type="dxa"/>
            <w:vAlign w:val="center"/>
          </w:tcPr>
          <w:p w14:paraId="1F9FCD70" w14:textId="77777777" w:rsidR="006C47A2" w:rsidRDefault="006C47A2" w:rsidP="009D42D6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0002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33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(사이즈조견표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ID: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코드로 관리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)</w:t>
            </w:r>
          </w:p>
        </w:tc>
      </w:tr>
      <w:tr w:rsidR="006C47A2" w:rsidRPr="00347373" w14:paraId="0398EB8E" w14:textId="77777777" w:rsidTr="006C47A2">
        <w:trPr>
          <w:trHeight w:val="373"/>
        </w:trPr>
        <w:tc>
          <w:tcPr>
            <w:tcW w:w="1473" w:type="dxa"/>
            <w:shd w:val="clear" w:color="auto" w:fill="F2F2F2"/>
            <w:vAlign w:val="center"/>
          </w:tcPr>
          <w:p w14:paraId="1ADC1193" w14:textId="77777777" w:rsidR="006C47A2" w:rsidRPr="0055514C" w:rsidRDefault="006C47A2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lastRenderedPageBreak/>
              <w:t>색상정보</w:t>
            </w:r>
          </w:p>
        </w:tc>
        <w:tc>
          <w:tcPr>
            <w:tcW w:w="932" w:type="dxa"/>
            <w:shd w:val="clear" w:color="auto" w:fill="F2F2F2"/>
            <w:vAlign w:val="center"/>
          </w:tcPr>
          <w:p w14:paraId="079AED5A" w14:textId="77777777" w:rsidR="006C47A2" w:rsidRDefault="006C47A2" w:rsidP="009D42D6">
            <w:p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N</w:t>
            </w:r>
          </w:p>
        </w:tc>
        <w:tc>
          <w:tcPr>
            <w:tcW w:w="7025" w:type="dxa"/>
            <w:vAlign w:val="center"/>
          </w:tcPr>
          <w:p w14:paraId="5D904AF8" w14:textId="77777777" w:rsidR="006C47A2" w:rsidRPr="0055514C" w:rsidRDefault="006C47A2" w:rsidP="009D42D6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BLACK, WHITE, NAVY, GRAY, BROWN, BEIGE, BLUE, RED, GREEN, PINK, PURPLE, YELLOW, ORANGE, GOLD, SILVER, PATTERN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, NEON, MULTI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(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,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로 구분하여 텍스트 입력)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</w:p>
        </w:tc>
      </w:tr>
      <w:tr w:rsidR="006C47A2" w:rsidRPr="00347373" w14:paraId="232A487F" w14:textId="77777777" w:rsidTr="006C47A2">
        <w:trPr>
          <w:trHeight w:val="373"/>
        </w:trPr>
        <w:tc>
          <w:tcPr>
            <w:tcW w:w="1473" w:type="dxa"/>
            <w:shd w:val="clear" w:color="auto" w:fill="F2F2F2"/>
            <w:vAlign w:val="center"/>
          </w:tcPr>
          <w:p w14:paraId="1C9169CD" w14:textId="77777777" w:rsidR="006C47A2" w:rsidRDefault="006C47A2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구매수량 제한 여부</w:t>
            </w:r>
          </w:p>
        </w:tc>
        <w:tc>
          <w:tcPr>
            <w:tcW w:w="932" w:type="dxa"/>
            <w:shd w:val="clear" w:color="auto" w:fill="F2F2F2"/>
            <w:vAlign w:val="center"/>
          </w:tcPr>
          <w:p w14:paraId="11948E54" w14:textId="77777777" w:rsidR="006C47A2" w:rsidRDefault="006C47A2" w:rsidP="009D42D6">
            <w:p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Y</w:t>
            </w:r>
          </w:p>
        </w:tc>
        <w:tc>
          <w:tcPr>
            <w:tcW w:w="7025" w:type="dxa"/>
            <w:vAlign w:val="center"/>
          </w:tcPr>
          <w:p w14:paraId="0B24F07B" w14:textId="77777777" w:rsidR="006C47A2" w:rsidRDefault="006C47A2" w:rsidP="009D42D6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Y/N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(Y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입력한 경우 최소구매수량,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최대구매수량,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1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일 최대구매수량 중 하나 이상 필수 입력)</w:t>
            </w:r>
          </w:p>
        </w:tc>
      </w:tr>
      <w:tr w:rsidR="006C47A2" w:rsidRPr="00347373" w14:paraId="37835A92" w14:textId="77777777" w:rsidTr="006C47A2">
        <w:trPr>
          <w:trHeight w:val="373"/>
        </w:trPr>
        <w:tc>
          <w:tcPr>
            <w:tcW w:w="1473" w:type="dxa"/>
            <w:shd w:val="clear" w:color="auto" w:fill="F2F2F2"/>
            <w:vAlign w:val="center"/>
          </w:tcPr>
          <w:p w14:paraId="282BF140" w14:textId="77777777" w:rsidR="006C47A2" w:rsidRDefault="006C47A2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최소구매수량</w:t>
            </w:r>
          </w:p>
        </w:tc>
        <w:tc>
          <w:tcPr>
            <w:tcW w:w="932" w:type="dxa"/>
            <w:shd w:val="clear" w:color="auto" w:fill="F2F2F2"/>
            <w:vAlign w:val="center"/>
          </w:tcPr>
          <w:p w14:paraId="38D2F82C" w14:textId="77777777" w:rsidR="006C47A2" w:rsidRDefault="006C47A2" w:rsidP="009D42D6">
            <w:p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N</w:t>
            </w:r>
          </w:p>
        </w:tc>
        <w:tc>
          <w:tcPr>
            <w:tcW w:w="7025" w:type="dxa"/>
            <w:vAlign w:val="center"/>
          </w:tcPr>
          <w:p w14:paraId="1087743F" w14:textId="77777777" w:rsidR="006C47A2" w:rsidRDefault="006C47A2" w:rsidP="009D42D6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1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(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숫자만 입력, 1 이상 정수로 입력)</w:t>
            </w:r>
          </w:p>
        </w:tc>
      </w:tr>
      <w:tr w:rsidR="006C47A2" w:rsidRPr="00347373" w14:paraId="016C3C4B" w14:textId="77777777" w:rsidTr="006C47A2">
        <w:trPr>
          <w:trHeight w:val="373"/>
        </w:trPr>
        <w:tc>
          <w:tcPr>
            <w:tcW w:w="1473" w:type="dxa"/>
            <w:shd w:val="clear" w:color="auto" w:fill="F2F2F2"/>
            <w:vAlign w:val="center"/>
          </w:tcPr>
          <w:p w14:paraId="45366A08" w14:textId="77777777" w:rsidR="006C47A2" w:rsidRDefault="006C47A2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최대구매수량</w:t>
            </w:r>
          </w:p>
        </w:tc>
        <w:tc>
          <w:tcPr>
            <w:tcW w:w="932" w:type="dxa"/>
            <w:shd w:val="clear" w:color="auto" w:fill="F2F2F2"/>
            <w:vAlign w:val="center"/>
          </w:tcPr>
          <w:p w14:paraId="538E8A53" w14:textId="77777777" w:rsidR="006C47A2" w:rsidRDefault="006C47A2" w:rsidP="009D42D6">
            <w:p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N</w:t>
            </w:r>
          </w:p>
        </w:tc>
        <w:tc>
          <w:tcPr>
            <w:tcW w:w="7025" w:type="dxa"/>
            <w:vAlign w:val="center"/>
          </w:tcPr>
          <w:p w14:paraId="1E5D6EB1" w14:textId="77777777" w:rsidR="006C47A2" w:rsidRDefault="006C47A2" w:rsidP="009D42D6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1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00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(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숫자만 입력, 최소구매수량보다 큰 값을 입력)</w:t>
            </w:r>
          </w:p>
        </w:tc>
      </w:tr>
      <w:tr w:rsidR="006C47A2" w:rsidRPr="00347373" w14:paraId="7BCBE7C2" w14:textId="77777777" w:rsidTr="006C47A2">
        <w:trPr>
          <w:trHeight w:val="373"/>
        </w:trPr>
        <w:tc>
          <w:tcPr>
            <w:tcW w:w="1473" w:type="dxa"/>
            <w:shd w:val="clear" w:color="auto" w:fill="F2F2F2"/>
            <w:vAlign w:val="center"/>
          </w:tcPr>
          <w:p w14:paraId="3051C15E" w14:textId="77777777" w:rsidR="006C47A2" w:rsidRDefault="006C47A2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1일</w:t>
            </w:r>
          </w:p>
          <w:p w14:paraId="4B740EDD" w14:textId="77777777" w:rsidR="006C47A2" w:rsidRDefault="006C47A2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최대구매수량</w:t>
            </w:r>
          </w:p>
        </w:tc>
        <w:tc>
          <w:tcPr>
            <w:tcW w:w="932" w:type="dxa"/>
            <w:shd w:val="clear" w:color="auto" w:fill="F2F2F2"/>
            <w:vAlign w:val="center"/>
          </w:tcPr>
          <w:p w14:paraId="3E6AFFDA" w14:textId="77777777" w:rsidR="006C47A2" w:rsidRDefault="006C47A2" w:rsidP="009D42D6">
            <w:p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N</w:t>
            </w:r>
          </w:p>
        </w:tc>
        <w:tc>
          <w:tcPr>
            <w:tcW w:w="7025" w:type="dxa"/>
            <w:vAlign w:val="center"/>
          </w:tcPr>
          <w:p w14:paraId="29E61BF9" w14:textId="77777777" w:rsidR="006C47A2" w:rsidRDefault="006C47A2" w:rsidP="009D42D6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1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00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(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숫자만 입력, 최소구매수량보다 큰 값을 입력)</w:t>
            </w:r>
          </w:p>
        </w:tc>
      </w:tr>
    </w:tbl>
    <w:p w14:paraId="5887088B" w14:textId="77777777" w:rsidR="00461166" w:rsidRPr="00461166" w:rsidRDefault="00461166" w:rsidP="004771A8">
      <w:pPr>
        <w:pStyle w:val="a0"/>
        <w:numPr>
          <w:ilvl w:val="0"/>
          <w:numId w:val="0"/>
        </w:numPr>
      </w:pPr>
    </w:p>
    <w:p w14:paraId="4F5F9B21" w14:textId="00353306" w:rsidR="000D1D45" w:rsidRDefault="00315537" w:rsidP="000D1D45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02" w:name="_Toc5266714"/>
      <w:r>
        <w:rPr>
          <w:rFonts w:asciiTheme="minorEastAsia" w:eastAsiaTheme="minorEastAsia" w:hAnsiTheme="minorEastAsia" w:cs="Calibri" w:hint="eastAsia"/>
        </w:rPr>
        <w:t>입점상품 복사등록</w:t>
      </w:r>
      <w:bookmarkEnd w:id="102"/>
      <w:r w:rsidR="00990C86">
        <w:rPr>
          <w:rFonts w:asciiTheme="minorEastAsia" w:eastAsiaTheme="minorEastAsia" w:hAnsiTheme="minorEastAsia" w:cs="Calibri" w:hint="eastAsia"/>
        </w:rPr>
        <w:t xml:space="preserve"> </w:t>
      </w:r>
      <w:r w:rsidR="000D1D45">
        <w:rPr>
          <w:rFonts w:asciiTheme="minorEastAsia" w:eastAsiaTheme="minorEastAsia" w:hAnsiTheme="minorEastAsia" w:cs="Calibri" w:hint="eastAsia"/>
        </w:rPr>
        <w:t xml:space="preserve">  </w:t>
      </w:r>
    </w:p>
    <w:p w14:paraId="21CF2AA4" w14:textId="77777777" w:rsidR="00B43A86" w:rsidRDefault="004F3254" w:rsidP="004771A8">
      <w:pPr>
        <w:pStyle w:val="a0"/>
      </w:pPr>
      <w:r>
        <w:rPr>
          <w:rFonts w:hint="eastAsia"/>
        </w:rPr>
        <w:t>유사한 상품정보를 가진 상품을 등록할 경우에는 등록의 편의를 위해 복사대상 상품을 조회한 상태에서 복사등록을 실행하여 새로운 온라인상품코드를 채번하고, 복사한 상품정보를 편집하여 상품을 등록할 수 있다.</w:t>
      </w:r>
    </w:p>
    <w:p w14:paraId="23A38D67" w14:textId="38F15A8C" w:rsidR="008A1BA6" w:rsidRPr="008A1BA6" w:rsidRDefault="004F3254">
      <w:pPr>
        <w:pStyle w:val="a0"/>
        <w:numPr>
          <w:ilvl w:val="0"/>
          <w:numId w:val="0"/>
        </w:numPr>
        <w:ind w:left="1134"/>
        <w:pPrChange w:id="103" w:author="김 경훈" w:date="2019-04-04T10:22:00Z">
          <w:pPr>
            <w:pStyle w:val="a0"/>
            <w:numPr>
              <w:ilvl w:val="0"/>
              <w:numId w:val="0"/>
            </w:numPr>
            <w:ind w:left="0" w:firstLine="0"/>
          </w:pPr>
        </w:pPrChange>
      </w:pPr>
      <w:r>
        <w:rPr>
          <w:rFonts w:hint="eastAsia"/>
        </w:rPr>
        <w:t xml:space="preserve">상품정보 복사등록 시 복사되지 않고 고유한 정보를 </w:t>
      </w:r>
      <w:r w:rsidR="008A1BA6">
        <w:rPr>
          <w:rFonts w:hint="eastAsia"/>
        </w:rPr>
        <w:t>새로</w:t>
      </w:r>
      <w:r>
        <w:rPr>
          <w:rFonts w:hint="eastAsia"/>
        </w:rPr>
        <w:t xml:space="preserve"> 입력하여야 하는 항목은 </w:t>
      </w:r>
      <w:r w:rsidR="0083747F" w:rsidRPr="0083747F">
        <w:rPr>
          <w:rFonts w:hint="eastAsia"/>
        </w:rPr>
        <w:t>상품코드, 옵션별 재고,</w:t>
      </w:r>
      <w:r w:rsidR="0083747F" w:rsidRPr="0083747F">
        <w:t xml:space="preserve"> </w:t>
      </w:r>
      <w:r w:rsidR="0083747F" w:rsidRPr="0083747F">
        <w:rPr>
          <w:rFonts w:hint="eastAsia"/>
        </w:rPr>
        <w:t>관리번호(단품ID)</w:t>
      </w:r>
      <w:r w:rsidR="0083747F" w:rsidRPr="0083747F">
        <w:t xml:space="preserve">, </w:t>
      </w:r>
      <w:r w:rsidR="0083747F" w:rsidRPr="0083747F">
        <w:rPr>
          <w:rFonts w:hint="eastAsia"/>
        </w:rPr>
        <w:t>상품이미지(대표이미지,</w:t>
      </w:r>
      <w:r w:rsidR="0083747F" w:rsidRPr="0083747F">
        <w:t xml:space="preserve"> </w:t>
      </w:r>
      <w:r w:rsidR="0083747F" w:rsidRPr="0083747F">
        <w:rPr>
          <w:rFonts w:hint="eastAsia"/>
        </w:rPr>
        <w:t>추가이미지)</w:t>
      </w:r>
      <w:r w:rsidR="0083747F" w:rsidRPr="0083747F">
        <w:t xml:space="preserve">, </w:t>
      </w:r>
      <w:r w:rsidR="0083747F" w:rsidRPr="0083747F">
        <w:rPr>
          <w:rFonts w:hint="eastAsia"/>
        </w:rPr>
        <w:t>상품상세설명,</w:t>
      </w:r>
      <w:r w:rsidR="0083747F" w:rsidRPr="0083747F">
        <w:t xml:space="preserve"> </w:t>
      </w:r>
      <w:r w:rsidR="0083747F" w:rsidRPr="0083747F">
        <w:rPr>
          <w:rFonts w:hint="eastAsia"/>
        </w:rPr>
        <w:t>상품정보제공고시이며,</w:t>
      </w:r>
      <w:r w:rsidR="0083747F" w:rsidRPr="0083747F">
        <w:t xml:space="preserve"> </w:t>
      </w:r>
      <w:r w:rsidR="0083747F" w:rsidRPr="0083747F">
        <w:rPr>
          <w:rFonts w:hint="eastAsia"/>
        </w:rPr>
        <w:t>해당하지 않는 항목의 정보는 복사 대상 상품의 정보를 수정하여 저장할 수 있다</w:t>
      </w:r>
      <w:r w:rsidR="00FC49A9">
        <w:rPr>
          <w:rFonts w:hint="eastAsia"/>
        </w:rPr>
        <w:t>.</w:t>
      </w:r>
    </w:p>
    <w:p w14:paraId="54746842" w14:textId="1496D21F" w:rsidR="008A1BA6" w:rsidRDefault="008A1BA6" w:rsidP="004771A8">
      <w:pPr>
        <w:pStyle w:val="a0"/>
      </w:pPr>
      <w:r>
        <w:rPr>
          <w:rFonts w:hint="eastAsia"/>
        </w:rPr>
        <w:t>복사등록된 상품은 개별등록 절차와 동일하게 임시저장,</w:t>
      </w:r>
      <w:r>
        <w:t xml:space="preserve"> </w:t>
      </w:r>
      <w:r>
        <w:rPr>
          <w:rFonts w:hint="eastAsia"/>
        </w:rPr>
        <w:t>승인요청을 선택하여 저장할 수 있으며,</w:t>
      </w:r>
      <w:r>
        <w:t xml:space="preserve"> </w:t>
      </w:r>
      <w:r>
        <w:rPr>
          <w:rFonts w:hint="eastAsia"/>
        </w:rPr>
        <w:t>승인완료 후 전시/판매 가능하다</w:t>
      </w:r>
      <w:r w:rsidR="00FC49A9">
        <w:rPr>
          <w:rFonts w:hint="eastAsia"/>
        </w:rPr>
        <w:t>.</w:t>
      </w:r>
    </w:p>
    <w:p w14:paraId="10D07C87" w14:textId="77777777" w:rsidR="004F3254" w:rsidRPr="00315537" w:rsidRDefault="004F3254">
      <w:pPr>
        <w:pStyle w:val="a0"/>
        <w:numPr>
          <w:ilvl w:val="0"/>
          <w:numId w:val="0"/>
        </w:numPr>
        <w:ind w:left="1134"/>
        <w:pPrChange w:id="104" w:author="김 경훈" w:date="2019-04-04T10:22:00Z">
          <w:pPr>
            <w:pStyle w:val="a0"/>
            <w:numPr>
              <w:ilvl w:val="0"/>
              <w:numId w:val="0"/>
            </w:numPr>
            <w:ind w:left="0" w:firstLine="0"/>
          </w:pPr>
        </w:pPrChange>
      </w:pPr>
    </w:p>
    <w:p w14:paraId="294604A3" w14:textId="05F5E0A7" w:rsidR="00315537" w:rsidRPr="009B6C39" w:rsidRDefault="00315537" w:rsidP="00315537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105" w:name="_Toc5266715"/>
      <w:r w:rsidRPr="009B6C39">
        <w:rPr>
          <w:rFonts w:asciiTheme="minorEastAsia" w:eastAsiaTheme="minorEastAsia" w:hAnsiTheme="minorEastAsia" w:cs="Calibri" w:hint="eastAsia"/>
        </w:rPr>
        <w:t xml:space="preserve">입점사 </w:t>
      </w:r>
      <w:r>
        <w:rPr>
          <w:rFonts w:asciiTheme="minorEastAsia" w:eastAsiaTheme="minorEastAsia" w:hAnsiTheme="minorEastAsia" w:cs="Calibri" w:hint="eastAsia"/>
        </w:rPr>
        <w:t>상품</w:t>
      </w:r>
      <w:r w:rsidRPr="009B6C39">
        <w:rPr>
          <w:rFonts w:asciiTheme="minorEastAsia" w:eastAsiaTheme="minorEastAsia" w:hAnsiTheme="minorEastAsia" w:cs="Calibri" w:hint="eastAsia"/>
        </w:rPr>
        <w:t xml:space="preserve"> </w:t>
      </w:r>
      <w:r>
        <w:rPr>
          <w:rFonts w:asciiTheme="minorEastAsia" w:eastAsiaTheme="minorEastAsia" w:hAnsiTheme="minorEastAsia" w:cs="Calibri" w:hint="eastAsia"/>
        </w:rPr>
        <w:t>수정</w:t>
      </w:r>
      <w:bookmarkEnd w:id="105"/>
    </w:p>
    <w:p w14:paraId="7E2CA087" w14:textId="77777777" w:rsidR="00315537" w:rsidRDefault="00315537" w:rsidP="00315537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06" w:name="_Toc5266716"/>
      <w:r>
        <w:rPr>
          <w:rFonts w:asciiTheme="minorEastAsia" w:eastAsiaTheme="minorEastAsia" w:hAnsiTheme="minorEastAsia" w:cs="Calibri" w:hint="eastAsia"/>
        </w:rPr>
        <w:t>입점상품 수정 정책</w:t>
      </w:r>
      <w:bookmarkEnd w:id="106"/>
    </w:p>
    <w:p w14:paraId="1117478B" w14:textId="77777777" w:rsidR="000B3046" w:rsidRDefault="000B3046" w:rsidP="004771A8">
      <w:pPr>
        <w:pStyle w:val="a0"/>
      </w:pPr>
      <w:r>
        <w:rPr>
          <w:rFonts w:hint="eastAsia"/>
        </w:rPr>
        <w:t xml:space="preserve">승인완료되어 상품관리되고 있는 입점상품을 </w:t>
      </w:r>
      <w:r>
        <w:t xml:space="preserve">PO </w:t>
      </w:r>
      <w:r>
        <w:rPr>
          <w:rFonts w:hint="eastAsia"/>
        </w:rPr>
        <w:t>관리자가 수정한 경우 등록절차와 동일하게 임시저장 혹은 승인요청 상태로만 저장할 수 있다.</w:t>
      </w:r>
    </w:p>
    <w:p w14:paraId="45205392" w14:textId="77777777" w:rsidR="00230A5B" w:rsidRDefault="000B3046" w:rsidP="004771A8">
      <w:pPr>
        <w:pStyle w:val="a0"/>
      </w:pPr>
      <w:r>
        <w:rPr>
          <w:rFonts w:hint="eastAsia"/>
        </w:rPr>
        <w:t>입점상품의 상품정보를 수정하고 승인요청 시 수정승인 예외대상 항목인 재고/옵션정보,</w:t>
      </w:r>
      <w:r>
        <w:t xml:space="preserve"> </w:t>
      </w:r>
      <w:r>
        <w:rPr>
          <w:rFonts w:hint="eastAsia"/>
        </w:rPr>
        <w:t xml:space="preserve">무료배송여부 정보만을 수정한 경우에는 </w:t>
      </w:r>
      <w:r>
        <w:t>BO</w:t>
      </w:r>
      <w:r>
        <w:rPr>
          <w:rFonts w:hint="eastAsia"/>
        </w:rPr>
        <w:t>관리자의 승인절차없이 시스템에서 자동승인처리하고,</w:t>
      </w:r>
      <w:r>
        <w:t xml:space="preserve"> </w:t>
      </w:r>
      <w:r>
        <w:rPr>
          <w:rFonts w:hint="eastAsia"/>
        </w:rPr>
        <w:t>계속해서 상품</w:t>
      </w:r>
      <w:r w:rsidR="00230A5B">
        <w:rPr>
          <w:rFonts w:hint="eastAsia"/>
        </w:rPr>
        <w:t>의 전시/판매를 관리할 수 있다.</w:t>
      </w:r>
    </w:p>
    <w:p w14:paraId="0432EB19" w14:textId="77777777" w:rsidR="003E05FE" w:rsidRDefault="003E05FE" w:rsidP="004771A8">
      <w:pPr>
        <w:pStyle w:val="a0"/>
      </w:pPr>
      <w:r>
        <w:rPr>
          <w:rFonts w:hint="eastAsia"/>
        </w:rPr>
        <w:t>상품정보 승인이력조회,</w:t>
      </w:r>
      <w:r>
        <w:t xml:space="preserve"> </w:t>
      </w:r>
      <w:r>
        <w:rPr>
          <w:rFonts w:hint="eastAsia"/>
        </w:rPr>
        <w:t>변경이력 조회,</w:t>
      </w:r>
      <w:r>
        <w:t xml:space="preserve"> </w:t>
      </w:r>
      <w:r>
        <w:rPr>
          <w:rFonts w:hint="eastAsia"/>
        </w:rPr>
        <w:t>가격변경이력조회 등의 화면을 조회하여,</w:t>
      </w:r>
      <w:r>
        <w:t xml:space="preserve"> </w:t>
      </w:r>
      <w:r>
        <w:rPr>
          <w:rFonts w:hint="eastAsia"/>
        </w:rPr>
        <w:t xml:space="preserve">상품의 변경사항을 조회할 수 있다. </w:t>
      </w:r>
    </w:p>
    <w:p w14:paraId="3071D681" w14:textId="77777777" w:rsidR="00E24A55" w:rsidRDefault="00E24A55" w:rsidP="004771A8">
      <w:pPr>
        <w:pStyle w:val="a0"/>
      </w:pPr>
      <w:r>
        <w:rPr>
          <w:rFonts w:hint="eastAsia"/>
        </w:rPr>
        <w:t>입점상품의 수정은 임시저장 상태로 저장하는 경우에는 온라인상품코드를 제 외한 모든 정보를 별도의 승인없이 수정가능하다.</w:t>
      </w:r>
    </w:p>
    <w:p w14:paraId="1A3EE417" w14:textId="3A6144E6" w:rsidR="00E24A55" w:rsidRDefault="00E24A55" w:rsidP="004771A8">
      <w:pPr>
        <w:pStyle w:val="a0"/>
      </w:pPr>
      <w:r>
        <w:rPr>
          <w:rFonts w:hint="eastAsia"/>
        </w:rPr>
        <w:t>입점상품의 수정승인 예외대상 항목을 제외한 모든 항목의 정보</w:t>
      </w:r>
      <w:r w:rsidR="00FC49A9">
        <w:rPr>
          <w:rFonts w:hint="eastAsia"/>
        </w:rPr>
        <w:t xml:space="preserve">를 </w:t>
      </w:r>
      <w:r>
        <w:rPr>
          <w:rFonts w:hint="eastAsia"/>
        </w:rPr>
        <w:t>수정할 경</w:t>
      </w:r>
      <w:r>
        <w:rPr>
          <w:rFonts w:hint="eastAsia"/>
        </w:rPr>
        <w:lastRenderedPageBreak/>
        <w:t>우에는 다시 승인요청 처리하여야 한다</w:t>
      </w:r>
      <w:r w:rsidR="00FC49A9">
        <w:rPr>
          <w:rFonts w:hint="eastAsia"/>
        </w:rPr>
        <w:t>.</w:t>
      </w:r>
    </w:p>
    <w:p w14:paraId="79C0F5EF" w14:textId="34EDA31D" w:rsidR="00E24A55" w:rsidRDefault="00E24A55" w:rsidP="004771A8">
      <w:pPr>
        <w:pStyle w:val="a0"/>
      </w:pPr>
      <w:r>
        <w:rPr>
          <w:rFonts w:hint="eastAsia"/>
        </w:rPr>
        <w:t xml:space="preserve">수정 후 승인요청 상태로 저장하면 승인완료 이전까지 상품관리 메뉴 및 </w:t>
      </w:r>
      <w:r>
        <w:t>FO</w:t>
      </w:r>
      <w:r>
        <w:rPr>
          <w:rFonts w:hint="eastAsia"/>
        </w:rPr>
        <w:t>에 수정 전 정보로 유지되어 전시/판매되고,</w:t>
      </w:r>
      <w:r>
        <w:t xml:space="preserve"> </w:t>
      </w:r>
      <w:r>
        <w:rPr>
          <w:rFonts w:hint="eastAsia"/>
        </w:rPr>
        <w:t>상품승인대상 내역에 승인요청한 상품정보가 추가된다</w:t>
      </w:r>
      <w:r w:rsidR="00FC49A9">
        <w:rPr>
          <w:rFonts w:hint="eastAsia"/>
        </w:rPr>
        <w:t>.</w:t>
      </w:r>
    </w:p>
    <w:p w14:paraId="7AA7B8C6" w14:textId="1A4068DB" w:rsidR="00E24A55" w:rsidRDefault="00E24A55" w:rsidP="004771A8">
      <w:pPr>
        <w:pStyle w:val="a0"/>
      </w:pPr>
      <w:r>
        <w:rPr>
          <w:rFonts w:hint="eastAsia"/>
        </w:rPr>
        <w:t>입점상품의 상품정보를 수정하고,</w:t>
      </w:r>
      <w:r>
        <w:t xml:space="preserve"> </w:t>
      </w:r>
      <w:r>
        <w:rPr>
          <w:rFonts w:hint="eastAsia"/>
        </w:rPr>
        <w:t xml:space="preserve">임시저장한 경우에는 상품관리 메뉴 및 </w:t>
      </w:r>
      <w:r>
        <w:t>FO</w:t>
      </w:r>
      <w:r>
        <w:rPr>
          <w:rFonts w:hint="eastAsia"/>
        </w:rPr>
        <w:t>에 수정 전 정보로 유지되어 전시/판매되고,</w:t>
      </w:r>
      <w:r>
        <w:t xml:space="preserve"> </w:t>
      </w:r>
      <w:r>
        <w:rPr>
          <w:rFonts w:hint="eastAsia"/>
        </w:rPr>
        <w:t xml:space="preserve">상품승인대상 내역에 임시저장한 상품정보가 추가되어 </w:t>
      </w:r>
      <w:r>
        <w:t>PO</w:t>
      </w:r>
      <w:r>
        <w:rPr>
          <w:rFonts w:hint="eastAsia"/>
        </w:rPr>
        <w:t>관리자가 원하는 시기에 변경된 상품정보를 승인요청할 수 있다</w:t>
      </w:r>
      <w:r w:rsidR="00FC49A9">
        <w:rPr>
          <w:rFonts w:hint="eastAsia"/>
        </w:rPr>
        <w:t>.</w:t>
      </w:r>
    </w:p>
    <w:p w14:paraId="0F6873F3" w14:textId="77777777" w:rsidR="00E24A55" w:rsidRDefault="00E24A55" w:rsidP="004771A8">
      <w:pPr>
        <w:pStyle w:val="a0"/>
      </w:pPr>
      <w:r>
        <w:rPr>
          <w:rFonts w:hint="eastAsia"/>
        </w:rPr>
        <w:t>상품승인대상 내역에 이미 임시저장된 동일상품이 있는 경우에는 새로 저장하는 상품정보로 갱신한다.</w:t>
      </w:r>
      <w:r>
        <w:t xml:space="preserve"> </w:t>
      </w:r>
    </w:p>
    <w:p w14:paraId="3534FA09" w14:textId="77777777" w:rsidR="00DC60DF" w:rsidRDefault="00DC60DF" w:rsidP="004771A8">
      <w:pPr>
        <w:pStyle w:val="a0"/>
      </w:pPr>
      <w:r>
        <w:rPr>
          <w:rFonts w:hint="eastAsia"/>
        </w:rPr>
        <w:t>입점상품의 수정 프로세스</w:t>
      </w:r>
    </w:p>
    <w:p w14:paraId="4C68ED0E" w14:textId="77777777" w:rsidR="00DC60DF" w:rsidRDefault="00DC60DF">
      <w:pPr>
        <w:pStyle w:val="a0"/>
        <w:numPr>
          <w:ilvl w:val="0"/>
          <w:numId w:val="0"/>
        </w:numPr>
        <w:ind w:left="141"/>
        <w:pPrChange w:id="107" w:author="김 경훈" w:date="2019-04-04T10:22:00Z">
          <w:pPr>
            <w:pStyle w:val="a0"/>
            <w:numPr>
              <w:ilvl w:val="0"/>
              <w:numId w:val="0"/>
            </w:numPr>
            <w:ind w:left="0" w:firstLine="0"/>
          </w:pPr>
        </w:pPrChange>
      </w:pPr>
      <w:r>
        <w:rPr>
          <w:noProof/>
        </w:rPr>
        <w:drawing>
          <wp:inline distT="0" distB="0" distL="0" distR="0" wp14:anchorId="0C83BB32" wp14:editId="34B1316D">
            <wp:extent cx="5600700" cy="3454603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4479" cy="345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1E5B" w14:textId="7E87E72A" w:rsidR="000B3046" w:rsidRDefault="00230A5B" w:rsidP="004771A8">
      <w:pPr>
        <w:pStyle w:val="a0"/>
      </w:pPr>
      <w:r>
        <w:rPr>
          <w:rFonts w:hint="eastAsia"/>
        </w:rPr>
        <w:t>입점상품의 상품수정 유형에 따라 개별수정과 일괄수정으로 구분한다</w:t>
      </w:r>
      <w:r w:rsidR="00FC49A9">
        <w:rPr>
          <w:rFonts w:hint="eastAsia"/>
        </w:rPr>
        <w:t>.</w:t>
      </w:r>
      <w:r w:rsidR="000B3046">
        <w:rPr>
          <w:rFonts w:hint="eastAsia"/>
        </w:rPr>
        <w:t xml:space="preserve">  </w:t>
      </w:r>
    </w:p>
    <w:p w14:paraId="72A874F4" w14:textId="77777777" w:rsidR="00230A5B" w:rsidRPr="008A1BA6" w:rsidRDefault="00230A5B">
      <w:pPr>
        <w:pStyle w:val="a0"/>
        <w:numPr>
          <w:ilvl w:val="0"/>
          <w:numId w:val="0"/>
        </w:numPr>
        <w:ind w:left="1134"/>
        <w:pPrChange w:id="108" w:author="김 경훈" w:date="2019-04-04T10:22:00Z">
          <w:pPr>
            <w:pStyle w:val="a0"/>
            <w:numPr>
              <w:ilvl w:val="0"/>
              <w:numId w:val="0"/>
            </w:numPr>
            <w:ind w:left="0" w:firstLine="0"/>
          </w:pPr>
        </w:pPrChange>
      </w:pPr>
    </w:p>
    <w:p w14:paraId="439BA40F" w14:textId="3AA831EA" w:rsidR="00315537" w:rsidRDefault="00315537" w:rsidP="00315537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09" w:name="_Toc5266717"/>
      <w:r>
        <w:rPr>
          <w:rFonts w:asciiTheme="minorEastAsia" w:eastAsiaTheme="minorEastAsia" w:hAnsiTheme="minorEastAsia" w:cs="Calibri" w:hint="eastAsia"/>
        </w:rPr>
        <w:t>입점상품 개별 수정</w:t>
      </w:r>
      <w:bookmarkEnd w:id="109"/>
    </w:p>
    <w:p w14:paraId="44F1B12F" w14:textId="57CB5950" w:rsidR="00230A5B" w:rsidRDefault="00230A5B" w:rsidP="004771A8">
      <w:pPr>
        <w:pStyle w:val="a0"/>
      </w:pPr>
      <w:r>
        <w:rPr>
          <w:rFonts w:hint="eastAsia"/>
        </w:rPr>
        <w:t xml:space="preserve">입점상품의 </w:t>
      </w:r>
      <w:r w:rsidR="00E24A55">
        <w:rPr>
          <w:rFonts w:hint="eastAsia"/>
        </w:rPr>
        <w:t>개별</w:t>
      </w:r>
      <w:r>
        <w:rPr>
          <w:rFonts w:hint="eastAsia"/>
        </w:rPr>
        <w:t xml:space="preserve">수정은 </w:t>
      </w:r>
      <w:r w:rsidR="00E24A55">
        <w:rPr>
          <w:rFonts w:hint="eastAsia"/>
        </w:rPr>
        <w:t>입점상품 수정정책을 따른다</w:t>
      </w:r>
      <w:r w:rsidR="00FC49A9">
        <w:rPr>
          <w:rFonts w:hint="eastAsia"/>
        </w:rPr>
        <w:t>.</w:t>
      </w:r>
    </w:p>
    <w:p w14:paraId="07273AD5" w14:textId="77777777" w:rsidR="00E24A55" w:rsidRPr="00230A5B" w:rsidRDefault="00E24A55">
      <w:pPr>
        <w:pStyle w:val="a0"/>
        <w:numPr>
          <w:ilvl w:val="0"/>
          <w:numId w:val="0"/>
        </w:numPr>
        <w:ind w:left="1134"/>
        <w:pPrChange w:id="110" w:author="김 경훈" w:date="2019-04-04T10:22:00Z">
          <w:pPr>
            <w:pStyle w:val="a0"/>
            <w:numPr>
              <w:ilvl w:val="0"/>
              <w:numId w:val="0"/>
            </w:numPr>
            <w:ind w:left="0" w:firstLine="0"/>
          </w:pPr>
        </w:pPrChange>
      </w:pPr>
    </w:p>
    <w:p w14:paraId="0708C04B" w14:textId="001021CF" w:rsidR="00315537" w:rsidRDefault="00315537" w:rsidP="00315537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11" w:name="_Toc5266718"/>
      <w:r>
        <w:rPr>
          <w:rFonts w:asciiTheme="minorEastAsia" w:eastAsiaTheme="minorEastAsia" w:hAnsiTheme="minorEastAsia" w:cs="Calibri" w:hint="eastAsia"/>
        </w:rPr>
        <w:t>입점상품 일괄 수정</w:t>
      </w:r>
      <w:bookmarkEnd w:id="111"/>
    </w:p>
    <w:p w14:paraId="75C5B896" w14:textId="77777777" w:rsidR="007164D2" w:rsidRDefault="003E05FE" w:rsidP="004771A8">
      <w:pPr>
        <w:pStyle w:val="a0"/>
      </w:pPr>
      <w:r>
        <w:rPr>
          <w:rFonts w:hint="eastAsia"/>
        </w:rPr>
        <w:t>입점상품의 일괄 수정은</w:t>
      </w:r>
      <w:r w:rsidR="001A29E0">
        <w:rPr>
          <w:rFonts w:hint="eastAsia"/>
        </w:rPr>
        <w:t xml:space="preserve"> 상품정보 일괄 수정 메뉴에서 실행</w:t>
      </w:r>
      <w:r w:rsidR="007164D2">
        <w:rPr>
          <w:rFonts w:hint="eastAsia"/>
        </w:rPr>
        <w:t xml:space="preserve"> </w:t>
      </w:r>
      <w:r w:rsidR="001A29E0">
        <w:rPr>
          <w:rFonts w:hint="eastAsia"/>
        </w:rPr>
        <w:t>가능</w:t>
      </w:r>
      <w:r w:rsidR="007164D2">
        <w:rPr>
          <w:rFonts w:hint="eastAsia"/>
        </w:rPr>
        <w:t>하며,</w:t>
      </w:r>
      <w:r w:rsidR="007164D2">
        <w:t xml:space="preserve"> </w:t>
      </w:r>
      <w:r w:rsidR="007164D2">
        <w:rPr>
          <w:rFonts w:hint="eastAsia"/>
        </w:rPr>
        <w:t>일괄등</w:t>
      </w:r>
      <w:r w:rsidR="007164D2">
        <w:rPr>
          <w:rFonts w:hint="eastAsia"/>
        </w:rPr>
        <w:lastRenderedPageBreak/>
        <w:t>록과 달리 엑셀 폼으로 업로드하여 일괄 수정하는 기능은 제공하지 않는다.</w:t>
      </w:r>
    </w:p>
    <w:p w14:paraId="3D474D4D" w14:textId="77777777" w:rsidR="001A29E0" w:rsidRDefault="001A29E0" w:rsidP="004771A8">
      <w:pPr>
        <w:pStyle w:val="a0"/>
      </w:pPr>
      <w:r>
        <w:rPr>
          <w:rFonts w:hint="eastAsia"/>
        </w:rPr>
        <w:t>상품정보 일괄 수정은 대상상품 선택화면과 대상상품 수정화면으로 구분한다.</w:t>
      </w:r>
      <w:r>
        <w:t xml:space="preserve"> </w:t>
      </w:r>
    </w:p>
    <w:p w14:paraId="736D51B8" w14:textId="5D33C964" w:rsidR="001A29E0" w:rsidRDefault="001A29E0" w:rsidP="004771A8">
      <w:pPr>
        <w:pStyle w:val="a0"/>
      </w:pPr>
      <w:r>
        <w:rPr>
          <w:rFonts w:hint="eastAsia"/>
        </w:rPr>
        <w:t>상품정보 일괄 수정 메뉴의 대상상품 선택화면에서 대상상품</w:t>
      </w:r>
      <w:r w:rsidR="00173C7C">
        <w:rPr>
          <w:rFonts w:hint="eastAsia"/>
        </w:rPr>
        <w:t>의 상품코드를 직접 입력(복수입력가능)하거나,</w:t>
      </w:r>
      <w:r w:rsidR="00173C7C">
        <w:t xml:space="preserve"> </w:t>
      </w:r>
      <w:r w:rsidR="00173C7C">
        <w:rPr>
          <w:rFonts w:hint="eastAsia"/>
        </w:rPr>
        <w:t>엑셀서식으로 상품코드를 업로드하여 대상지정할 수 있다.</w:t>
      </w:r>
      <w:r w:rsidR="00173C7C">
        <w:t xml:space="preserve"> </w:t>
      </w:r>
      <w:r w:rsidR="00173C7C">
        <w:rPr>
          <w:rFonts w:hint="eastAsia"/>
        </w:rPr>
        <w:t>대상 지정 후 [대상확인]</w:t>
      </w:r>
      <w:r w:rsidR="00173C7C">
        <w:t xml:space="preserve"> </w:t>
      </w:r>
      <w:r w:rsidR="00173C7C">
        <w:rPr>
          <w:rFonts w:hint="eastAsia"/>
        </w:rPr>
        <w:t>버튼을 클릭하면 대상상품 수정화면으로 이동한다</w:t>
      </w:r>
      <w:r w:rsidR="00FC49A9">
        <w:rPr>
          <w:rFonts w:hint="eastAsia"/>
        </w:rPr>
        <w:t>.</w:t>
      </w:r>
      <w:r w:rsidR="00173C7C">
        <w:rPr>
          <w:rFonts w:hint="eastAsia"/>
        </w:rPr>
        <w:t xml:space="preserve"> </w:t>
      </w:r>
    </w:p>
    <w:p w14:paraId="43E4FC60" w14:textId="77777777" w:rsidR="00173C7C" w:rsidRDefault="00173C7C" w:rsidP="004771A8">
      <w:pPr>
        <w:pStyle w:val="a0"/>
      </w:pPr>
      <w:r>
        <w:rPr>
          <w:rFonts w:hint="eastAsia"/>
        </w:rPr>
        <w:t>상품정보 일괄 수정 메뉴 외에도</w:t>
      </w:r>
      <w:r w:rsidR="001A29E0">
        <w:rPr>
          <w:rFonts w:hint="eastAsia"/>
        </w:rPr>
        <w:t xml:space="preserve"> 상품관리 화면의 목록에서 </w:t>
      </w:r>
      <w:r>
        <w:rPr>
          <w:rFonts w:hint="eastAsia"/>
        </w:rPr>
        <w:t xml:space="preserve">대상 상품을 </w:t>
      </w:r>
      <w:r w:rsidR="001A29E0">
        <w:rPr>
          <w:rFonts w:hint="eastAsia"/>
        </w:rPr>
        <w:t xml:space="preserve">선택하여 </w:t>
      </w:r>
      <w:r w:rsidR="001A29E0">
        <w:t>[</w:t>
      </w:r>
      <w:r w:rsidR="001A29E0">
        <w:rPr>
          <w:rFonts w:hint="eastAsia"/>
        </w:rPr>
        <w:t>선택상품 일괄수정]버튼을 클릭</w:t>
      </w:r>
      <w:r>
        <w:rPr>
          <w:rFonts w:hint="eastAsia"/>
        </w:rPr>
        <w:t>하면 선택된 상품을 대상지정하여 대상상품 수정화면으로 이동한다.</w:t>
      </w:r>
    </w:p>
    <w:p w14:paraId="42B2C485" w14:textId="7776E4F9" w:rsidR="00173C7C" w:rsidRDefault="00173C7C" w:rsidP="004771A8">
      <w:pPr>
        <w:pStyle w:val="a0"/>
      </w:pPr>
      <w:r>
        <w:rPr>
          <w:rFonts w:hint="eastAsia"/>
        </w:rPr>
        <w:t>대상상품 수정화면에서 대상지정된 상품목록을 확인하고,</w:t>
      </w:r>
      <w:r>
        <w:t xml:space="preserve"> </w:t>
      </w:r>
      <w:r>
        <w:rPr>
          <w:rFonts w:hint="eastAsia"/>
        </w:rPr>
        <w:t>일괄수정항목을 선택하여 정보 변경할 수 있다</w:t>
      </w:r>
      <w:r w:rsidR="00FC49A9">
        <w:rPr>
          <w:rFonts w:hint="eastAsia"/>
        </w:rPr>
        <w:t>.</w:t>
      </w:r>
    </w:p>
    <w:p w14:paraId="5F29ED65" w14:textId="77777777" w:rsidR="00173C7C" w:rsidRDefault="00173C7C" w:rsidP="004771A8">
      <w:pPr>
        <w:pStyle w:val="a0"/>
      </w:pPr>
      <w:r>
        <w:rPr>
          <w:rFonts w:hint="eastAsia"/>
        </w:rPr>
        <w:t>일괄수정항목은 상품등록/상세 화면과 유사하게 기본정보,</w:t>
      </w:r>
      <w:r>
        <w:t xml:space="preserve"> </w:t>
      </w:r>
      <w:r>
        <w:rPr>
          <w:rFonts w:hint="eastAsia"/>
        </w:rPr>
        <w:t>전시정보,</w:t>
      </w:r>
      <w:r>
        <w:t xml:space="preserve"> </w:t>
      </w:r>
      <w:r>
        <w:rPr>
          <w:rFonts w:hint="eastAsia"/>
        </w:rPr>
        <w:t xml:space="preserve">재고/옵션정보의 </w:t>
      </w:r>
      <w:r>
        <w:t>3</w:t>
      </w:r>
      <w:r>
        <w:rPr>
          <w:rFonts w:hint="eastAsia"/>
        </w:rPr>
        <w:t>개 탭으로 구성한다.</w:t>
      </w:r>
      <w:r>
        <w:t xml:space="preserve"> </w:t>
      </w:r>
    </w:p>
    <w:p w14:paraId="668515AE" w14:textId="77777777" w:rsidR="007164D2" w:rsidRDefault="00173C7C" w:rsidP="004771A8">
      <w:pPr>
        <w:pStyle w:val="a0"/>
      </w:pPr>
      <w:r>
        <w:rPr>
          <w:rFonts w:hint="eastAsia"/>
        </w:rPr>
        <w:t>모든 일괄 수정항목은 변경안함 상태를 기본값으로 한다.</w:t>
      </w:r>
      <w:r>
        <w:t xml:space="preserve"> </w:t>
      </w:r>
    </w:p>
    <w:p w14:paraId="1A9D93D2" w14:textId="77777777" w:rsidR="003E05FE" w:rsidRDefault="007164D2" w:rsidP="004771A8">
      <w:pPr>
        <w:pStyle w:val="a0"/>
      </w:pPr>
      <w:r>
        <w:rPr>
          <w:rFonts w:hint="eastAsia"/>
        </w:rPr>
        <w:t>일괄수정 가능한 항목은 아래와 같다</w:t>
      </w:r>
      <w:r w:rsidR="001A29E0">
        <w:rPr>
          <w:rFonts w:hint="eastAsia"/>
        </w:rPr>
        <w:t xml:space="preserve"> </w:t>
      </w:r>
      <w:r w:rsidR="003E05FE">
        <w:rPr>
          <w:rFonts w:hint="eastAsia"/>
        </w:rPr>
        <w:t xml:space="preserve"> </w:t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01"/>
        <w:gridCol w:w="7483"/>
      </w:tblGrid>
      <w:tr w:rsidR="00461166" w:rsidRPr="00F4270D" w14:paraId="20E64978" w14:textId="77777777" w:rsidTr="009D42D6">
        <w:trPr>
          <w:trHeight w:val="397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2A3CB070" w14:textId="77777777" w:rsidR="00461166" w:rsidRPr="00F4270D" w:rsidRDefault="00461166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상태</w:t>
            </w:r>
          </w:p>
        </w:tc>
        <w:tc>
          <w:tcPr>
            <w:tcW w:w="7483" w:type="dxa"/>
            <w:shd w:val="clear" w:color="auto" w:fill="BFBFBF"/>
            <w:vAlign w:val="center"/>
          </w:tcPr>
          <w:p w14:paraId="754987A9" w14:textId="77777777" w:rsidR="00461166" w:rsidRPr="00F4270D" w:rsidRDefault="00461166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 w:rsidRPr="00F4270D"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  <w:t>설명</w:t>
            </w:r>
          </w:p>
        </w:tc>
      </w:tr>
      <w:tr w:rsidR="00461166" w:rsidRPr="00F4270D" w14:paraId="64E5AD4C" w14:textId="77777777" w:rsidTr="009D42D6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3D9D49CD" w14:textId="77777777" w:rsidR="00461166" w:rsidRDefault="00461166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기본정보</w:t>
            </w:r>
          </w:p>
        </w:tc>
        <w:tc>
          <w:tcPr>
            <w:tcW w:w="7483" w:type="dxa"/>
            <w:vAlign w:val="center"/>
          </w:tcPr>
          <w:p w14:paraId="562502B5" w14:textId="77777777" w:rsidR="00461166" w:rsidRDefault="00461166" w:rsidP="009D42D6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판매상태,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판매기간,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표준카테고리,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예약상품여부 및 예상출고일,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무료배송 상품여부,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임직원할인제외 여부,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주문제작 여부</w:t>
            </w:r>
          </w:p>
        </w:tc>
      </w:tr>
      <w:tr w:rsidR="00461166" w:rsidRPr="00BC48E1" w14:paraId="54362C89" w14:textId="77777777" w:rsidTr="009D42D6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5A362AC1" w14:textId="77777777" w:rsidR="00461166" w:rsidRPr="00F4270D" w:rsidRDefault="00461166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전시정보</w:t>
            </w:r>
          </w:p>
        </w:tc>
        <w:tc>
          <w:tcPr>
            <w:tcW w:w="7483" w:type="dxa"/>
            <w:vAlign w:val="center"/>
          </w:tcPr>
          <w:p w14:paraId="6B130866" w14:textId="77777777" w:rsidR="00461166" w:rsidRPr="00F4270D" w:rsidRDefault="00461166" w:rsidP="009D42D6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전시여부,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아이콘설정,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전시카테고리설정, 검색가능여부,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검색키워드,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사이즈조견표 전시여부,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색상정보,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색상연계상품 정보 설정,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관련용품 추천 설정</w:t>
            </w:r>
          </w:p>
        </w:tc>
      </w:tr>
      <w:tr w:rsidR="00461166" w:rsidRPr="00F4270D" w14:paraId="3356051E" w14:textId="77777777" w:rsidTr="009D42D6">
        <w:trPr>
          <w:trHeight w:val="397"/>
        </w:trPr>
        <w:tc>
          <w:tcPr>
            <w:tcW w:w="1701" w:type="dxa"/>
            <w:shd w:val="clear" w:color="auto" w:fill="F2F2F2"/>
            <w:vAlign w:val="center"/>
          </w:tcPr>
          <w:p w14:paraId="3D576ACC" w14:textId="77777777" w:rsidR="00461166" w:rsidRPr="00F4270D" w:rsidRDefault="00461166" w:rsidP="009D42D6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재고/옵션정보</w:t>
            </w:r>
          </w:p>
        </w:tc>
        <w:tc>
          <w:tcPr>
            <w:tcW w:w="7483" w:type="dxa"/>
            <w:vAlign w:val="center"/>
          </w:tcPr>
          <w:p w14:paraId="5DA8E495" w14:textId="694C061A" w:rsidR="00461166" w:rsidRPr="00F4270D" w:rsidRDefault="00461166" w:rsidP="00FC49A9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구매수량 제한 여부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060F1356" w14:textId="77777777" w:rsidR="00461166" w:rsidRDefault="00461166">
      <w:pPr>
        <w:pStyle w:val="a0"/>
        <w:numPr>
          <w:ilvl w:val="0"/>
          <w:numId w:val="0"/>
        </w:numPr>
        <w:ind w:left="1134"/>
        <w:pPrChange w:id="112" w:author="김 경훈" w:date="2019-04-04T10:22:00Z">
          <w:pPr>
            <w:pStyle w:val="a0"/>
            <w:numPr>
              <w:ilvl w:val="0"/>
              <w:numId w:val="0"/>
            </w:numPr>
            <w:ind w:left="0" w:firstLine="0"/>
          </w:pPr>
        </w:pPrChange>
      </w:pPr>
    </w:p>
    <w:p w14:paraId="0B659001" w14:textId="77777777" w:rsidR="00461166" w:rsidRDefault="00461166">
      <w:pPr>
        <w:pStyle w:val="a0"/>
        <w:numPr>
          <w:ilvl w:val="0"/>
          <w:numId w:val="0"/>
        </w:numPr>
        <w:ind w:left="1134"/>
        <w:pPrChange w:id="113" w:author="김 경훈" w:date="2019-04-04T10:22:00Z">
          <w:pPr>
            <w:pStyle w:val="a0"/>
            <w:numPr>
              <w:ilvl w:val="0"/>
              <w:numId w:val="0"/>
            </w:numPr>
            <w:ind w:left="0" w:firstLine="0"/>
          </w:pPr>
        </w:pPrChange>
      </w:pPr>
    </w:p>
    <w:p w14:paraId="52522DF6" w14:textId="77777777" w:rsidR="00461166" w:rsidRDefault="00461166" w:rsidP="00FC49A9">
      <w:pPr>
        <w:pStyle w:val="-1"/>
        <w:sectPr w:rsidR="00461166">
          <w:pgSz w:w="11907" w:h="16840" w:code="9"/>
          <w:pgMar w:top="1440" w:right="1440" w:bottom="1440" w:left="1440" w:header="720" w:footer="720" w:gutter="0"/>
          <w:cols w:space="720"/>
        </w:sectPr>
      </w:pPr>
    </w:p>
    <w:p w14:paraId="35BA07AA" w14:textId="77777777" w:rsidR="007907E1" w:rsidRDefault="007907E1" w:rsidP="00FC49A9">
      <w:pPr>
        <w:pStyle w:val="-1"/>
      </w:pPr>
      <w:bookmarkStart w:id="114" w:name="_Toc5266719"/>
      <w:r>
        <w:rPr>
          <w:rFonts w:hint="eastAsia"/>
        </w:rPr>
        <w:lastRenderedPageBreak/>
        <w:t xml:space="preserve">입점사 </w:t>
      </w:r>
      <w:r w:rsidR="00197232">
        <w:rPr>
          <w:rFonts w:hint="eastAsia"/>
        </w:rPr>
        <w:t xml:space="preserve">프로모션 </w:t>
      </w:r>
      <w:r>
        <w:rPr>
          <w:rFonts w:hint="eastAsia"/>
        </w:rPr>
        <w:t>관리</w:t>
      </w:r>
      <w:bookmarkEnd w:id="114"/>
    </w:p>
    <w:p w14:paraId="3CC4E1AB" w14:textId="77777777" w:rsidR="0090045E" w:rsidRPr="009B6C39" w:rsidRDefault="0090045E" w:rsidP="0090045E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115" w:name="_Toc5266720"/>
      <w:r w:rsidRPr="009B6C39">
        <w:rPr>
          <w:rFonts w:asciiTheme="minorEastAsia" w:eastAsiaTheme="minorEastAsia" w:hAnsiTheme="minorEastAsia" w:cs="Calibri" w:hint="eastAsia"/>
        </w:rPr>
        <w:t xml:space="preserve">입점사 </w:t>
      </w:r>
      <w:r>
        <w:rPr>
          <w:rFonts w:asciiTheme="minorEastAsia" w:eastAsiaTheme="minorEastAsia" w:hAnsiTheme="minorEastAsia" w:cs="Calibri" w:hint="eastAsia"/>
        </w:rPr>
        <w:t>기획전</w:t>
      </w:r>
      <w:r w:rsidR="00BF388E">
        <w:rPr>
          <w:rFonts w:asciiTheme="minorEastAsia" w:eastAsiaTheme="minorEastAsia" w:hAnsiTheme="minorEastAsia" w:cs="Calibri" w:hint="eastAsia"/>
        </w:rPr>
        <w:t xml:space="preserve"> 관리</w:t>
      </w:r>
      <w:bookmarkEnd w:id="115"/>
    </w:p>
    <w:p w14:paraId="68123FF3" w14:textId="77777777" w:rsidR="00BF388E" w:rsidRDefault="0090045E" w:rsidP="0090045E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16" w:name="_Toc5266721"/>
      <w:r>
        <w:rPr>
          <w:rFonts w:asciiTheme="minorEastAsia" w:eastAsiaTheme="minorEastAsia" w:hAnsiTheme="minorEastAsia" w:cs="Calibri" w:hint="eastAsia"/>
        </w:rPr>
        <w:t xml:space="preserve">기획전 </w:t>
      </w:r>
      <w:r w:rsidR="00BF388E">
        <w:rPr>
          <w:rFonts w:asciiTheme="minorEastAsia" w:eastAsiaTheme="minorEastAsia" w:hAnsiTheme="minorEastAsia" w:cs="Calibri" w:hint="eastAsia"/>
        </w:rPr>
        <w:t>관리 정책</w:t>
      </w:r>
      <w:bookmarkEnd w:id="116"/>
    </w:p>
    <w:p w14:paraId="1F2C3D86" w14:textId="77777777" w:rsidR="00BF388E" w:rsidRDefault="00BF388E" w:rsidP="004771A8">
      <w:pPr>
        <w:pStyle w:val="a0"/>
      </w:pPr>
      <w:r>
        <w:t xml:space="preserve">PO </w:t>
      </w:r>
      <w:r>
        <w:rPr>
          <w:rFonts w:hint="eastAsia"/>
        </w:rPr>
        <w:t>관리자는 필요에 따라 기획전을 등록/승인요청하여 기획전 대상 상품을 전시/판매할 수 있다.</w:t>
      </w:r>
      <w:r>
        <w:t xml:space="preserve"> </w:t>
      </w:r>
    </w:p>
    <w:p w14:paraId="7F40F4E6" w14:textId="77777777" w:rsidR="00BF388E" w:rsidRDefault="00BF388E" w:rsidP="004771A8">
      <w:pPr>
        <w:pStyle w:val="a0"/>
      </w:pPr>
      <w:r>
        <w:rPr>
          <w:rFonts w:hint="eastAsia"/>
        </w:rPr>
        <w:t>입점상품 등록</w:t>
      </w:r>
      <w:r w:rsidR="009567C6">
        <w:rPr>
          <w:rFonts w:hint="eastAsia"/>
        </w:rPr>
        <w:t xml:space="preserve"> 정책과</w:t>
      </w:r>
      <w:r>
        <w:rPr>
          <w:rFonts w:hint="eastAsia"/>
        </w:rPr>
        <w:t xml:space="preserve"> 유사하게 </w:t>
      </w:r>
      <w:r w:rsidR="009567C6">
        <w:rPr>
          <w:rFonts w:hint="eastAsia"/>
        </w:rPr>
        <w:t>P</w:t>
      </w:r>
      <w:r w:rsidR="009567C6">
        <w:t xml:space="preserve">O </w:t>
      </w:r>
      <w:r w:rsidR="009567C6">
        <w:rPr>
          <w:rFonts w:hint="eastAsia"/>
        </w:rPr>
        <w:t>관리자는 기획전 등록</w:t>
      </w:r>
      <w:r>
        <w:rPr>
          <w:rFonts w:hint="eastAsia"/>
        </w:rPr>
        <w:t>화면에서 기획전의 기본정보 및 대상상품을 등록하고,</w:t>
      </w:r>
      <w:r>
        <w:t xml:space="preserve"> </w:t>
      </w:r>
      <w:r>
        <w:rPr>
          <w:rFonts w:hint="eastAsia"/>
        </w:rPr>
        <w:t>임시저장 혹은 승인상태로 등록할 기획전의 저장상태를 선택하여 저장할 수 있다.</w:t>
      </w:r>
      <w:r>
        <w:t xml:space="preserve"> </w:t>
      </w:r>
    </w:p>
    <w:p w14:paraId="7A0016BC" w14:textId="77777777" w:rsidR="009567C6" w:rsidRDefault="009567C6" w:rsidP="004771A8">
      <w:pPr>
        <w:pStyle w:val="a0"/>
      </w:pPr>
      <w:r>
        <w:rPr>
          <w:rFonts w:hint="eastAsia"/>
        </w:rPr>
        <w:t>PO</w:t>
      </w:r>
      <w:r>
        <w:t xml:space="preserve"> </w:t>
      </w:r>
      <w:r>
        <w:rPr>
          <w:rFonts w:hint="eastAsia"/>
        </w:rPr>
        <w:t>관리자가 등록할 수 있는 기획전의 기본/전시정보의 항목 및 기능은 제한적으로 제공된다.</w:t>
      </w:r>
      <w:r>
        <w:t xml:space="preserve"> </w:t>
      </w:r>
    </w:p>
    <w:p w14:paraId="70751BD0" w14:textId="77777777" w:rsidR="009567C6" w:rsidRDefault="009567C6" w:rsidP="004771A8">
      <w:pPr>
        <w:pStyle w:val="a0"/>
      </w:pPr>
      <w:r>
        <w:rPr>
          <w:rFonts w:hint="eastAsia"/>
        </w:rPr>
        <w:t>임시저장,</w:t>
      </w:r>
      <w:r>
        <w:t xml:space="preserve"> </w:t>
      </w:r>
      <w:r>
        <w:rPr>
          <w:rFonts w:hint="eastAsia"/>
        </w:rPr>
        <w:t>승인반려 상태의 기획전은 기획전 승인요청 목록에서 조회/수정/삭제가 가능하다.</w:t>
      </w:r>
    </w:p>
    <w:p w14:paraId="57B8DB98" w14:textId="7119B257" w:rsidR="009567C6" w:rsidRDefault="009567C6" w:rsidP="004771A8">
      <w:pPr>
        <w:pStyle w:val="a0"/>
      </w:pPr>
      <w:r>
        <w:rPr>
          <w:rFonts w:hint="eastAsia"/>
        </w:rPr>
        <w:t>승인요청 중인 기획전은 조회만 가능하고,</w:t>
      </w:r>
      <w:r>
        <w:t xml:space="preserve"> </w:t>
      </w:r>
      <w:r>
        <w:rPr>
          <w:rFonts w:hint="eastAsia"/>
        </w:rPr>
        <w:t>수정/삭제할 수 없다</w:t>
      </w:r>
      <w:r w:rsidR="00FC49A9">
        <w:rPr>
          <w:rFonts w:hint="eastAsia"/>
        </w:rPr>
        <w:t>.</w:t>
      </w:r>
    </w:p>
    <w:p w14:paraId="69CD38BF" w14:textId="77777777" w:rsidR="00BF388E" w:rsidRDefault="00BF388E" w:rsidP="004771A8">
      <w:pPr>
        <w:pStyle w:val="a0"/>
      </w:pPr>
      <w:r>
        <w:rPr>
          <w:rFonts w:hint="eastAsia"/>
        </w:rPr>
        <w:t>기획전 전시/판매는 BO</w:t>
      </w:r>
      <w:r w:rsidR="009567C6">
        <w:t xml:space="preserve"> </w:t>
      </w:r>
      <w:r>
        <w:rPr>
          <w:rFonts w:hint="eastAsia"/>
        </w:rPr>
        <w:t>관리자의 승인완료 이후에 가능하며,</w:t>
      </w:r>
      <w:r>
        <w:t xml:space="preserve"> </w:t>
      </w:r>
      <w:r w:rsidR="009567C6">
        <w:t xml:space="preserve">PO </w:t>
      </w:r>
      <w:r w:rsidR="009567C6">
        <w:rPr>
          <w:rFonts w:hint="eastAsia"/>
        </w:rPr>
        <w:t>관리자가 등록한 기본정보 외에 기획전 전시여부,</w:t>
      </w:r>
      <w:r w:rsidR="009567C6">
        <w:t xml:space="preserve"> </w:t>
      </w:r>
      <w:r w:rsidR="009567C6">
        <w:rPr>
          <w:rFonts w:hint="eastAsia"/>
        </w:rPr>
        <w:t>사용여부,</w:t>
      </w:r>
      <w:r w:rsidR="009567C6">
        <w:t xml:space="preserve"> </w:t>
      </w:r>
      <w:r w:rsidR="009567C6">
        <w:rPr>
          <w:rFonts w:hint="eastAsia"/>
        </w:rPr>
        <w:t>대상회원,</w:t>
      </w:r>
      <w:r w:rsidR="009567C6">
        <w:t xml:space="preserve"> </w:t>
      </w:r>
      <w:r w:rsidR="009567C6">
        <w:rPr>
          <w:rFonts w:hint="eastAsia"/>
        </w:rPr>
        <w:t xml:space="preserve">기획전 유형 등의 정보는 </w:t>
      </w:r>
      <w:r w:rsidR="009567C6">
        <w:t xml:space="preserve">BO </w:t>
      </w:r>
      <w:r w:rsidR="009567C6">
        <w:rPr>
          <w:rFonts w:hint="eastAsia"/>
        </w:rPr>
        <w:t>관리자만 설정할 수 있다.</w:t>
      </w:r>
      <w:r w:rsidR="009567C6">
        <w:t xml:space="preserve"> </w:t>
      </w:r>
    </w:p>
    <w:p w14:paraId="0106F220" w14:textId="34CB464E" w:rsidR="009567C6" w:rsidRDefault="009567C6" w:rsidP="004771A8">
      <w:pPr>
        <w:pStyle w:val="a0"/>
      </w:pPr>
      <w:r>
        <w:rPr>
          <w:rFonts w:hint="eastAsia"/>
        </w:rPr>
        <w:t xml:space="preserve">승인완료된 기획전의 설정정보는 </w:t>
      </w:r>
      <w:r>
        <w:t>BO</w:t>
      </w:r>
      <w:r>
        <w:rPr>
          <w:rFonts w:hint="eastAsia"/>
        </w:rPr>
        <w:t>관리자만 수정할 수 있으며,</w:t>
      </w:r>
      <w:r>
        <w:t xml:space="preserve"> PO </w:t>
      </w:r>
      <w:r>
        <w:rPr>
          <w:rFonts w:hint="eastAsia"/>
        </w:rPr>
        <w:t xml:space="preserve">관리자는 </w:t>
      </w:r>
      <w:r w:rsidR="00FC49A9">
        <w:rPr>
          <w:rFonts w:hint="eastAsia"/>
        </w:rPr>
        <w:t xml:space="preserve">전시기간과 무관하게 </w:t>
      </w:r>
      <w:r>
        <w:rPr>
          <w:rFonts w:hint="eastAsia"/>
        </w:rPr>
        <w:t>별도의 승인요청없이 대상상품의 추가</w:t>
      </w:r>
      <w:r w:rsidR="00C86247">
        <w:rPr>
          <w:rFonts w:hint="eastAsia"/>
        </w:rPr>
        <w:t>,</w:t>
      </w:r>
      <w:r>
        <w:t xml:space="preserve"> </w:t>
      </w:r>
      <w:r>
        <w:rPr>
          <w:rFonts w:hint="eastAsia"/>
        </w:rPr>
        <w:t>삭제만 가능하다</w:t>
      </w:r>
      <w:r w:rsidR="00FE575A">
        <w:rPr>
          <w:rFonts w:hint="eastAsia"/>
        </w:rPr>
        <w:t>.</w:t>
      </w:r>
    </w:p>
    <w:p w14:paraId="028356F9" w14:textId="77777777" w:rsidR="00BF388E" w:rsidRDefault="00BF388E" w:rsidP="004771A8">
      <w:pPr>
        <w:pStyle w:val="a0"/>
      </w:pPr>
      <w:r>
        <w:rPr>
          <w:rFonts w:hint="eastAsia"/>
        </w:rPr>
        <w:t>입점사 기획전 관리 프로세스</w:t>
      </w:r>
    </w:p>
    <w:p w14:paraId="03AC3B6B" w14:textId="77777777" w:rsidR="00BF388E" w:rsidRDefault="00BF388E">
      <w:pPr>
        <w:pStyle w:val="a0"/>
        <w:numPr>
          <w:ilvl w:val="0"/>
          <w:numId w:val="0"/>
        </w:numPr>
        <w:ind w:left="1134"/>
        <w:pPrChange w:id="117" w:author="김 경훈" w:date="2019-04-04T10:22:00Z">
          <w:pPr>
            <w:pStyle w:val="a0"/>
            <w:numPr>
              <w:ilvl w:val="0"/>
              <w:numId w:val="0"/>
            </w:numPr>
            <w:ind w:left="0" w:firstLine="0"/>
          </w:pPr>
        </w:pPrChange>
      </w:pPr>
      <w:r>
        <w:rPr>
          <w:noProof/>
        </w:rPr>
        <w:drawing>
          <wp:inline distT="0" distB="0" distL="0" distR="0" wp14:anchorId="0CC1E849" wp14:editId="05F8E927">
            <wp:extent cx="5205608" cy="3208020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9873" cy="321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3640" w14:textId="14446AEB" w:rsidR="0090045E" w:rsidRDefault="00BF388E" w:rsidP="0090045E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18" w:name="_Toc5266722"/>
      <w:r>
        <w:rPr>
          <w:rFonts w:asciiTheme="minorEastAsia" w:eastAsiaTheme="minorEastAsia" w:hAnsiTheme="minorEastAsia" w:cs="Calibri" w:hint="eastAsia"/>
        </w:rPr>
        <w:lastRenderedPageBreak/>
        <w:t>기획전 등록</w:t>
      </w:r>
      <w:bookmarkEnd w:id="118"/>
      <w:r w:rsidR="0090045E">
        <w:rPr>
          <w:rFonts w:asciiTheme="minorEastAsia" w:eastAsiaTheme="minorEastAsia" w:hAnsiTheme="minorEastAsia" w:cs="Calibri" w:hint="eastAsia"/>
        </w:rPr>
        <w:t xml:space="preserve"> </w:t>
      </w:r>
    </w:p>
    <w:p w14:paraId="48DDED31" w14:textId="63DB5AB1" w:rsidR="005F3603" w:rsidRDefault="00380829" w:rsidP="004771A8">
      <w:pPr>
        <w:pStyle w:val="a0"/>
      </w:pPr>
      <w:r>
        <w:rPr>
          <w:rFonts w:hint="eastAsia"/>
        </w:rPr>
        <w:t xml:space="preserve">입점사 </w:t>
      </w:r>
      <w:r w:rsidR="005F3603">
        <w:rPr>
          <w:rFonts w:hint="eastAsia"/>
        </w:rPr>
        <w:t>기획전의 등록은 입점계약 시 지정된 전시채널(</w:t>
      </w:r>
      <w:r w:rsidR="005F3603">
        <w:t xml:space="preserve">A-RT, </w:t>
      </w:r>
      <w:r w:rsidR="00E70294">
        <w:t>ON THE SPOT</w:t>
      </w:r>
      <w:r w:rsidR="005F3603">
        <w:t>)</w:t>
      </w:r>
      <w:r w:rsidR="005F3603">
        <w:rPr>
          <w:rFonts w:hint="eastAsia"/>
        </w:rPr>
        <w:t>에만 가능</w:t>
      </w:r>
      <w:r>
        <w:rPr>
          <w:rFonts w:hint="eastAsia"/>
        </w:rPr>
        <w:t>하며,</w:t>
      </w:r>
      <w:r>
        <w:t xml:space="preserve"> </w:t>
      </w:r>
      <w:r>
        <w:rPr>
          <w:rFonts w:hint="eastAsia"/>
        </w:rPr>
        <w:t>해당 입점사에서 등록되어 전시/판매중인 상품만 대상상품으로 등록할 수 있다</w:t>
      </w:r>
      <w:r w:rsidR="005F3603">
        <w:rPr>
          <w:rFonts w:hint="eastAsia"/>
        </w:rPr>
        <w:t>.</w:t>
      </w:r>
      <w:r w:rsidR="005F3603">
        <w:t xml:space="preserve"> </w:t>
      </w:r>
    </w:p>
    <w:p w14:paraId="04E15D89" w14:textId="2BC29FBE" w:rsidR="00380829" w:rsidRDefault="00380829" w:rsidP="004771A8">
      <w:pPr>
        <w:pStyle w:val="a0"/>
      </w:pPr>
      <w:r>
        <w:rPr>
          <w:rFonts w:hint="eastAsia"/>
        </w:rPr>
        <w:t>입점사 기획전은 상품정보 입력 후 임시저장 상태와 승인요청 상태로 선택하여 저장할 수 있다</w:t>
      </w:r>
      <w:r w:rsidR="00FC49A9">
        <w:rPr>
          <w:rFonts w:hint="eastAsia"/>
        </w:rPr>
        <w:t>.</w:t>
      </w:r>
    </w:p>
    <w:p w14:paraId="54CE0E23" w14:textId="77777777" w:rsidR="00967385" w:rsidRDefault="00380829" w:rsidP="004771A8">
      <w:pPr>
        <w:pStyle w:val="a0"/>
      </w:pPr>
      <w:r>
        <w:rPr>
          <w:rFonts w:hint="eastAsia"/>
        </w:rPr>
        <w:t>입점사 기획전은 개별등록만 가능하며,</w:t>
      </w:r>
      <w:r>
        <w:t xml:space="preserve"> </w:t>
      </w:r>
      <w:r>
        <w:rPr>
          <w:rFonts w:hint="eastAsia"/>
        </w:rPr>
        <w:t>일괄 등록의 기능은 제공하지 않는다.</w:t>
      </w:r>
      <w:r w:rsidR="002B2F74">
        <w:t xml:space="preserve"> </w:t>
      </w:r>
    </w:p>
    <w:p w14:paraId="0001257E" w14:textId="77777777" w:rsidR="00967385" w:rsidRDefault="00967385" w:rsidP="004771A8">
      <w:pPr>
        <w:pStyle w:val="a0"/>
      </w:pPr>
      <w:r>
        <w:rPr>
          <w:rFonts w:hint="eastAsia"/>
        </w:rPr>
        <w:t>기획전은 기획전 마스터 정보</w:t>
      </w:r>
      <w:r>
        <w:t>(</w:t>
      </w:r>
      <w:r>
        <w:rPr>
          <w:rFonts w:hint="eastAsia"/>
        </w:rPr>
        <w:t>기본정보,</w:t>
      </w:r>
      <w:r>
        <w:t xml:space="preserve"> </w:t>
      </w:r>
      <w:r>
        <w:rPr>
          <w:rFonts w:hint="eastAsia"/>
        </w:rPr>
        <w:t>전시정보)와 기획전 상품정보로 구분되며,</w:t>
      </w:r>
      <w:r>
        <w:t xml:space="preserve"> </w:t>
      </w:r>
      <w:r>
        <w:rPr>
          <w:rFonts w:hint="eastAsia"/>
        </w:rPr>
        <w:t xml:space="preserve">기획전 마스터 정보가 등록된 이후에 </w:t>
      </w:r>
      <w:r w:rsidR="00E4073A">
        <w:rPr>
          <w:rFonts w:hint="eastAsia"/>
        </w:rPr>
        <w:t xml:space="preserve">기획전 </w:t>
      </w:r>
      <w:r>
        <w:rPr>
          <w:rFonts w:hint="eastAsia"/>
        </w:rPr>
        <w:t>상품정보를 등록할 수 있다.</w:t>
      </w:r>
      <w:r>
        <w:t xml:space="preserve"> </w:t>
      </w:r>
    </w:p>
    <w:p w14:paraId="4707FEE8" w14:textId="77777777" w:rsidR="00DC60DF" w:rsidRDefault="0070160A" w:rsidP="004771A8">
      <w:pPr>
        <w:pStyle w:val="a0"/>
      </w:pPr>
      <w:r>
        <w:t xml:space="preserve">PO </w:t>
      </w:r>
      <w:r>
        <w:rPr>
          <w:rFonts w:hint="eastAsia"/>
        </w:rPr>
        <w:t>관리자</w:t>
      </w:r>
      <w:r w:rsidR="005F3603">
        <w:rPr>
          <w:rFonts w:hint="eastAsia"/>
        </w:rPr>
        <w:t xml:space="preserve">가 </w:t>
      </w:r>
      <w:r w:rsidR="002B2F74">
        <w:rPr>
          <w:rFonts w:hint="eastAsia"/>
        </w:rPr>
        <w:t>관리</w:t>
      </w:r>
      <w:r w:rsidR="005F3603">
        <w:rPr>
          <w:rFonts w:hint="eastAsia"/>
        </w:rPr>
        <w:t xml:space="preserve">할 수 있는 기획전 </w:t>
      </w:r>
      <w:r w:rsidR="00967385">
        <w:rPr>
          <w:rFonts w:hint="eastAsia"/>
        </w:rPr>
        <w:t>마스터</w:t>
      </w:r>
      <w:r w:rsidR="005F3603">
        <w:rPr>
          <w:rFonts w:hint="eastAsia"/>
        </w:rPr>
        <w:t>정보는 아래와 같다.</w:t>
      </w:r>
      <w:r w:rsidR="005F3603">
        <w:t xml:space="preserve"> </w:t>
      </w:r>
    </w:p>
    <w:tbl>
      <w:tblPr>
        <w:tblW w:w="9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22"/>
        <w:gridCol w:w="1701"/>
        <w:gridCol w:w="5607"/>
      </w:tblGrid>
      <w:tr w:rsidR="002B2F74" w:rsidRPr="00F4270D" w14:paraId="67B53C8F" w14:textId="77777777" w:rsidTr="00995D3A">
        <w:trPr>
          <w:trHeight w:val="373"/>
        </w:trPr>
        <w:tc>
          <w:tcPr>
            <w:tcW w:w="2122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18CAE39A" w14:textId="77777777" w:rsidR="002B2F74" w:rsidRDefault="002B2F74" w:rsidP="00995D3A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항목명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3A8A39B4" w14:textId="77777777" w:rsidR="002B2F74" w:rsidRPr="00F4270D" w:rsidRDefault="002B2F74" w:rsidP="006449ED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PO</w:t>
            </w:r>
            <w:r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 xml:space="preserve">관리 </w:t>
            </w:r>
            <w:r w:rsidR="006449ED"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5607" w:type="dxa"/>
            <w:shd w:val="clear" w:color="auto" w:fill="BFBFBF"/>
            <w:vAlign w:val="center"/>
          </w:tcPr>
          <w:p w14:paraId="63D46F0D" w14:textId="77777777" w:rsidR="002B2F74" w:rsidRPr="00F4270D" w:rsidRDefault="002B2F74" w:rsidP="00995D3A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설명</w:t>
            </w:r>
          </w:p>
        </w:tc>
      </w:tr>
      <w:tr w:rsidR="002B2F74" w:rsidRPr="00F4270D" w14:paraId="6A0B970F" w14:textId="77777777" w:rsidTr="00995D3A">
        <w:trPr>
          <w:trHeight w:val="373"/>
        </w:trPr>
        <w:tc>
          <w:tcPr>
            <w:tcW w:w="2122" w:type="dxa"/>
            <w:shd w:val="clear" w:color="auto" w:fill="F2F2F2"/>
            <w:vAlign w:val="center"/>
          </w:tcPr>
          <w:p w14:paraId="2EE116F0" w14:textId="77777777" w:rsidR="002B2F74" w:rsidRPr="002B2F74" w:rsidRDefault="002B2F74" w:rsidP="00995D3A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 w:rsidRPr="002B2F74"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기획전명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C39B8A0" w14:textId="77777777" w:rsidR="002B2F74" w:rsidRPr="002B2F74" w:rsidRDefault="002B2F74" w:rsidP="00376E2E">
            <w:pPr>
              <w:jc w:val="center"/>
              <w:rPr>
                <w:sz w:val="18"/>
                <w:szCs w:val="18"/>
              </w:rPr>
            </w:pPr>
            <w:r w:rsidRPr="002B2F74">
              <w:rPr>
                <w:rFonts w:hint="eastAsia"/>
                <w:sz w:val="18"/>
                <w:szCs w:val="18"/>
              </w:rPr>
              <w:t>필수</w:t>
            </w:r>
          </w:p>
        </w:tc>
        <w:tc>
          <w:tcPr>
            <w:tcW w:w="5607" w:type="dxa"/>
            <w:vAlign w:val="center"/>
          </w:tcPr>
          <w:p w14:paraId="1D6C97E3" w14:textId="77777777" w:rsidR="002B2F74" w:rsidRPr="002B2F74" w:rsidRDefault="002B2F74" w:rsidP="00995D3A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100자 이내 텍스트 입력</w:t>
            </w:r>
          </w:p>
        </w:tc>
      </w:tr>
      <w:tr w:rsidR="002B2F74" w:rsidRPr="00BC48E1" w14:paraId="371481BF" w14:textId="77777777" w:rsidTr="00995D3A">
        <w:trPr>
          <w:trHeight w:val="373"/>
        </w:trPr>
        <w:tc>
          <w:tcPr>
            <w:tcW w:w="2122" w:type="dxa"/>
            <w:shd w:val="clear" w:color="auto" w:fill="F2F2F2"/>
            <w:vAlign w:val="center"/>
          </w:tcPr>
          <w:p w14:paraId="59AF121C" w14:textId="77777777" w:rsidR="002B2F74" w:rsidRPr="002B2F74" w:rsidRDefault="002B2F74" w:rsidP="00995D3A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 w:rsidRPr="002B2F74"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 xml:space="preserve">기획전 </w:t>
            </w:r>
            <w:r w:rsidRPr="002B2F74"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C569916" w14:textId="77777777" w:rsidR="002B2F74" w:rsidRPr="002B2F74" w:rsidRDefault="002B2F74" w:rsidP="00995D3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권한없음</w:t>
            </w:r>
          </w:p>
        </w:tc>
        <w:tc>
          <w:tcPr>
            <w:tcW w:w="5607" w:type="dxa"/>
            <w:vAlign w:val="center"/>
          </w:tcPr>
          <w:p w14:paraId="113B9D76" w14:textId="77777777" w:rsidR="002B2F74" w:rsidRPr="002B2F74" w:rsidRDefault="002B2F74" w:rsidP="002B2F74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 w:rsidRPr="002B2F74">
              <w:rPr>
                <w:rFonts w:hint="eastAsia"/>
                <w:sz w:val="18"/>
                <w:szCs w:val="18"/>
              </w:rPr>
              <w:t xml:space="preserve">등록 </w:t>
            </w:r>
            <w:r>
              <w:rPr>
                <w:rFonts w:hint="eastAsia"/>
                <w:sz w:val="18"/>
                <w:szCs w:val="18"/>
              </w:rPr>
              <w:t>시점에</w:t>
            </w:r>
            <w:r w:rsidRPr="002B2F74">
              <w:rPr>
                <w:rFonts w:hint="eastAsia"/>
                <w:sz w:val="18"/>
                <w:szCs w:val="18"/>
              </w:rPr>
              <w:t xml:space="preserve"> 자동</w:t>
            </w:r>
            <w:r w:rsidR="009F6284">
              <w:rPr>
                <w:rFonts w:hint="eastAsia"/>
                <w:sz w:val="18"/>
                <w:szCs w:val="18"/>
              </w:rPr>
              <w:t xml:space="preserve"> </w:t>
            </w:r>
            <w:r w:rsidRPr="002B2F74">
              <w:rPr>
                <w:rFonts w:hint="eastAsia"/>
                <w:sz w:val="18"/>
                <w:szCs w:val="18"/>
              </w:rPr>
              <w:t>채번</w:t>
            </w:r>
          </w:p>
        </w:tc>
      </w:tr>
      <w:tr w:rsidR="00995D3A" w:rsidRPr="00F4270D" w14:paraId="640BE4DF" w14:textId="77777777" w:rsidTr="00995D3A">
        <w:trPr>
          <w:trHeight w:val="373"/>
        </w:trPr>
        <w:tc>
          <w:tcPr>
            <w:tcW w:w="2122" w:type="dxa"/>
            <w:shd w:val="clear" w:color="auto" w:fill="F2F2F2"/>
            <w:vAlign w:val="center"/>
          </w:tcPr>
          <w:p w14:paraId="28C259F9" w14:textId="77777777" w:rsidR="00995D3A" w:rsidRPr="002B2F74" w:rsidRDefault="00995D3A" w:rsidP="00995D3A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 xml:space="preserve">기획전 기간 (시작일) 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3027A47" w14:textId="77777777" w:rsidR="00995D3A" w:rsidRDefault="00995D3A" w:rsidP="00376E2E">
            <w:pPr>
              <w:jc w:val="center"/>
            </w:pPr>
            <w:r w:rsidRPr="004D3774">
              <w:rPr>
                <w:rFonts w:hint="eastAsia"/>
                <w:sz w:val="18"/>
                <w:szCs w:val="18"/>
              </w:rPr>
              <w:t>필수</w:t>
            </w:r>
          </w:p>
        </w:tc>
        <w:tc>
          <w:tcPr>
            <w:tcW w:w="5607" w:type="dxa"/>
            <w:vAlign w:val="center"/>
          </w:tcPr>
          <w:p w14:paraId="5119C0F2" w14:textId="77777777" w:rsidR="00995D3A" w:rsidRPr="00F4270D" w:rsidRDefault="00995D3A" w:rsidP="00995D3A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2019-01-01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01:00:00 </w:t>
            </w:r>
          </w:p>
        </w:tc>
      </w:tr>
      <w:tr w:rsidR="00995D3A" w:rsidRPr="002B2F74" w14:paraId="3A8CEC52" w14:textId="77777777" w:rsidTr="00995D3A">
        <w:trPr>
          <w:trHeight w:val="373"/>
        </w:trPr>
        <w:tc>
          <w:tcPr>
            <w:tcW w:w="2122" w:type="dxa"/>
            <w:shd w:val="clear" w:color="auto" w:fill="F2F2F2"/>
            <w:vAlign w:val="center"/>
          </w:tcPr>
          <w:p w14:paraId="37581A80" w14:textId="77777777" w:rsidR="00995D3A" w:rsidRPr="002B2F74" w:rsidRDefault="00995D3A" w:rsidP="00995D3A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기획전 기간 (종료일)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9FD7206" w14:textId="77777777" w:rsidR="00995D3A" w:rsidRDefault="00995D3A" w:rsidP="00376E2E">
            <w:pPr>
              <w:jc w:val="center"/>
            </w:pPr>
            <w:r w:rsidRPr="004D3774">
              <w:rPr>
                <w:rFonts w:hint="eastAsia"/>
                <w:sz w:val="18"/>
                <w:szCs w:val="18"/>
              </w:rPr>
              <w:t>필수</w:t>
            </w:r>
          </w:p>
        </w:tc>
        <w:tc>
          <w:tcPr>
            <w:tcW w:w="5607" w:type="dxa"/>
            <w:vAlign w:val="center"/>
          </w:tcPr>
          <w:p w14:paraId="1B0C1BA3" w14:textId="77777777" w:rsidR="00995D3A" w:rsidRPr="00F4270D" w:rsidRDefault="00995D3A" w:rsidP="00995D3A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2019-01-01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01:00:00 (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종료일을 별도로 지정하지 않는 상시 기획전인 경우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9999-12-31 23:59:59)</w:t>
            </w:r>
          </w:p>
        </w:tc>
      </w:tr>
      <w:tr w:rsidR="00995D3A" w:rsidRPr="00D269DB" w14:paraId="5E2E5998" w14:textId="77777777" w:rsidTr="00995D3A">
        <w:trPr>
          <w:trHeight w:val="373"/>
        </w:trPr>
        <w:tc>
          <w:tcPr>
            <w:tcW w:w="2122" w:type="dxa"/>
            <w:shd w:val="clear" w:color="auto" w:fill="F2F2F2"/>
            <w:vAlign w:val="center"/>
          </w:tcPr>
          <w:p w14:paraId="4B52D0CB" w14:textId="77777777" w:rsidR="00995D3A" w:rsidRPr="009F6284" w:rsidRDefault="00995D3A" w:rsidP="00995D3A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채널구분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320CEC4" w14:textId="77777777" w:rsidR="00995D3A" w:rsidRDefault="00995D3A" w:rsidP="00376E2E">
            <w:pPr>
              <w:jc w:val="center"/>
            </w:pPr>
            <w:r w:rsidRPr="004D3774">
              <w:rPr>
                <w:rFonts w:hint="eastAsia"/>
                <w:sz w:val="18"/>
                <w:szCs w:val="18"/>
              </w:rPr>
              <w:t>필수</w:t>
            </w:r>
          </w:p>
        </w:tc>
        <w:tc>
          <w:tcPr>
            <w:tcW w:w="5607" w:type="dxa"/>
            <w:vAlign w:val="center"/>
          </w:tcPr>
          <w:p w14:paraId="5CA918EE" w14:textId="510C2C93" w:rsidR="00995D3A" w:rsidRPr="002B2F74" w:rsidRDefault="00995D3A" w:rsidP="00995D3A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A-RT, </w:t>
            </w:r>
            <w:r w:rsidR="00E70294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ON THE SPOT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중 지정된 채널만 선택 가능</w:t>
            </w:r>
          </w:p>
        </w:tc>
      </w:tr>
      <w:tr w:rsidR="002B2F74" w:rsidRPr="00F4270D" w14:paraId="261F75D7" w14:textId="77777777" w:rsidTr="00995D3A">
        <w:trPr>
          <w:trHeight w:val="373"/>
        </w:trPr>
        <w:tc>
          <w:tcPr>
            <w:tcW w:w="2122" w:type="dxa"/>
            <w:shd w:val="clear" w:color="auto" w:fill="F2F2F2"/>
            <w:vAlign w:val="center"/>
          </w:tcPr>
          <w:p w14:paraId="33301514" w14:textId="77777777" w:rsidR="002B2F74" w:rsidRPr="002B2F74" w:rsidRDefault="00995D3A" w:rsidP="00995D3A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사용여부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6A57994" w14:textId="77777777" w:rsidR="002B2F74" w:rsidRPr="002B2F74" w:rsidRDefault="00995D3A" w:rsidP="002B2F7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권한없음</w:t>
            </w:r>
          </w:p>
        </w:tc>
        <w:tc>
          <w:tcPr>
            <w:tcW w:w="5607" w:type="dxa"/>
            <w:vAlign w:val="center"/>
          </w:tcPr>
          <w:p w14:paraId="25361063" w14:textId="77777777" w:rsidR="002B2F74" w:rsidRPr="002B2F74" w:rsidRDefault="00995D3A" w:rsidP="002B2F74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BO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관리자 설정 항목</w:t>
            </w:r>
          </w:p>
        </w:tc>
      </w:tr>
      <w:tr w:rsidR="00995D3A" w:rsidRPr="00F4270D" w14:paraId="2BA7A3CD" w14:textId="77777777" w:rsidTr="00995D3A">
        <w:trPr>
          <w:trHeight w:val="373"/>
        </w:trPr>
        <w:tc>
          <w:tcPr>
            <w:tcW w:w="2122" w:type="dxa"/>
            <w:shd w:val="clear" w:color="auto" w:fill="F2F2F2"/>
            <w:vAlign w:val="center"/>
          </w:tcPr>
          <w:p w14:paraId="1FF884B6" w14:textId="77777777" w:rsidR="00995D3A" w:rsidRPr="002B2F74" w:rsidRDefault="00995D3A" w:rsidP="00995D3A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대상회원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C07F829" w14:textId="77777777" w:rsidR="00995D3A" w:rsidRPr="002B2F74" w:rsidRDefault="00995D3A" w:rsidP="00995D3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권한없음</w:t>
            </w:r>
          </w:p>
        </w:tc>
        <w:tc>
          <w:tcPr>
            <w:tcW w:w="5607" w:type="dxa"/>
            <w:vAlign w:val="center"/>
          </w:tcPr>
          <w:p w14:paraId="78C7FFA7" w14:textId="77777777" w:rsidR="00995D3A" w:rsidRPr="002B2F74" w:rsidRDefault="00995D3A" w:rsidP="00995D3A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BO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관리자 설정 항목</w:t>
            </w:r>
          </w:p>
        </w:tc>
      </w:tr>
      <w:tr w:rsidR="00995D3A" w:rsidRPr="00347373" w14:paraId="3AA33246" w14:textId="77777777" w:rsidTr="00995D3A">
        <w:trPr>
          <w:trHeight w:val="373"/>
        </w:trPr>
        <w:tc>
          <w:tcPr>
            <w:tcW w:w="2122" w:type="dxa"/>
            <w:shd w:val="clear" w:color="auto" w:fill="F2F2F2"/>
            <w:vAlign w:val="center"/>
          </w:tcPr>
          <w:p w14:paraId="5943CC4F" w14:textId="77777777" w:rsidR="00995D3A" w:rsidRPr="002B2F74" w:rsidRDefault="00995D3A" w:rsidP="00995D3A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디바이스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901CE90" w14:textId="77777777" w:rsidR="00995D3A" w:rsidRPr="002B2F74" w:rsidRDefault="00995D3A" w:rsidP="00376E2E">
            <w:pPr>
              <w:jc w:val="center"/>
              <w:rPr>
                <w:sz w:val="18"/>
                <w:szCs w:val="18"/>
              </w:rPr>
            </w:pPr>
            <w:r w:rsidRPr="004D3774">
              <w:rPr>
                <w:rFonts w:hint="eastAsia"/>
                <w:sz w:val="18"/>
                <w:szCs w:val="18"/>
              </w:rPr>
              <w:t>필수</w:t>
            </w:r>
          </w:p>
        </w:tc>
        <w:tc>
          <w:tcPr>
            <w:tcW w:w="5607" w:type="dxa"/>
            <w:vAlign w:val="center"/>
          </w:tcPr>
          <w:p w14:paraId="755E384F" w14:textId="77777777" w:rsidR="00995D3A" w:rsidRPr="002B2F74" w:rsidRDefault="00995D3A" w:rsidP="00995D3A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전체,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PC, MOBILE WEB, MOBILE APP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다중선택 가능</w:t>
            </w:r>
          </w:p>
        </w:tc>
      </w:tr>
      <w:tr w:rsidR="00995D3A" w:rsidRPr="00347373" w14:paraId="4A1265E4" w14:textId="77777777" w:rsidTr="00995D3A">
        <w:trPr>
          <w:trHeight w:val="373"/>
        </w:trPr>
        <w:tc>
          <w:tcPr>
            <w:tcW w:w="2122" w:type="dxa"/>
            <w:shd w:val="clear" w:color="auto" w:fill="F2F2F2"/>
            <w:vAlign w:val="center"/>
          </w:tcPr>
          <w:p w14:paraId="21CC7FC6" w14:textId="77777777" w:rsidR="00995D3A" w:rsidRPr="002B2F74" w:rsidRDefault="00995D3A" w:rsidP="00995D3A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전시여부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D4E8853" w14:textId="77777777" w:rsidR="00995D3A" w:rsidRPr="002B2F74" w:rsidRDefault="00995D3A" w:rsidP="00995D3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권한없음</w:t>
            </w:r>
          </w:p>
        </w:tc>
        <w:tc>
          <w:tcPr>
            <w:tcW w:w="5607" w:type="dxa"/>
            <w:vAlign w:val="center"/>
          </w:tcPr>
          <w:p w14:paraId="08D0B73D" w14:textId="77777777" w:rsidR="00995D3A" w:rsidRPr="002B2F74" w:rsidRDefault="00995D3A" w:rsidP="00995D3A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BO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관리자 설정 항목</w:t>
            </w:r>
          </w:p>
        </w:tc>
      </w:tr>
      <w:tr w:rsidR="00995D3A" w:rsidRPr="00347373" w14:paraId="0DE1909B" w14:textId="77777777" w:rsidTr="00995D3A">
        <w:trPr>
          <w:trHeight w:val="373"/>
        </w:trPr>
        <w:tc>
          <w:tcPr>
            <w:tcW w:w="2122" w:type="dxa"/>
            <w:shd w:val="clear" w:color="auto" w:fill="F2F2F2"/>
            <w:vAlign w:val="center"/>
          </w:tcPr>
          <w:p w14:paraId="3EDBC7A6" w14:textId="77777777" w:rsidR="00995D3A" w:rsidRPr="002B2F74" w:rsidRDefault="00995D3A" w:rsidP="00995D3A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검색 키워드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08713C2" w14:textId="77777777" w:rsidR="00995D3A" w:rsidRPr="002B2F74" w:rsidRDefault="00376E2E" w:rsidP="00376E2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비필수</w:t>
            </w:r>
          </w:p>
        </w:tc>
        <w:tc>
          <w:tcPr>
            <w:tcW w:w="5607" w:type="dxa"/>
            <w:vAlign w:val="center"/>
          </w:tcPr>
          <w:p w14:paraId="290DB4E5" w14:textId="77777777" w:rsidR="00995D3A" w:rsidRPr="002B2F74" w:rsidRDefault="00995D3A" w:rsidP="00995D3A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콤마(,)로 구분하여 텍스트 입력</w:t>
            </w:r>
          </w:p>
        </w:tc>
      </w:tr>
      <w:tr w:rsidR="00995D3A" w:rsidRPr="00347373" w14:paraId="6637F6FA" w14:textId="77777777" w:rsidTr="00995D3A">
        <w:trPr>
          <w:trHeight w:val="373"/>
        </w:trPr>
        <w:tc>
          <w:tcPr>
            <w:tcW w:w="2122" w:type="dxa"/>
            <w:shd w:val="clear" w:color="auto" w:fill="F2F2F2"/>
            <w:vAlign w:val="center"/>
          </w:tcPr>
          <w:p w14:paraId="217554DD" w14:textId="77777777" w:rsidR="00995D3A" w:rsidRPr="002B2F74" w:rsidRDefault="00995D3A" w:rsidP="00995D3A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기획전 내용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D4571DC" w14:textId="77777777" w:rsidR="00995D3A" w:rsidRPr="002B2F74" w:rsidRDefault="00376E2E" w:rsidP="00995D3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비필수</w:t>
            </w:r>
          </w:p>
        </w:tc>
        <w:tc>
          <w:tcPr>
            <w:tcW w:w="5607" w:type="dxa"/>
            <w:vAlign w:val="center"/>
          </w:tcPr>
          <w:p w14:paraId="5C2DDB03" w14:textId="77777777" w:rsidR="00995D3A" w:rsidRPr="002B2F74" w:rsidRDefault="00995D3A" w:rsidP="00995D3A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200자 이내 텍스트 입력</w:t>
            </w:r>
          </w:p>
        </w:tc>
      </w:tr>
      <w:tr w:rsidR="00995D3A" w:rsidRPr="00347373" w14:paraId="2AFB5236" w14:textId="77777777" w:rsidTr="00995D3A">
        <w:trPr>
          <w:trHeight w:val="373"/>
        </w:trPr>
        <w:tc>
          <w:tcPr>
            <w:tcW w:w="2122" w:type="dxa"/>
            <w:shd w:val="clear" w:color="auto" w:fill="F2F2F2"/>
            <w:vAlign w:val="center"/>
          </w:tcPr>
          <w:p w14:paraId="0C0ABC73" w14:textId="77777777" w:rsidR="00995D3A" w:rsidRPr="002B2F74" w:rsidRDefault="00995D3A" w:rsidP="00995D3A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기획전 유형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2EC4346" w14:textId="77777777" w:rsidR="00995D3A" w:rsidRPr="002B2F74" w:rsidRDefault="00995D3A" w:rsidP="00995D3A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권한없음</w:t>
            </w:r>
          </w:p>
        </w:tc>
        <w:tc>
          <w:tcPr>
            <w:tcW w:w="5607" w:type="dxa"/>
            <w:vAlign w:val="center"/>
          </w:tcPr>
          <w:p w14:paraId="0CDD9073" w14:textId="77777777" w:rsidR="00995D3A" w:rsidRPr="002B2F74" w:rsidRDefault="00995D3A" w:rsidP="00995D3A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BO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관리자 설정 항목</w:t>
            </w:r>
          </w:p>
        </w:tc>
      </w:tr>
      <w:tr w:rsidR="00995D3A" w:rsidRPr="00347373" w14:paraId="36A75F83" w14:textId="77777777" w:rsidTr="00995D3A">
        <w:trPr>
          <w:trHeight w:val="373"/>
        </w:trPr>
        <w:tc>
          <w:tcPr>
            <w:tcW w:w="2122" w:type="dxa"/>
            <w:shd w:val="clear" w:color="auto" w:fill="F2F2F2"/>
            <w:vAlign w:val="center"/>
          </w:tcPr>
          <w:p w14:paraId="068DB192" w14:textId="77777777" w:rsidR="00995D3A" w:rsidRPr="002B2F74" w:rsidRDefault="00995D3A" w:rsidP="00995D3A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기획전 배너 이미지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4E1DA40" w14:textId="77777777" w:rsidR="00995D3A" w:rsidRPr="002B2F74" w:rsidRDefault="00376E2E" w:rsidP="00995D3A">
            <w:p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필수</w:t>
            </w:r>
          </w:p>
        </w:tc>
        <w:tc>
          <w:tcPr>
            <w:tcW w:w="5607" w:type="dxa"/>
            <w:vAlign w:val="center"/>
          </w:tcPr>
          <w:p w14:paraId="677E832B" w14:textId="77777777" w:rsidR="00995D3A" w:rsidRDefault="00995D3A" w:rsidP="00995D3A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JPG, PNG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이미지 파일을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50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MB이하로만 등록가능</w:t>
            </w:r>
          </w:p>
          <w:p w14:paraId="7B7AF21E" w14:textId="77777777" w:rsidR="00995D3A" w:rsidRPr="002B2F74" w:rsidRDefault="00995D3A" w:rsidP="00995D3A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PC, MOBILE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파일을 각각 등록함</w:t>
            </w:r>
          </w:p>
        </w:tc>
      </w:tr>
      <w:tr w:rsidR="00995D3A" w:rsidRPr="00347373" w14:paraId="44B2BD6B" w14:textId="77777777" w:rsidTr="00995D3A">
        <w:trPr>
          <w:trHeight w:val="373"/>
        </w:trPr>
        <w:tc>
          <w:tcPr>
            <w:tcW w:w="2122" w:type="dxa"/>
            <w:shd w:val="clear" w:color="auto" w:fill="F2F2F2"/>
            <w:vAlign w:val="center"/>
          </w:tcPr>
          <w:p w14:paraId="4E07ECBF" w14:textId="77777777" w:rsidR="00995D3A" w:rsidRDefault="00995D3A" w:rsidP="00995D3A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기획전 상세설명</w:t>
            </w:r>
          </w:p>
          <w:p w14:paraId="21123228" w14:textId="77777777" w:rsidR="00995D3A" w:rsidRPr="002B2F74" w:rsidRDefault="00995D3A" w:rsidP="00995D3A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(</w:t>
            </w:r>
            <w:r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  <w:t>3D,</w:t>
            </w: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동영상)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21AE90B" w14:textId="77777777" w:rsidR="00995D3A" w:rsidRPr="002B2F74" w:rsidRDefault="00995D3A" w:rsidP="00995D3A">
            <w:p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권한없음</w:t>
            </w:r>
          </w:p>
        </w:tc>
        <w:tc>
          <w:tcPr>
            <w:tcW w:w="5607" w:type="dxa"/>
            <w:vAlign w:val="center"/>
          </w:tcPr>
          <w:p w14:paraId="6D6B33E5" w14:textId="77777777" w:rsidR="00995D3A" w:rsidRPr="002B2F74" w:rsidRDefault="00995D3A" w:rsidP="00995D3A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기획전 상세설명 내에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3D,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동영상 등 효과이미지는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PO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관리자 등록 불가,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BO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관리자만 가능함</w:t>
            </w:r>
          </w:p>
        </w:tc>
      </w:tr>
      <w:tr w:rsidR="00995D3A" w:rsidRPr="00347373" w14:paraId="4CCD4569" w14:textId="77777777" w:rsidTr="00995D3A">
        <w:trPr>
          <w:trHeight w:val="373"/>
        </w:trPr>
        <w:tc>
          <w:tcPr>
            <w:tcW w:w="2122" w:type="dxa"/>
            <w:shd w:val="clear" w:color="auto" w:fill="F2F2F2"/>
            <w:vAlign w:val="center"/>
          </w:tcPr>
          <w:p w14:paraId="18199B00" w14:textId="77777777" w:rsidR="00995D3A" w:rsidRDefault="00995D3A" w:rsidP="00995D3A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기획전 상세설명</w:t>
            </w:r>
          </w:p>
          <w:p w14:paraId="295BFC69" w14:textId="77777777" w:rsidR="00995D3A" w:rsidRPr="00995D3A" w:rsidRDefault="00995D3A" w:rsidP="00995D3A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(에디터)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8EEFE78" w14:textId="77777777" w:rsidR="00995D3A" w:rsidRPr="002B2F74" w:rsidRDefault="00376E2E" w:rsidP="00995D3A">
            <w:p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비필수</w:t>
            </w:r>
          </w:p>
        </w:tc>
        <w:tc>
          <w:tcPr>
            <w:tcW w:w="5607" w:type="dxa"/>
            <w:vAlign w:val="center"/>
          </w:tcPr>
          <w:p w14:paraId="13A50F86" w14:textId="77777777" w:rsidR="00995D3A" w:rsidRDefault="00995D3A" w:rsidP="00995D3A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기획전 페이지의 상세설명을 에디터 입력</w:t>
            </w:r>
          </w:p>
          <w:p w14:paraId="3E51378F" w14:textId="77777777" w:rsidR="00995D3A" w:rsidRPr="002B2F74" w:rsidRDefault="00995D3A" w:rsidP="00995D3A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PC, MOBILE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내용을 각각 등록함</w:t>
            </w:r>
          </w:p>
        </w:tc>
      </w:tr>
      <w:tr w:rsidR="00995D3A" w:rsidRPr="00347373" w14:paraId="00048D88" w14:textId="77777777" w:rsidTr="00995D3A">
        <w:trPr>
          <w:trHeight w:val="373"/>
        </w:trPr>
        <w:tc>
          <w:tcPr>
            <w:tcW w:w="2122" w:type="dxa"/>
            <w:shd w:val="clear" w:color="auto" w:fill="F2F2F2"/>
            <w:vAlign w:val="center"/>
          </w:tcPr>
          <w:p w14:paraId="79ECAC86" w14:textId="77777777" w:rsidR="00995D3A" w:rsidRPr="002B2F74" w:rsidRDefault="00995D3A" w:rsidP="00995D3A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전시유형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7A399A7" w14:textId="77777777" w:rsidR="00995D3A" w:rsidRPr="002B2F74" w:rsidRDefault="00376E2E" w:rsidP="00995D3A">
            <w:p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5607" w:type="dxa"/>
            <w:vAlign w:val="center"/>
          </w:tcPr>
          <w:p w14:paraId="2A4A50A5" w14:textId="77777777" w:rsidR="00995D3A" w:rsidRPr="002B2F74" w:rsidRDefault="00995D3A" w:rsidP="00995D3A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일반,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모아보기 중 선택</w:t>
            </w:r>
          </w:p>
        </w:tc>
      </w:tr>
      <w:tr w:rsidR="00967385" w:rsidRPr="00347373" w14:paraId="707D6876" w14:textId="77777777" w:rsidTr="00995D3A">
        <w:trPr>
          <w:trHeight w:val="373"/>
        </w:trPr>
        <w:tc>
          <w:tcPr>
            <w:tcW w:w="2122" w:type="dxa"/>
            <w:shd w:val="clear" w:color="auto" w:fill="F2F2F2"/>
            <w:vAlign w:val="center"/>
          </w:tcPr>
          <w:p w14:paraId="49B647BD" w14:textId="77777777" w:rsidR="00967385" w:rsidRPr="002B2F74" w:rsidRDefault="00967385" w:rsidP="00967385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기획전 소제목 적용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0EAF360" w14:textId="77777777" w:rsidR="00967385" w:rsidRPr="002B2F74" w:rsidRDefault="00376E2E" w:rsidP="00967385">
            <w:p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5607" w:type="dxa"/>
            <w:vAlign w:val="center"/>
          </w:tcPr>
          <w:p w14:paraId="0087B027" w14:textId="77777777" w:rsidR="00967385" w:rsidRPr="002B2F74" w:rsidRDefault="00967385" w:rsidP="00967385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적용,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적용안함 중 선택</w:t>
            </w:r>
          </w:p>
        </w:tc>
      </w:tr>
    </w:tbl>
    <w:p w14:paraId="161D5BBA" w14:textId="77777777" w:rsidR="002B2F74" w:rsidRDefault="002B2F74">
      <w:pPr>
        <w:pStyle w:val="a0"/>
        <w:numPr>
          <w:ilvl w:val="0"/>
          <w:numId w:val="0"/>
        </w:numPr>
        <w:ind w:left="1134"/>
        <w:pPrChange w:id="119" w:author="김 경훈" w:date="2019-04-04T10:22:00Z">
          <w:pPr>
            <w:pStyle w:val="a0"/>
            <w:numPr>
              <w:ilvl w:val="0"/>
              <w:numId w:val="0"/>
            </w:numPr>
            <w:ind w:left="0" w:firstLine="0"/>
          </w:pPr>
        </w:pPrChange>
      </w:pPr>
    </w:p>
    <w:p w14:paraId="7F5499F3" w14:textId="035BB2A7" w:rsidR="00E4073A" w:rsidRDefault="00E4073A" w:rsidP="004771A8">
      <w:pPr>
        <w:pStyle w:val="a0"/>
      </w:pPr>
      <w:r>
        <w:rPr>
          <w:rFonts w:hint="eastAsia"/>
        </w:rPr>
        <w:lastRenderedPageBreak/>
        <w:t>기획전</w:t>
      </w:r>
      <w:r w:rsidR="00CD18EE">
        <w:rPr>
          <w:rFonts w:hint="eastAsia"/>
        </w:rPr>
        <w:t xml:space="preserve"> </w:t>
      </w:r>
      <w:r>
        <w:rPr>
          <w:rFonts w:hint="eastAsia"/>
        </w:rPr>
        <w:t>마스터 정보의 소제목 적용 여부에 따라 기획전 전시정보와 기획전 상품정보의 설정항목이 구분된다</w:t>
      </w:r>
      <w:r w:rsidR="00FC49A9">
        <w:rPr>
          <w:rFonts w:hint="eastAsia"/>
        </w:rPr>
        <w:t>.</w:t>
      </w:r>
    </w:p>
    <w:tbl>
      <w:tblPr>
        <w:tblW w:w="94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5"/>
        <w:gridCol w:w="1690"/>
        <w:gridCol w:w="1444"/>
        <w:gridCol w:w="4760"/>
      </w:tblGrid>
      <w:tr w:rsidR="00E4073A" w:rsidRPr="00F4270D" w14:paraId="7F999A83" w14:textId="77777777" w:rsidTr="00E4073A">
        <w:trPr>
          <w:trHeight w:val="342"/>
        </w:trPr>
        <w:tc>
          <w:tcPr>
            <w:tcW w:w="1555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6BA305FF" w14:textId="77777777" w:rsidR="00E4073A" w:rsidRDefault="00E4073A" w:rsidP="00E4073A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소제목 적용여부</w:t>
            </w:r>
          </w:p>
        </w:tc>
        <w:tc>
          <w:tcPr>
            <w:tcW w:w="1690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6829F840" w14:textId="77777777" w:rsidR="00E4073A" w:rsidRDefault="00E4073A" w:rsidP="00E4073A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항목명</w:t>
            </w:r>
          </w:p>
        </w:tc>
        <w:tc>
          <w:tcPr>
            <w:tcW w:w="1444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2D25AFC1" w14:textId="77777777" w:rsidR="00E4073A" w:rsidRPr="00F4270D" w:rsidRDefault="00376E2E" w:rsidP="00376E2E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필수여부</w:t>
            </w:r>
          </w:p>
        </w:tc>
        <w:tc>
          <w:tcPr>
            <w:tcW w:w="4760" w:type="dxa"/>
            <w:shd w:val="clear" w:color="auto" w:fill="BFBFBF"/>
            <w:vAlign w:val="center"/>
          </w:tcPr>
          <w:p w14:paraId="19D4464C" w14:textId="77777777" w:rsidR="00E4073A" w:rsidRPr="00F4270D" w:rsidRDefault="00E4073A" w:rsidP="00E4073A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설명</w:t>
            </w:r>
          </w:p>
        </w:tc>
      </w:tr>
      <w:tr w:rsidR="00E4073A" w:rsidRPr="00347373" w14:paraId="0B8F9392" w14:textId="77777777" w:rsidTr="00E4073A">
        <w:trPr>
          <w:trHeight w:val="342"/>
        </w:trPr>
        <w:tc>
          <w:tcPr>
            <w:tcW w:w="1555" w:type="dxa"/>
            <w:shd w:val="clear" w:color="auto" w:fill="F2F2F2"/>
            <w:vAlign w:val="center"/>
          </w:tcPr>
          <w:p w14:paraId="42C989AD" w14:textId="77777777" w:rsidR="00E4073A" w:rsidRPr="002B2F74" w:rsidRDefault="00E4073A" w:rsidP="00E4073A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적용안함</w:t>
            </w:r>
          </w:p>
        </w:tc>
        <w:tc>
          <w:tcPr>
            <w:tcW w:w="1690" w:type="dxa"/>
            <w:shd w:val="clear" w:color="auto" w:fill="F2F2F2"/>
            <w:vAlign w:val="center"/>
          </w:tcPr>
          <w:p w14:paraId="48B395E0" w14:textId="77777777" w:rsidR="00E4073A" w:rsidRPr="002B2F74" w:rsidRDefault="00E4073A" w:rsidP="00E4073A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기획전 상품정보</w:t>
            </w:r>
          </w:p>
        </w:tc>
        <w:tc>
          <w:tcPr>
            <w:tcW w:w="1444" w:type="dxa"/>
            <w:shd w:val="clear" w:color="auto" w:fill="F2F2F2"/>
            <w:vAlign w:val="center"/>
          </w:tcPr>
          <w:p w14:paraId="2C899F06" w14:textId="77777777" w:rsidR="00E4073A" w:rsidRPr="002B2F74" w:rsidRDefault="00376E2E" w:rsidP="00E4073A">
            <w:p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비필수</w:t>
            </w:r>
          </w:p>
        </w:tc>
        <w:tc>
          <w:tcPr>
            <w:tcW w:w="4760" w:type="dxa"/>
            <w:vAlign w:val="center"/>
          </w:tcPr>
          <w:p w14:paraId="36A66B31" w14:textId="77777777" w:rsidR="00E4073A" w:rsidRDefault="00E4073A" w:rsidP="00E4073A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상품추가,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선택삭제,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노출순서 설정</w:t>
            </w:r>
            <w:r w:rsidR="00376E2E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가능함.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</w:p>
          <w:p w14:paraId="296B119E" w14:textId="77777777" w:rsidR="00E4073A" w:rsidRPr="002B2F74" w:rsidRDefault="00E4073A" w:rsidP="00E4073A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해당 입점사 상품만 추가할 수 있음</w:t>
            </w:r>
          </w:p>
        </w:tc>
      </w:tr>
      <w:tr w:rsidR="00E4073A" w:rsidRPr="00967385" w14:paraId="2FA6EF03" w14:textId="77777777" w:rsidTr="00E4073A">
        <w:trPr>
          <w:trHeight w:val="342"/>
        </w:trPr>
        <w:tc>
          <w:tcPr>
            <w:tcW w:w="1555" w:type="dxa"/>
            <w:shd w:val="clear" w:color="auto" w:fill="F2F2F2"/>
            <w:vAlign w:val="center"/>
          </w:tcPr>
          <w:p w14:paraId="1E1D1238" w14:textId="77777777" w:rsidR="00E4073A" w:rsidRDefault="00E4073A" w:rsidP="00E4073A">
            <w:pPr>
              <w:jc w:val="center"/>
            </w:pPr>
            <w:r w:rsidRPr="007C559B"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적용</w:t>
            </w:r>
          </w:p>
        </w:tc>
        <w:tc>
          <w:tcPr>
            <w:tcW w:w="1690" w:type="dxa"/>
            <w:shd w:val="clear" w:color="auto" w:fill="F2F2F2"/>
            <w:vAlign w:val="center"/>
          </w:tcPr>
          <w:p w14:paraId="5C50C170" w14:textId="77777777" w:rsidR="00E4073A" w:rsidRPr="002B2F74" w:rsidRDefault="00E4073A" w:rsidP="00E4073A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소제목 탭 노출 여부</w:t>
            </w:r>
          </w:p>
        </w:tc>
        <w:tc>
          <w:tcPr>
            <w:tcW w:w="1444" w:type="dxa"/>
            <w:shd w:val="clear" w:color="auto" w:fill="F2F2F2"/>
            <w:vAlign w:val="center"/>
          </w:tcPr>
          <w:p w14:paraId="2119D063" w14:textId="77777777" w:rsidR="00E4073A" w:rsidRPr="002B2F74" w:rsidRDefault="00486DC2" w:rsidP="00376E2E">
            <w:p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 xml:space="preserve">조건부 </w:t>
            </w:r>
            <w:r w:rsidR="00E4073A"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필수</w:t>
            </w:r>
          </w:p>
        </w:tc>
        <w:tc>
          <w:tcPr>
            <w:tcW w:w="4760" w:type="dxa"/>
            <w:vAlign w:val="center"/>
          </w:tcPr>
          <w:p w14:paraId="765C329D" w14:textId="77777777" w:rsidR="00E4073A" w:rsidRDefault="00E4073A" w:rsidP="00E4073A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기획전 소제목 적용 선택 시에만 노출하여 필수 입력받음.</w:t>
            </w:r>
          </w:p>
          <w:p w14:paraId="4A0EAA45" w14:textId="77777777" w:rsidR="00E4073A" w:rsidRPr="00967385" w:rsidRDefault="00E4073A" w:rsidP="00E4073A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전체노출,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PC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만 노출,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MOBILE만 노출,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노출안함 중 택 1</w:t>
            </w:r>
          </w:p>
        </w:tc>
      </w:tr>
      <w:tr w:rsidR="00E4073A" w:rsidRPr="00347373" w14:paraId="62379EA6" w14:textId="77777777" w:rsidTr="00E4073A">
        <w:trPr>
          <w:trHeight w:val="342"/>
        </w:trPr>
        <w:tc>
          <w:tcPr>
            <w:tcW w:w="1555" w:type="dxa"/>
            <w:shd w:val="clear" w:color="auto" w:fill="F2F2F2"/>
            <w:vAlign w:val="center"/>
          </w:tcPr>
          <w:p w14:paraId="322C06AE" w14:textId="77777777" w:rsidR="00E4073A" w:rsidRDefault="00E4073A" w:rsidP="00E4073A">
            <w:pPr>
              <w:jc w:val="center"/>
            </w:pPr>
            <w:r w:rsidRPr="007C559B"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적용</w:t>
            </w:r>
          </w:p>
        </w:tc>
        <w:tc>
          <w:tcPr>
            <w:tcW w:w="1690" w:type="dxa"/>
            <w:shd w:val="clear" w:color="auto" w:fill="F2F2F2"/>
          </w:tcPr>
          <w:p w14:paraId="5E090AB7" w14:textId="77777777" w:rsidR="00E4073A" w:rsidRDefault="00376E2E" w:rsidP="00376E2E">
            <w:p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기획전 소제목 정보</w:t>
            </w:r>
          </w:p>
        </w:tc>
        <w:tc>
          <w:tcPr>
            <w:tcW w:w="1444" w:type="dxa"/>
            <w:shd w:val="clear" w:color="auto" w:fill="F2F2F2"/>
            <w:vAlign w:val="center"/>
          </w:tcPr>
          <w:p w14:paraId="1BECEF97" w14:textId="77777777" w:rsidR="00E4073A" w:rsidRDefault="00376E2E" w:rsidP="00E4073A">
            <w:pPr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비필수</w:t>
            </w:r>
          </w:p>
        </w:tc>
        <w:tc>
          <w:tcPr>
            <w:tcW w:w="4760" w:type="dxa"/>
            <w:vAlign w:val="center"/>
          </w:tcPr>
          <w:p w14:paraId="6BB036EA" w14:textId="77777777" w:rsidR="00E4073A" w:rsidRDefault="00376E2E" w:rsidP="00E4073A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소제목 추가,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선택삭제,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노출순서 설정 가능함</w:t>
            </w:r>
          </w:p>
        </w:tc>
      </w:tr>
    </w:tbl>
    <w:p w14:paraId="0ACE3906" w14:textId="77777777" w:rsidR="00E4073A" w:rsidRPr="00E4073A" w:rsidRDefault="00E4073A">
      <w:pPr>
        <w:pStyle w:val="a0"/>
        <w:numPr>
          <w:ilvl w:val="0"/>
          <w:numId w:val="0"/>
        </w:numPr>
        <w:ind w:left="1134"/>
        <w:pPrChange w:id="120" w:author="김 경훈" w:date="2019-04-04T10:22:00Z">
          <w:pPr>
            <w:pStyle w:val="a0"/>
            <w:numPr>
              <w:ilvl w:val="0"/>
              <w:numId w:val="0"/>
            </w:numPr>
            <w:ind w:left="0" w:firstLine="0"/>
          </w:pPr>
        </w:pPrChange>
      </w:pPr>
    </w:p>
    <w:p w14:paraId="246E522E" w14:textId="2A569FA3" w:rsidR="00376E2E" w:rsidRDefault="00376E2E" w:rsidP="004771A8">
      <w:pPr>
        <w:pStyle w:val="a0"/>
      </w:pPr>
      <w:r>
        <w:rPr>
          <w:rFonts w:hint="eastAsia"/>
        </w:rPr>
        <w:t>기획전 소제목 적용/추가 시 소제목 정보의 관리항목은 아래와 같다</w:t>
      </w:r>
      <w:r w:rsidR="00FC49A9">
        <w:rPr>
          <w:rFonts w:hint="eastAsia"/>
        </w:rPr>
        <w:t>.</w:t>
      </w:r>
    </w:p>
    <w:tbl>
      <w:tblPr>
        <w:tblW w:w="9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22"/>
        <w:gridCol w:w="1701"/>
        <w:gridCol w:w="5607"/>
      </w:tblGrid>
      <w:tr w:rsidR="00376E2E" w:rsidRPr="00F4270D" w14:paraId="608FA832" w14:textId="77777777" w:rsidTr="00390B2F">
        <w:trPr>
          <w:trHeight w:val="373"/>
        </w:trPr>
        <w:tc>
          <w:tcPr>
            <w:tcW w:w="2122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37536EA0" w14:textId="77777777" w:rsidR="00376E2E" w:rsidRDefault="00376E2E" w:rsidP="00390B2F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항목명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16C7C7A5" w14:textId="77777777" w:rsidR="00376E2E" w:rsidRPr="00F4270D" w:rsidRDefault="00376E2E" w:rsidP="00390B2F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필수여부</w:t>
            </w:r>
          </w:p>
        </w:tc>
        <w:tc>
          <w:tcPr>
            <w:tcW w:w="5607" w:type="dxa"/>
            <w:shd w:val="clear" w:color="auto" w:fill="BFBFBF"/>
            <w:vAlign w:val="center"/>
          </w:tcPr>
          <w:p w14:paraId="0942BE6A" w14:textId="77777777" w:rsidR="00376E2E" w:rsidRPr="00F4270D" w:rsidRDefault="00376E2E" w:rsidP="00390B2F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설명</w:t>
            </w:r>
          </w:p>
        </w:tc>
      </w:tr>
      <w:tr w:rsidR="00376E2E" w:rsidRPr="00F4270D" w14:paraId="133E4396" w14:textId="77777777" w:rsidTr="00486DC2">
        <w:trPr>
          <w:trHeight w:val="373"/>
        </w:trPr>
        <w:tc>
          <w:tcPr>
            <w:tcW w:w="2122" w:type="dxa"/>
            <w:shd w:val="clear" w:color="auto" w:fill="F2F2F2"/>
            <w:vAlign w:val="center"/>
          </w:tcPr>
          <w:p w14:paraId="02346F25" w14:textId="77777777" w:rsidR="00376E2E" w:rsidRPr="002B2F74" w:rsidRDefault="00376E2E" w:rsidP="00486DC2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소제목명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0987DEA" w14:textId="77777777" w:rsidR="00376E2E" w:rsidRPr="002B2F74" w:rsidRDefault="00376E2E" w:rsidP="00486DC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필수</w:t>
            </w:r>
          </w:p>
        </w:tc>
        <w:tc>
          <w:tcPr>
            <w:tcW w:w="5607" w:type="dxa"/>
            <w:vAlign w:val="center"/>
          </w:tcPr>
          <w:p w14:paraId="65233893" w14:textId="77777777" w:rsidR="00376E2E" w:rsidRPr="002B2F74" w:rsidRDefault="00376E2E" w:rsidP="00390B2F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50자 이내 텍스트 입력</w:t>
            </w:r>
          </w:p>
        </w:tc>
      </w:tr>
      <w:tr w:rsidR="00376E2E" w:rsidRPr="00F4270D" w14:paraId="089D153D" w14:textId="77777777" w:rsidTr="00486DC2">
        <w:trPr>
          <w:trHeight w:val="373"/>
        </w:trPr>
        <w:tc>
          <w:tcPr>
            <w:tcW w:w="2122" w:type="dxa"/>
            <w:shd w:val="clear" w:color="auto" w:fill="F2F2F2"/>
            <w:vAlign w:val="center"/>
          </w:tcPr>
          <w:p w14:paraId="56B37F59" w14:textId="77777777" w:rsidR="00376E2E" w:rsidRPr="002B2F74" w:rsidRDefault="00376E2E" w:rsidP="00486DC2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사용여부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F295977" w14:textId="77777777" w:rsidR="00376E2E" w:rsidRPr="002B2F74" w:rsidRDefault="00376E2E" w:rsidP="00486DC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필수</w:t>
            </w:r>
          </w:p>
        </w:tc>
        <w:tc>
          <w:tcPr>
            <w:tcW w:w="5607" w:type="dxa"/>
            <w:vAlign w:val="center"/>
          </w:tcPr>
          <w:p w14:paraId="305A05CB" w14:textId="77777777" w:rsidR="00376E2E" w:rsidRPr="002B2F74" w:rsidRDefault="00376E2E" w:rsidP="00390B2F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사용,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사용안함 중 택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1</w:t>
            </w:r>
          </w:p>
        </w:tc>
      </w:tr>
      <w:tr w:rsidR="00376E2E" w:rsidRPr="00F4270D" w14:paraId="131AF485" w14:textId="77777777" w:rsidTr="00486DC2">
        <w:trPr>
          <w:trHeight w:val="373"/>
        </w:trPr>
        <w:tc>
          <w:tcPr>
            <w:tcW w:w="2122" w:type="dxa"/>
            <w:shd w:val="clear" w:color="auto" w:fill="F2F2F2"/>
            <w:vAlign w:val="center"/>
          </w:tcPr>
          <w:p w14:paraId="0D448C7F" w14:textId="77777777" w:rsidR="00376E2E" w:rsidRPr="002B2F74" w:rsidRDefault="00376E2E" w:rsidP="00486DC2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소제목 노출 유형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9CE949E" w14:textId="77777777" w:rsidR="00376E2E" w:rsidRPr="002B2F74" w:rsidRDefault="00486DC2" w:rsidP="00486DC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필수</w:t>
            </w:r>
          </w:p>
        </w:tc>
        <w:tc>
          <w:tcPr>
            <w:tcW w:w="5607" w:type="dxa"/>
            <w:vAlign w:val="center"/>
          </w:tcPr>
          <w:p w14:paraId="252838E2" w14:textId="77777777" w:rsidR="00376E2E" w:rsidRPr="002B2F74" w:rsidRDefault="00486DC2" w:rsidP="00390B2F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텍스트,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이미지,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전시안함 중 택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1</w:t>
            </w:r>
          </w:p>
        </w:tc>
      </w:tr>
      <w:tr w:rsidR="00376E2E" w:rsidRPr="00347373" w14:paraId="31826067" w14:textId="77777777" w:rsidTr="00486DC2">
        <w:trPr>
          <w:trHeight w:val="373"/>
        </w:trPr>
        <w:tc>
          <w:tcPr>
            <w:tcW w:w="2122" w:type="dxa"/>
            <w:shd w:val="clear" w:color="auto" w:fill="F2F2F2"/>
            <w:vAlign w:val="center"/>
          </w:tcPr>
          <w:p w14:paraId="0C23518F" w14:textId="77777777" w:rsidR="00376E2E" w:rsidRPr="002B2F74" w:rsidRDefault="00486DC2" w:rsidP="00486DC2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소제목 설명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1FC9A1D" w14:textId="77777777" w:rsidR="00376E2E" w:rsidRPr="002B2F74" w:rsidRDefault="00486DC2" w:rsidP="00486DC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비필수</w:t>
            </w:r>
          </w:p>
        </w:tc>
        <w:tc>
          <w:tcPr>
            <w:tcW w:w="5607" w:type="dxa"/>
            <w:vAlign w:val="center"/>
          </w:tcPr>
          <w:p w14:paraId="12B12919" w14:textId="77777777" w:rsidR="00376E2E" w:rsidRPr="002B2F74" w:rsidRDefault="00486DC2" w:rsidP="00390B2F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10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0자 이내 텍스트 입력</w:t>
            </w:r>
          </w:p>
        </w:tc>
      </w:tr>
      <w:tr w:rsidR="00376E2E" w:rsidRPr="00347373" w14:paraId="0AEF493F" w14:textId="77777777" w:rsidTr="00486DC2">
        <w:trPr>
          <w:trHeight w:val="373"/>
        </w:trPr>
        <w:tc>
          <w:tcPr>
            <w:tcW w:w="2122" w:type="dxa"/>
            <w:shd w:val="clear" w:color="auto" w:fill="F2F2F2"/>
            <w:vAlign w:val="center"/>
          </w:tcPr>
          <w:p w14:paraId="71B90B5C" w14:textId="77777777" w:rsidR="00486DC2" w:rsidRDefault="00486DC2" w:rsidP="00486DC2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 xml:space="preserve">상품목록 </w:t>
            </w:r>
          </w:p>
          <w:p w14:paraId="62F5AE3F" w14:textId="77777777" w:rsidR="00376E2E" w:rsidRPr="002B2F74" w:rsidRDefault="00486DC2" w:rsidP="00486DC2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  <w:t>PC</w:t>
            </w: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템플릿 선택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62AA166" w14:textId="77777777" w:rsidR="00376E2E" w:rsidRPr="002B2F74" w:rsidRDefault="00486DC2" w:rsidP="00486DC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조건부 필수</w:t>
            </w:r>
          </w:p>
        </w:tc>
        <w:tc>
          <w:tcPr>
            <w:tcW w:w="5607" w:type="dxa"/>
            <w:vAlign w:val="center"/>
          </w:tcPr>
          <w:p w14:paraId="2C7E78DC" w14:textId="77777777" w:rsidR="00376E2E" w:rsidRPr="002B2F74" w:rsidRDefault="00486DC2" w:rsidP="00486DC2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기획전 마스터 정보의 적용 디바이스 중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PC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선택된 경우 필수 입력</w:t>
            </w:r>
          </w:p>
        </w:tc>
      </w:tr>
      <w:tr w:rsidR="00486DC2" w:rsidRPr="00347373" w14:paraId="0689FDE8" w14:textId="77777777" w:rsidTr="00486DC2">
        <w:trPr>
          <w:trHeight w:val="373"/>
        </w:trPr>
        <w:tc>
          <w:tcPr>
            <w:tcW w:w="2122" w:type="dxa"/>
            <w:shd w:val="clear" w:color="auto" w:fill="F2F2F2"/>
            <w:vAlign w:val="center"/>
          </w:tcPr>
          <w:p w14:paraId="18D9A7A4" w14:textId="77777777" w:rsidR="00486DC2" w:rsidRPr="002B2F74" w:rsidRDefault="00486DC2" w:rsidP="00486DC2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상품목록 MOBILE템플릿 선택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101096E" w14:textId="77777777" w:rsidR="00486DC2" w:rsidRPr="002B2F74" w:rsidRDefault="00486DC2" w:rsidP="00486DC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조건부 필수</w:t>
            </w:r>
          </w:p>
        </w:tc>
        <w:tc>
          <w:tcPr>
            <w:tcW w:w="5607" w:type="dxa"/>
            <w:vAlign w:val="center"/>
          </w:tcPr>
          <w:p w14:paraId="4FD3AC68" w14:textId="77777777" w:rsidR="00486DC2" w:rsidRPr="002B2F74" w:rsidRDefault="00486DC2" w:rsidP="00486DC2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기획전 마스터 정보의 적용 디바이스 중 MOBILE 선택된 경우 필수 입력</w:t>
            </w:r>
          </w:p>
        </w:tc>
      </w:tr>
      <w:tr w:rsidR="00486DC2" w:rsidRPr="00347373" w14:paraId="28E40A45" w14:textId="77777777" w:rsidTr="00486DC2">
        <w:trPr>
          <w:trHeight w:val="373"/>
        </w:trPr>
        <w:tc>
          <w:tcPr>
            <w:tcW w:w="2122" w:type="dxa"/>
            <w:shd w:val="clear" w:color="auto" w:fill="F2F2F2"/>
            <w:vAlign w:val="center"/>
          </w:tcPr>
          <w:p w14:paraId="76DE64E0" w14:textId="77777777" w:rsidR="00486DC2" w:rsidRPr="002B2F74" w:rsidRDefault="00CD18EE" w:rsidP="00486DC2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 xml:space="preserve">소제목 </w:t>
            </w:r>
            <w:r w:rsidR="00486DC2"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대상상품관리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CD0DD09" w14:textId="77777777" w:rsidR="00486DC2" w:rsidRPr="002B2F74" w:rsidRDefault="00486DC2" w:rsidP="00486DC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비필수</w:t>
            </w:r>
          </w:p>
        </w:tc>
        <w:tc>
          <w:tcPr>
            <w:tcW w:w="5607" w:type="dxa"/>
            <w:vAlign w:val="center"/>
          </w:tcPr>
          <w:p w14:paraId="03BC7F42" w14:textId="77777777" w:rsidR="00CD18EE" w:rsidRDefault="00CD18EE" w:rsidP="00CD18EE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상품추가,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선택삭제,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노출순서 설정 가능함.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</w:p>
          <w:p w14:paraId="716ACA69" w14:textId="77777777" w:rsidR="00486DC2" w:rsidRPr="002B2F74" w:rsidRDefault="00CD18EE" w:rsidP="00CD18EE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해당 입점사 상품만 추가할 수 있음</w:t>
            </w:r>
          </w:p>
        </w:tc>
      </w:tr>
    </w:tbl>
    <w:p w14:paraId="4F6AB0BD" w14:textId="77777777" w:rsidR="00376E2E" w:rsidRDefault="00376E2E">
      <w:pPr>
        <w:pStyle w:val="a0"/>
        <w:numPr>
          <w:ilvl w:val="0"/>
          <w:numId w:val="0"/>
        </w:numPr>
        <w:ind w:left="1134"/>
        <w:pPrChange w:id="121" w:author="김 경훈" w:date="2019-04-04T10:22:00Z">
          <w:pPr>
            <w:pStyle w:val="a0"/>
            <w:numPr>
              <w:ilvl w:val="0"/>
              <w:numId w:val="0"/>
            </w:numPr>
            <w:ind w:left="0" w:firstLine="0"/>
          </w:pPr>
        </w:pPrChange>
      </w:pPr>
    </w:p>
    <w:p w14:paraId="4B0B1AED" w14:textId="77777777" w:rsidR="005F3603" w:rsidRDefault="00967385" w:rsidP="004771A8">
      <w:pPr>
        <w:pStyle w:val="a0"/>
      </w:pPr>
      <w:r>
        <w:rPr>
          <w:rFonts w:hint="eastAsia"/>
        </w:rPr>
        <w:t xml:space="preserve">기획전 </w:t>
      </w:r>
      <w:r w:rsidR="00CD18EE">
        <w:rPr>
          <w:rFonts w:hint="eastAsia"/>
        </w:rPr>
        <w:t xml:space="preserve">마스터 </w:t>
      </w:r>
      <w:r>
        <w:rPr>
          <w:rFonts w:hint="eastAsia"/>
        </w:rPr>
        <w:t>정보가 정상적으로 등록되면,</w:t>
      </w:r>
      <w:r w:rsidR="00CD18EE">
        <w:t xml:space="preserve"> </w:t>
      </w:r>
      <w:r w:rsidR="00CD18EE">
        <w:rPr>
          <w:rFonts w:hint="eastAsia"/>
        </w:rPr>
        <w:t>상품정보 입력 전이더라도</w:t>
      </w:r>
      <w:r>
        <w:rPr>
          <w:rFonts w:hint="eastAsia"/>
        </w:rPr>
        <w:t xml:space="preserve"> 기획전 </w:t>
      </w:r>
      <w:r>
        <w:t>ID</w:t>
      </w:r>
      <w:r>
        <w:rPr>
          <w:rFonts w:hint="eastAsia"/>
        </w:rPr>
        <w:t xml:space="preserve">가 부여되며 사용자페이지에 노출되는 정보를 </w:t>
      </w:r>
      <w:r>
        <w:t>[</w:t>
      </w:r>
      <w:r>
        <w:rPr>
          <w:rFonts w:hint="eastAsia"/>
        </w:rPr>
        <w:t>기획전 미리보기]</w:t>
      </w:r>
      <w:r>
        <w:t xml:space="preserve"> </w:t>
      </w:r>
      <w:r>
        <w:rPr>
          <w:rFonts w:hint="eastAsia"/>
        </w:rPr>
        <w:t>화면을 통해 조회할 수 있다.</w:t>
      </w:r>
      <w:r>
        <w:t xml:space="preserve"> </w:t>
      </w:r>
    </w:p>
    <w:p w14:paraId="0414CEE4" w14:textId="77777777" w:rsidR="00CD18EE" w:rsidRPr="00DC60DF" w:rsidRDefault="00CD18EE">
      <w:pPr>
        <w:pStyle w:val="a0"/>
        <w:numPr>
          <w:ilvl w:val="0"/>
          <w:numId w:val="0"/>
        </w:numPr>
        <w:ind w:left="1134"/>
        <w:pPrChange w:id="122" w:author="김 경훈" w:date="2019-04-04T10:22:00Z">
          <w:pPr>
            <w:pStyle w:val="a0"/>
            <w:numPr>
              <w:ilvl w:val="0"/>
              <w:numId w:val="0"/>
            </w:numPr>
            <w:ind w:left="0" w:firstLine="0"/>
          </w:pPr>
        </w:pPrChange>
      </w:pPr>
    </w:p>
    <w:p w14:paraId="2D51BDAC" w14:textId="680692B3" w:rsidR="00DC60DF" w:rsidRDefault="0090045E" w:rsidP="0090045E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23" w:name="_Toc5266723"/>
      <w:r>
        <w:rPr>
          <w:rFonts w:asciiTheme="minorEastAsia" w:eastAsiaTheme="minorEastAsia" w:hAnsiTheme="minorEastAsia" w:cs="Calibri" w:hint="eastAsia"/>
        </w:rPr>
        <w:t>기획전 승인</w:t>
      </w:r>
      <w:bookmarkEnd w:id="123"/>
      <w:r>
        <w:rPr>
          <w:rFonts w:asciiTheme="minorEastAsia" w:eastAsiaTheme="minorEastAsia" w:hAnsiTheme="minorEastAsia" w:cs="Calibri" w:hint="eastAsia"/>
        </w:rPr>
        <w:t xml:space="preserve">   </w:t>
      </w:r>
    </w:p>
    <w:p w14:paraId="33E635D8" w14:textId="77777777" w:rsidR="00927B1A" w:rsidRDefault="00927B1A" w:rsidP="004771A8">
      <w:pPr>
        <w:pStyle w:val="a0"/>
      </w:pPr>
      <w:r>
        <w:rPr>
          <w:rFonts w:hint="eastAsia"/>
        </w:rPr>
        <w:t xml:space="preserve">기획전 승인은 입점사가 생성한 기획전 페이지를 자사 관리자가 확인 후 승인완료 또는 승인반려 처리가 가능하다. </w:t>
      </w:r>
    </w:p>
    <w:p w14:paraId="21AC6873" w14:textId="77777777" w:rsidR="00927B1A" w:rsidRPr="002F6D95" w:rsidRDefault="00927B1A" w:rsidP="004771A8">
      <w:pPr>
        <w:pStyle w:val="a0"/>
      </w:pPr>
      <w:r>
        <w:rPr>
          <w:rFonts w:hint="eastAsia"/>
        </w:rPr>
        <w:t xml:space="preserve">승인완료 시 프론트에 노출되며 승인반려 시 반려사유와 함께 협력사에 상태값이 전송되어 프론트에 노출되지 않는다. </w:t>
      </w:r>
    </w:p>
    <w:p w14:paraId="6E2FDA78" w14:textId="77777777" w:rsidR="00927B1A" w:rsidRPr="00927B1A" w:rsidRDefault="00927B1A" w:rsidP="004771A8">
      <w:pPr>
        <w:pStyle w:val="a0"/>
      </w:pPr>
      <w:r w:rsidRPr="00927B1A">
        <w:rPr>
          <w:rFonts w:hint="eastAsia"/>
        </w:rPr>
        <w:t>자사/입점 기획전 프로세스 구분</w:t>
      </w:r>
    </w:p>
    <w:p w14:paraId="3CDD0D81" w14:textId="77777777" w:rsidR="00927B1A" w:rsidRDefault="00927B1A">
      <w:pPr>
        <w:pStyle w:val="a0"/>
        <w:numPr>
          <w:ilvl w:val="0"/>
          <w:numId w:val="0"/>
        </w:numPr>
        <w:ind w:left="142"/>
        <w:pPrChange w:id="124" w:author="김 경훈" w:date="2019-04-04T10:22:00Z">
          <w:pPr>
            <w:pStyle w:val="a0"/>
            <w:numPr>
              <w:ilvl w:val="0"/>
              <w:numId w:val="0"/>
            </w:numPr>
            <w:ind w:left="0" w:firstLine="0"/>
          </w:pPr>
        </w:pPrChange>
      </w:pPr>
      <w:r>
        <w:rPr>
          <w:noProof/>
        </w:rPr>
        <w:lastRenderedPageBreak/>
        <w:drawing>
          <wp:inline distT="0" distB="0" distL="0" distR="0" wp14:anchorId="39152C39" wp14:editId="7C4E633D">
            <wp:extent cx="5167223" cy="2152908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315" cy="2156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5BD486" w14:textId="77777777" w:rsidR="00927B1A" w:rsidRPr="00390B2F" w:rsidRDefault="00927B1A" w:rsidP="004771A8">
      <w:pPr>
        <w:pStyle w:val="a0"/>
      </w:pPr>
      <w:r w:rsidRPr="00927B1A">
        <w:rPr>
          <w:rFonts w:hint="eastAsia"/>
        </w:rPr>
        <w:t>입점사 기획전의 승인상태 구분</w:t>
      </w:r>
    </w:p>
    <w:tbl>
      <w:tblPr>
        <w:tblW w:w="9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6910"/>
      </w:tblGrid>
      <w:tr w:rsidR="00390B2F" w:rsidRPr="00F4270D" w14:paraId="65092E35" w14:textId="77777777" w:rsidTr="00390B2F">
        <w:trPr>
          <w:trHeight w:val="438"/>
        </w:trPr>
        <w:tc>
          <w:tcPr>
            <w:tcW w:w="2615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68F4D72B" w14:textId="77777777" w:rsidR="00390B2F" w:rsidRDefault="00390B2F" w:rsidP="00390B2F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승인상태</w:t>
            </w:r>
          </w:p>
        </w:tc>
        <w:tc>
          <w:tcPr>
            <w:tcW w:w="6910" w:type="dxa"/>
            <w:shd w:val="clear" w:color="auto" w:fill="BFBFBF"/>
            <w:vAlign w:val="center"/>
          </w:tcPr>
          <w:p w14:paraId="13EF7932" w14:textId="77777777" w:rsidR="00390B2F" w:rsidRPr="00F4270D" w:rsidRDefault="00390B2F" w:rsidP="00390B2F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설명</w:t>
            </w:r>
          </w:p>
        </w:tc>
      </w:tr>
      <w:tr w:rsidR="00390B2F" w:rsidRPr="00F4270D" w14:paraId="6F4DCEEE" w14:textId="77777777" w:rsidTr="00390B2F">
        <w:trPr>
          <w:trHeight w:val="438"/>
        </w:trPr>
        <w:tc>
          <w:tcPr>
            <w:tcW w:w="2615" w:type="dxa"/>
            <w:shd w:val="clear" w:color="auto" w:fill="F2F2F2"/>
            <w:vAlign w:val="center"/>
          </w:tcPr>
          <w:p w14:paraId="2C3E8631" w14:textId="77777777" w:rsidR="00390B2F" w:rsidRPr="002B2F74" w:rsidRDefault="00390B2F" w:rsidP="00390B2F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임시저장</w:t>
            </w:r>
          </w:p>
        </w:tc>
        <w:tc>
          <w:tcPr>
            <w:tcW w:w="6910" w:type="dxa"/>
            <w:vAlign w:val="center"/>
          </w:tcPr>
          <w:p w14:paraId="75AEBE98" w14:textId="50F8FA2E" w:rsidR="00390B2F" w:rsidRDefault="00390B2F" w:rsidP="00390B2F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입점사가 기획전 승인요청하지 않고,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기획전 정보를 편집하기 위해 임시저장한 상태</w:t>
            </w:r>
            <w:r w:rsidR="00FC49A9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.</w:t>
            </w:r>
          </w:p>
          <w:p w14:paraId="4BD2C148" w14:textId="3C41C10C" w:rsidR="00390B2F" w:rsidRPr="002B2F74" w:rsidRDefault="00390B2F" w:rsidP="00390B2F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임시저장 상태인 기획전은 기획전 승인요청 목록에서 조회/수정/삭제 가능하며,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승인요청 상태로 변경하여 저장할 수 있다</w:t>
            </w:r>
            <w:r w:rsidR="00FC49A9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.</w:t>
            </w:r>
          </w:p>
        </w:tc>
      </w:tr>
      <w:tr w:rsidR="00390B2F" w:rsidRPr="00F4270D" w14:paraId="1FB1F284" w14:textId="77777777" w:rsidTr="00390B2F">
        <w:trPr>
          <w:trHeight w:val="438"/>
        </w:trPr>
        <w:tc>
          <w:tcPr>
            <w:tcW w:w="2615" w:type="dxa"/>
            <w:shd w:val="clear" w:color="auto" w:fill="F2F2F2"/>
            <w:vAlign w:val="center"/>
          </w:tcPr>
          <w:p w14:paraId="17087042" w14:textId="77777777" w:rsidR="00390B2F" w:rsidRPr="002B2F74" w:rsidRDefault="00390B2F" w:rsidP="00390B2F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승인요청</w:t>
            </w:r>
          </w:p>
        </w:tc>
        <w:tc>
          <w:tcPr>
            <w:tcW w:w="6910" w:type="dxa"/>
            <w:vAlign w:val="center"/>
          </w:tcPr>
          <w:p w14:paraId="39C747C1" w14:textId="7B1B3EF9" w:rsidR="00390B2F" w:rsidRDefault="00390B2F" w:rsidP="00390B2F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입점사가 기획전 정보를 입력 후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FO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에 전시/판매하기 위해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BO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관리자에게 승인요청한 상태</w:t>
            </w:r>
            <w:r w:rsidR="00FC49A9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.</w:t>
            </w:r>
          </w:p>
          <w:p w14:paraId="2D187E4C" w14:textId="77777777" w:rsidR="00390B2F" w:rsidRPr="002B2F74" w:rsidRDefault="00390B2F" w:rsidP="00390B2F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승인요청 상태인 기획전은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BO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관리자가 승인처리 (승인완료,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승인반려) 전까지 기획전 승인요청 목록에서 조회만 가능하며,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수정,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삭제할 수 없다.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 </w:t>
            </w:r>
          </w:p>
        </w:tc>
      </w:tr>
      <w:tr w:rsidR="00390B2F" w:rsidRPr="00F4270D" w14:paraId="1094899E" w14:textId="77777777" w:rsidTr="00390B2F">
        <w:trPr>
          <w:trHeight w:val="438"/>
        </w:trPr>
        <w:tc>
          <w:tcPr>
            <w:tcW w:w="2615" w:type="dxa"/>
            <w:shd w:val="clear" w:color="auto" w:fill="F2F2F2"/>
            <w:vAlign w:val="center"/>
          </w:tcPr>
          <w:p w14:paraId="08B181AE" w14:textId="77777777" w:rsidR="00390B2F" w:rsidRPr="002B2F74" w:rsidRDefault="00390B2F" w:rsidP="00390B2F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승인완료</w:t>
            </w:r>
          </w:p>
        </w:tc>
        <w:tc>
          <w:tcPr>
            <w:tcW w:w="6910" w:type="dxa"/>
            <w:vAlign w:val="center"/>
          </w:tcPr>
          <w:p w14:paraId="1CC8ADE1" w14:textId="620FA233" w:rsidR="00390B2F" w:rsidRDefault="00390B2F" w:rsidP="00390B2F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입점사가 승인요청한 기획전 정보가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FO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에 전시/판매할 수 있도록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BO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관리자가 승인을 허락한 상태</w:t>
            </w:r>
            <w:r w:rsidR="00FC49A9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.</w:t>
            </w:r>
          </w:p>
          <w:p w14:paraId="59C35705" w14:textId="77777777" w:rsidR="00390B2F" w:rsidRPr="00390B2F" w:rsidRDefault="00390B2F" w:rsidP="00390B2F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PO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관리자의 설정정보 권한이 없는 </w:t>
            </w:r>
            <w:r w:rsidRPr="00390B2F">
              <w:rPr>
                <w:rFonts w:hint="eastAsia"/>
                <w:sz w:val="18"/>
                <w:szCs w:val="18"/>
              </w:rPr>
              <w:t>기획전 전시여부,</w:t>
            </w:r>
            <w:r w:rsidRPr="00390B2F">
              <w:rPr>
                <w:sz w:val="18"/>
                <w:szCs w:val="18"/>
              </w:rPr>
              <w:t xml:space="preserve"> </w:t>
            </w:r>
            <w:r w:rsidRPr="00390B2F">
              <w:rPr>
                <w:rFonts w:hint="eastAsia"/>
                <w:sz w:val="18"/>
                <w:szCs w:val="18"/>
              </w:rPr>
              <w:t>사용여부,</w:t>
            </w:r>
            <w:r w:rsidRPr="00390B2F">
              <w:rPr>
                <w:sz w:val="18"/>
                <w:szCs w:val="18"/>
              </w:rPr>
              <w:t xml:space="preserve"> </w:t>
            </w:r>
            <w:r w:rsidRPr="00390B2F">
              <w:rPr>
                <w:rFonts w:hint="eastAsia"/>
                <w:sz w:val="18"/>
                <w:szCs w:val="18"/>
              </w:rPr>
              <w:t>대상회원,</w:t>
            </w:r>
            <w:r w:rsidRPr="00390B2F">
              <w:rPr>
                <w:sz w:val="18"/>
                <w:szCs w:val="18"/>
              </w:rPr>
              <w:t xml:space="preserve"> </w:t>
            </w:r>
            <w:r w:rsidRPr="00390B2F">
              <w:rPr>
                <w:rFonts w:hint="eastAsia"/>
                <w:sz w:val="18"/>
                <w:szCs w:val="18"/>
              </w:rPr>
              <w:t>기획전 유형</w:t>
            </w:r>
            <w:r>
              <w:rPr>
                <w:rFonts w:hint="eastAsia"/>
                <w:sz w:val="18"/>
                <w:szCs w:val="18"/>
              </w:rPr>
              <w:t xml:space="preserve"> 등의 정보를 </w:t>
            </w:r>
            <w:r>
              <w:rPr>
                <w:sz w:val="18"/>
                <w:szCs w:val="18"/>
              </w:rPr>
              <w:t>BO</w:t>
            </w:r>
            <w:r>
              <w:rPr>
                <w:rFonts w:hint="eastAsia"/>
                <w:sz w:val="18"/>
                <w:szCs w:val="18"/>
              </w:rPr>
              <w:t>관리자가 설정하여야 승인완료 처리됨.</w:t>
            </w:r>
            <w:r>
              <w:rPr>
                <w:sz w:val="18"/>
                <w:szCs w:val="18"/>
              </w:rPr>
              <w:t xml:space="preserve"> </w:t>
            </w:r>
          </w:p>
          <w:p w14:paraId="35EE4331" w14:textId="18EFFCEF" w:rsidR="00390B2F" w:rsidRPr="002B2F74" w:rsidRDefault="00390B2F" w:rsidP="00390B2F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승인완료 상태인 기획전은 기획전 관리에서 조회할 수 있으며,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BO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관리자는 기획전의 모든 정보를 수정할 수 있고,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PO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관리자는 기획전 상품정보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(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상품추가/삭제,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상품 노출순서변경)만 수정가능하다</w:t>
            </w:r>
            <w:r w:rsidR="00FC49A9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.</w:t>
            </w:r>
          </w:p>
        </w:tc>
      </w:tr>
      <w:tr w:rsidR="00390B2F" w:rsidRPr="00347373" w14:paraId="7BE04A9D" w14:textId="77777777" w:rsidTr="00390B2F">
        <w:trPr>
          <w:trHeight w:val="438"/>
        </w:trPr>
        <w:tc>
          <w:tcPr>
            <w:tcW w:w="2615" w:type="dxa"/>
            <w:shd w:val="clear" w:color="auto" w:fill="F2F2F2"/>
            <w:vAlign w:val="center"/>
          </w:tcPr>
          <w:p w14:paraId="2D702B92" w14:textId="77777777" w:rsidR="00390B2F" w:rsidRPr="002B2F74" w:rsidRDefault="00390B2F" w:rsidP="00390B2F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승인반려</w:t>
            </w:r>
          </w:p>
        </w:tc>
        <w:tc>
          <w:tcPr>
            <w:tcW w:w="6910" w:type="dxa"/>
            <w:vAlign w:val="center"/>
          </w:tcPr>
          <w:p w14:paraId="43444A38" w14:textId="129D9B82" w:rsidR="00390B2F" w:rsidRDefault="00390B2F" w:rsidP="00390B2F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입점사가 승인요청한 기획전 정</w:t>
            </w:r>
            <w:r w:rsidR="002E3F95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보가 </w:t>
            </w:r>
            <w:r w:rsidR="002E3F95"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FO</w:t>
            </w:r>
            <w:r w:rsidR="002E3F95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에 전시/판매하기에 부적합하다고 판단하여 </w:t>
            </w:r>
            <w:r w:rsidR="002E3F95"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B</w:t>
            </w:r>
            <w:r w:rsidR="002E3F95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O</w:t>
            </w:r>
            <w:r w:rsidR="002E3F95"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 w:rsidR="002E3F95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관리자가 승인을 반려한 상태</w:t>
            </w:r>
            <w:r w:rsidR="00FC49A9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.</w:t>
            </w:r>
          </w:p>
          <w:p w14:paraId="2DE01971" w14:textId="77777777" w:rsidR="002E3F95" w:rsidRDefault="002E3F95" w:rsidP="00390B2F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BO관리자가 승인반려사유를 입력하여야 승인반려 처리됨.</w:t>
            </w:r>
          </w:p>
          <w:p w14:paraId="093CC864" w14:textId="77777777" w:rsidR="002E3F95" w:rsidRPr="002B2F74" w:rsidRDefault="002E3F95" w:rsidP="00390B2F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승인반려 상태인 기획전은 기획전 승인요청 목록에서 조회할 수 있으며,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PO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관리자가 정보를 수정하여,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다시 임시저장 혹은 승인요청 상태로 등록하여 관리할 수 있다.</w:t>
            </w:r>
          </w:p>
        </w:tc>
      </w:tr>
    </w:tbl>
    <w:p w14:paraId="669B6244" w14:textId="77777777" w:rsidR="00927B1A" w:rsidRPr="00927B1A" w:rsidRDefault="00927B1A" w:rsidP="004771A8">
      <w:pPr>
        <w:pStyle w:val="a0"/>
        <w:numPr>
          <w:ilvl w:val="0"/>
          <w:numId w:val="0"/>
        </w:numPr>
      </w:pPr>
    </w:p>
    <w:p w14:paraId="7215C702" w14:textId="19A7F94D" w:rsidR="0090045E" w:rsidRDefault="00DC60DF" w:rsidP="0090045E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25" w:name="_Toc5266724"/>
      <w:r>
        <w:rPr>
          <w:rFonts w:asciiTheme="minorEastAsia" w:eastAsiaTheme="minorEastAsia" w:hAnsiTheme="minorEastAsia" w:cs="Calibri" w:hint="eastAsia"/>
        </w:rPr>
        <w:t>기획전 수정</w:t>
      </w:r>
      <w:bookmarkEnd w:id="125"/>
      <w:r w:rsidR="0090045E">
        <w:rPr>
          <w:rFonts w:asciiTheme="minorEastAsia" w:eastAsiaTheme="minorEastAsia" w:hAnsiTheme="minorEastAsia" w:cs="Calibri" w:hint="eastAsia"/>
        </w:rPr>
        <w:t xml:space="preserve"> </w:t>
      </w:r>
    </w:p>
    <w:p w14:paraId="48807EAE" w14:textId="08FFC27B" w:rsidR="002E3F95" w:rsidRDefault="002E3F95" w:rsidP="004771A8">
      <w:pPr>
        <w:pStyle w:val="a0"/>
      </w:pPr>
      <w:r>
        <w:rPr>
          <w:rFonts w:hint="eastAsia"/>
        </w:rPr>
        <w:t>임시저장, 승인반려 상태의 기획전은 기획전 승인요청 관리 메뉴에서 수정가능하다</w:t>
      </w:r>
      <w:r w:rsidR="00FC49A9">
        <w:rPr>
          <w:rFonts w:hint="eastAsia"/>
        </w:rPr>
        <w:t>.</w:t>
      </w:r>
    </w:p>
    <w:p w14:paraId="0488A2DF" w14:textId="3B2093E3" w:rsidR="002E3F95" w:rsidRDefault="002E3F95" w:rsidP="004771A8">
      <w:pPr>
        <w:pStyle w:val="a0"/>
      </w:pPr>
      <w:r>
        <w:rPr>
          <w:rFonts w:hint="eastAsia"/>
        </w:rPr>
        <w:t xml:space="preserve">승인요청 상태의 기획전 정보는 </w:t>
      </w:r>
      <w:r>
        <w:t xml:space="preserve">BO/PO </w:t>
      </w:r>
      <w:r>
        <w:rPr>
          <w:rFonts w:hint="eastAsia"/>
        </w:rPr>
        <w:t>관리자 모두 수정할 수 없다</w:t>
      </w:r>
      <w:r w:rsidR="00FC49A9">
        <w:rPr>
          <w:rFonts w:hint="eastAsia"/>
        </w:rPr>
        <w:t>.</w:t>
      </w:r>
      <w:r>
        <w:rPr>
          <w:rFonts w:hint="eastAsia"/>
        </w:rPr>
        <w:t xml:space="preserve"> </w:t>
      </w:r>
    </w:p>
    <w:p w14:paraId="08DCE755" w14:textId="77777777" w:rsidR="002E3F95" w:rsidRDefault="002E3F95" w:rsidP="004771A8">
      <w:pPr>
        <w:pStyle w:val="a0"/>
      </w:pPr>
      <w:r>
        <w:rPr>
          <w:rFonts w:hint="eastAsia"/>
        </w:rPr>
        <w:t>B</w:t>
      </w:r>
      <w:r>
        <w:t xml:space="preserve">O </w:t>
      </w:r>
      <w:r>
        <w:rPr>
          <w:rFonts w:hint="eastAsia"/>
        </w:rPr>
        <w:t>관리자는 승인완료 이후 기획전 관리메뉴에서 자사/입점 기획전의 모든 정보를 수정할 수 있다.</w:t>
      </w:r>
      <w:r>
        <w:t xml:space="preserve"> </w:t>
      </w:r>
    </w:p>
    <w:p w14:paraId="1DA362B3" w14:textId="7C44DF5C" w:rsidR="002E3F95" w:rsidRDefault="002E3F95" w:rsidP="004771A8">
      <w:pPr>
        <w:pStyle w:val="a0"/>
      </w:pPr>
      <w:r>
        <w:rPr>
          <w:rFonts w:hint="eastAsia"/>
        </w:rPr>
        <w:lastRenderedPageBreak/>
        <w:t>PO</w:t>
      </w:r>
      <w:r>
        <w:t xml:space="preserve"> </w:t>
      </w:r>
      <w:r>
        <w:rPr>
          <w:rFonts w:hint="eastAsia"/>
        </w:rPr>
        <w:t>관리자는 승인완료 이후 기획전 관리 메뉴에서 해당 입점</w:t>
      </w:r>
      <w:r w:rsidR="00A7239C">
        <w:rPr>
          <w:rFonts w:hint="eastAsia"/>
        </w:rPr>
        <w:t>사의 승인완료된 기획전만 조회 가능하며,</w:t>
      </w:r>
      <w:r w:rsidR="00A7239C">
        <w:t xml:space="preserve"> </w:t>
      </w:r>
      <w:r w:rsidR="00A7239C">
        <w:rPr>
          <w:rFonts w:hint="eastAsia"/>
        </w:rPr>
        <w:t>기획전의 상품정보(상품추가/삭제,</w:t>
      </w:r>
      <w:r w:rsidR="00A7239C">
        <w:t xml:space="preserve"> </w:t>
      </w:r>
      <w:r w:rsidR="00A7239C">
        <w:rPr>
          <w:rFonts w:hint="eastAsia"/>
        </w:rPr>
        <w:t>상품노출순서)만 수정할 수 있다</w:t>
      </w:r>
      <w:r w:rsidR="00FC49A9">
        <w:rPr>
          <w:rFonts w:hint="eastAsia"/>
        </w:rPr>
        <w:t>.</w:t>
      </w:r>
      <w:r>
        <w:rPr>
          <w:rFonts w:hint="eastAsia"/>
        </w:rPr>
        <w:t xml:space="preserve"> </w:t>
      </w:r>
    </w:p>
    <w:p w14:paraId="200E370F" w14:textId="77777777" w:rsidR="002E3F95" w:rsidRDefault="002E3F95">
      <w:pPr>
        <w:pStyle w:val="a0"/>
        <w:numPr>
          <w:ilvl w:val="0"/>
          <w:numId w:val="0"/>
        </w:numPr>
        <w:ind w:left="1134"/>
        <w:pPrChange w:id="126" w:author="김 경훈" w:date="2019-04-04T10:22:00Z">
          <w:pPr>
            <w:pStyle w:val="a0"/>
            <w:numPr>
              <w:ilvl w:val="0"/>
              <w:numId w:val="0"/>
            </w:numPr>
            <w:ind w:left="0" w:firstLine="0"/>
          </w:pPr>
        </w:pPrChange>
      </w:pPr>
    </w:p>
    <w:p w14:paraId="5C62FF9B" w14:textId="519AB464" w:rsidR="00450DA1" w:rsidRPr="009B6C39" w:rsidRDefault="00E24A55" w:rsidP="00450DA1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127" w:name="_Toc5266725"/>
      <w:r>
        <w:rPr>
          <w:rFonts w:asciiTheme="minorEastAsia" w:eastAsiaTheme="minorEastAsia" w:hAnsiTheme="minorEastAsia" w:cs="Calibri" w:hint="eastAsia"/>
        </w:rPr>
        <w:t>입점</w:t>
      </w:r>
      <w:r w:rsidR="00332AB5">
        <w:rPr>
          <w:rFonts w:asciiTheme="minorEastAsia" w:eastAsiaTheme="minorEastAsia" w:hAnsiTheme="minorEastAsia" w:cs="Calibri" w:hint="eastAsia"/>
        </w:rPr>
        <w:t>사</w:t>
      </w:r>
      <w:r w:rsidR="00450DA1" w:rsidRPr="009B6C39">
        <w:rPr>
          <w:rFonts w:asciiTheme="minorEastAsia" w:eastAsiaTheme="minorEastAsia" w:hAnsiTheme="minorEastAsia" w:cs="Calibri" w:hint="eastAsia"/>
        </w:rPr>
        <w:t xml:space="preserve"> </w:t>
      </w:r>
      <w:r>
        <w:rPr>
          <w:rFonts w:asciiTheme="minorEastAsia" w:eastAsiaTheme="minorEastAsia" w:hAnsiTheme="minorEastAsia" w:cs="Calibri" w:hint="eastAsia"/>
        </w:rPr>
        <w:t xml:space="preserve">대상 </w:t>
      </w:r>
      <w:r w:rsidR="00197232">
        <w:rPr>
          <w:rFonts w:asciiTheme="minorEastAsia" w:eastAsiaTheme="minorEastAsia" w:hAnsiTheme="minorEastAsia" w:cs="Calibri" w:hint="eastAsia"/>
        </w:rPr>
        <w:t>쿠폰</w:t>
      </w:r>
      <w:r w:rsidR="00450DA1">
        <w:rPr>
          <w:rFonts w:asciiTheme="minorEastAsia" w:eastAsiaTheme="minorEastAsia" w:hAnsiTheme="minorEastAsia" w:cs="Calibri" w:hint="eastAsia"/>
        </w:rPr>
        <w:t xml:space="preserve"> </w:t>
      </w:r>
      <w:r>
        <w:rPr>
          <w:rFonts w:asciiTheme="minorEastAsia" w:eastAsiaTheme="minorEastAsia" w:hAnsiTheme="minorEastAsia" w:cs="Calibri" w:hint="eastAsia"/>
        </w:rPr>
        <w:t>관리</w:t>
      </w:r>
      <w:bookmarkEnd w:id="127"/>
    </w:p>
    <w:p w14:paraId="5CF4D03F" w14:textId="77777777" w:rsidR="00450DA1" w:rsidRDefault="006C47A2" w:rsidP="00450DA1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r>
        <w:rPr>
          <w:rFonts w:asciiTheme="minorEastAsia" w:eastAsiaTheme="minorEastAsia" w:hAnsiTheme="minorEastAsia" w:cs="Calibri" w:hint="eastAsia"/>
        </w:rPr>
        <w:t xml:space="preserve"> </w:t>
      </w:r>
      <w:bookmarkStart w:id="128" w:name="_Toc5266726"/>
      <w:r>
        <w:rPr>
          <w:rFonts w:asciiTheme="minorEastAsia" w:eastAsiaTheme="minorEastAsia" w:hAnsiTheme="minorEastAsia" w:cs="Calibri" w:hint="eastAsia"/>
        </w:rPr>
        <w:t xml:space="preserve">입점사 </w:t>
      </w:r>
      <w:r w:rsidR="00D220D1">
        <w:rPr>
          <w:rFonts w:asciiTheme="minorEastAsia" w:eastAsiaTheme="minorEastAsia" w:hAnsiTheme="minorEastAsia" w:cs="Calibri" w:hint="eastAsia"/>
        </w:rPr>
        <w:t>쿠폰</w:t>
      </w:r>
      <w:r>
        <w:rPr>
          <w:rFonts w:asciiTheme="minorEastAsia" w:eastAsiaTheme="minorEastAsia" w:hAnsiTheme="minorEastAsia" w:cs="Calibri" w:hint="eastAsia"/>
        </w:rPr>
        <w:t xml:space="preserve"> </w:t>
      </w:r>
      <w:r w:rsidR="00D220D1">
        <w:rPr>
          <w:rFonts w:asciiTheme="minorEastAsia" w:eastAsiaTheme="minorEastAsia" w:hAnsiTheme="minorEastAsia" w:cs="Calibri" w:hint="eastAsia"/>
        </w:rPr>
        <w:t>적용</w:t>
      </w:r>
      <w:bookmarkEnd w:id="128"/>
      <w:r w:rsidR="00450DA1">
        <w:rPr>
          <w:rFonts w:asciiTheme="minorEastAsia" w:eastAsiaTheme="minorEastAsia" w:hAnsiTheme="minorEastAsia" w:cs="Calibri" w:hint="eastAsia"/>
        </w:rPr>
        <w:t xml:space="preserve"> </w:t>
      </w:r>
    </w:p>
    <w:p w14:paraId="36E5F327" w14:textId="77777777" w:rsidR="00AA54BB" w:rsidRDefault="00234787" w:rsidP="004771A8">
      <w:pPr>
        <w:pStyle w:val="a0"/>
      </w:pPr>
      <w:r>
        <w:rPr>
          <w:rFonts w:hint="eastAsia"/>
        </w:rPr>
        <w:t xml:space="preserve">입점상품에 적용 가능한 쿠폰 유형은 </w:t>
      </w:r>
      <w:r w:rsidR="00D93788">
        <w:rPr>
          <w:rFonts w:hint="eastAsia"/>
        </w:rPr>
        <w:t>할인쿠폰,</w:t>
      </w:r>
      <w:r w:rsidR="00D93788">
        <w:t xml:space="preserve"> </w:t>
      </w:r>
      <w:r w:rsidR="00D93788">
        <w:rPr>
          <w:rFonts w:hint="eastAsia"/>
        </w:rPr>
        <w:t>제휴사 할인쿠폰,</w:t>
      </w:r>
      <w:r w:rsidR="00D93788">
        <w:t xml:space="preserve"> </w:t>
      </w:r>
      <w:r w:rsidR="00D93788">
        <w:rPr>
          <w:rFonts w:hint="eastAsia"/>
        </w:rPr>
        <w:t>더블포인트 쿠폰,</w:t>
      </w:r>
      <w:r w:rsidR="00D93788">
        <w:t xml:space="preserve"> </w:t>
      </w:r>
      <w:r>
        <w:rPr>
          <w:rFonts w:hint="eastAsia"/>
        </w:rPr>
        <w:t>무료배송쿠폰,</w:t>
      </w:r>
      <w:r>
        <w:t xml:space="preserve"> </w:t>
      </w:r>
      <w:r>
        <w:rPr>
          <w:rFonts w:hint="eastAsia"/>
        </w:rPr>
        <w:t>무료반품쿠폰,</w:t>
      </w:r>
      <w:r>
        <w:t xml:space="preserve"> </w:t>
      </w:r>
      <w:r>
        <w:rPr>
          <w:rFonts w:hint="eastAsia"/>
        </w:rPr>
        <w:t>무료교환쿠폰,</w:t>
      </w:r>
      <w:r>
        <w:t xml:space="preserve"> </w:t>
      </w:r>
      <w:r>
        <w:rPr>
          <w:rFonts w:hint="eastAsia"/>
        </w:rPr>
        <w:t>품절보상쿠폰</w:t>
      </w:r>
      <w:r w:rsidR="00D220D1">
        <w:rPr>
          <w:rFonts w:hint="eastAsia"/>
        </w:rPr>
        <w:t>이 있다.</w:t>
      </w:r>
      <w:r w:rsidR="00D220D1">
        <w:t xml:space="preserve"> </w:t>
      </w:r>
    </w:p>
    <w:p w14:paraId="2EADF915" w14:textId="77777777" w:rsidR="00332AB5" w:rsidRDefault="00332AB5" w:rsidP="004771A8">
      <w:pPr>
        <w:pStyle w:val="a0"/>
      </w:pPr>
      <w:r>
        <w:t xml:space="preserve">PO </w:t>
      </w:r>
      <w:r>
        <w:rPr>
          <w:rFonts w:hint="eastAsia"/>
        </w:rPr>
        <w:t>관리자는 쿠폰관리 메뉴의 접근권한이 없으며,</w:t>
      </w:r>
      <w:r>
        <w:t xml:space="preserve"> </w:t>
      </w:r>
      <w:r>
        <w:rPr>
          <w:rFonts w:hint="eastAsia"/>
        </w:rPr>
        <w:t xml:space="preserve">협의된 쿠폰이 적용되도록 </w:t>
      </w:r>
      <w:r>
        <w:t xml:space="preserve">BO </w:t>
      </w:r>
      <w:r>
        <w:rPr>
          <w:rFonts w:hint="eastAsia"/>
        </w:rPr>
        <w:t>관리자에게 요청하여야 한다.</w:t>
      </w:r>
      <w:r>
        <w:t xml:space="preserve"> </w:t>
      </w:r>
    </w:p>
    <w:p w14:paraId="2E07F356" w14:textId="4AD87BBA" w:rsidR="00AA54BB" w:rsidRDefault="00D220D1" w:rsidP="004771A8">
      <w:pPr>
        <w:pStyle w:val="a0"/>
      </w:pPr>
      <w:r>
        <w:rPr>
          <w:rFonts w:hint="eastAsia"/>
        </w:rPr>
        <w:t>무료배송쿠폰,</w:t>
      </w:r>
      <w:r>
        <w:t xml:space="preserve"> </w:t>
      </w:r>
      <w:r>
        <w:rPr>
          <w:rFonts w:hint="eastAsia"/>
        </w:rPr>
        <w:t>무료반품쿠폰,</w:t>
      </w:r>
      <w:r>
        <w:t xml:space="preserve"> </w:t>
      </w:r>
      <w:r>
        <w:rPr>
          <w:rFonts w:hint="eastAsia"/>
        </w:rPr>
        <w:t>무료교환쿠폰,</w:t>
      </w:r>
      <w:r>
        <w:t xml:space="preserve"> </w:t>
      </w:r>
      <w:r>
        <w:rPr>
          <w:rFonts w:hint="eastAsia"/>
        </w:rPr>
        <w:t>품절보상쿠폰은 입점사 정보 설정 시 사용여부를 설정한다.</w:t>
      </w:r>
      <w:r>
        <w:t xml:space="preserve"> </w:t>
      </w:r>
    </w:p>
    <w:p w14:paraId="020EF8D9" w14:textId="5930BDE1" w:rsidR="00947D2F" w:rsidRDefault="00947D2F" w:rsidP="004771A8">
      <w:pPr>
        <w:pStyle w:val="a0"/>
      </w:pPr>
      <w:r>
        <w:rPr>
          <w:rFonts w:hint="eastAsia"/>
        </w:rPr>
        <w:t>쿠폰 적용 대상은 쿠폰 유형에 따라 상품, 카테고리,</w:t>
      </w:r>
      <w:r>
        <w:t xml:space="preserve"> </w:t>
      </w:r>
      <w:r>
        <w:rPr>
          <w:rFonts w:hint="eastAsia"/>
        </w:rPr>
        <w:t>브랜드로 구분하여 선택/지정할 수 있으며,</w:t>
      </w:r>
      <w:r>
        <w:t xml:space="preserve"> </w:t>
      </w:r>
      <w:r>
        <w:rPr>
          <w:rFonts w:hint="eastAsia"/>
        </w:rPr>
        <w:t xml:space="preserve">선택된 상품에 해당하는 입점사의 </w:t>
      </w:r>
      <w:r w:rsidR="00B9460C">
        <w:rPr>
          <w:rFonts w:hint="eastAsia"/>
        </w:rPr>
        <w:t>분담률을 각각 기입할 수 있다</w:t>
      </w:r>
      <w:r w:rsidR="00FC49A9">
        <w:rPr>
          <w:rFonts w:hint="eastAsia"/>
        </w:rPr>
        <w:t>.</w:t>
      </w:r>
    </w:p>
    <w:p w14:paraId="136D3EB4" w14:textId="77777777" w:rsidR="00B9460C" w:rsidRPr="00D220D1" w:rsidRDefault="00B9460C" w:rsidP="004771A8">
      <w:pPr>
        <w:pStyle w:val="a0"/>
      </w:pPr>
      <w:r>
        <w:rPr>
          <w:rFonts w:hint="eastAsia"/>
        </w:rPr>
        <w:t>품절보상쿠폰은 해당 입점사 설정정보에서 지정한 분담률을 예외 적용한다.</w:t>
      </w:r>
    </w:p>
    <w:p w14:paraId="610B36C3" w14:textId="77777777" w:rsidR="00461166" w:rsidRDefault="002440BE" w:rsidP="004771A8">
      <w:pPr>
        <w:pStyle w:val="a0"/>
      </w:pPr>
      <w:r>
        <w:rPr>
          <w:rFonts w:hint="eastAsia"/>
        </w:rPr>
        <w:t>입점상품의 쿠폰 적용 프로세스</w:t>
      </w:r>
    </w:p>
    <w:p w14:paraId="0640D09A" w14:textId="77777777" w:rsidR="00461166" w:rsidRDefault="00461166">
      <w:pPr>
        <w:pStyle w:val="a0"/>
        <w:numPr>
          <w:ilvl w:val="0"/>
          <w:numId w:val="0"/>
        </w:numPr>
        <w:ind w:left="284"/>
        <w:pPrChange w:id="129" w:author="김 경훈" w:date="2019-04-04T10:22:00Z">
          <w:pPr>
            <w:pStyle w:val="a0"/>
            <w:numPr>
              <w:ilvl w:val="0"/>
              <w:numId w:val="0"/>
            </w:numPr>
            <w:ind w:left="0" w:firstLine="0"/>
          </w:pPr>
        </w:pPrChange>
      </w:pPr>
      <w:r>
        <w:rPr>
          <w:noProof/>
        </w:rPr>
        <w:drawing>
          <wp:inline distT="0" distB="0" distL="0" distR="0" wp14:anchorId="664227E0" wp14:editId="13009B03">
            <wp:extent cx="5409840" cy="3368040"/>
            <wp:effectExtent l="0" t="0" r="635" b="381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4186" cy="337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F5DC9" w14:textId="77777777" w:rsidR="00D220D1" w:rsidRDefault="00D220D1">
      <w:pPr>
        <w:pStyle w:val="a0"/>
        <w:numPr>
          <w:ilvl w:val="0"/>
          <w:numId w:val="0"/>
        </w:numPr>
        <w:ind w:left="426"/>
        <w:pPrChange w:id="130" w:author="김 경훈" w:date="2019-04-04T10:22:00Z">
          <w:pPr>
            <w:pStyle w:val="a0"/>
            <w:numPr>
              <w:ilvl w:val="0"/>
              <w:numId w:val="0"/>
            </w:numPr>
            <w:ind w:left="0" w:firstLine="0"/>
          </w:pPr>
        </w:pPrChange>
      </w:pPr>
    </w:p>
    <w:p w14:paraId="3A0DF0EA" w14:textId="10CE5FF8" w:rsidR="00197232" w:rsidRPr="009B6C39" w:rsidRDefault="00197232" w:rsidP="00197232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131" w:name="_Toc5266727"/>
      <w:r w:rsidRPr="009B6C39">
        <w:rPr>
          <w:rFonts w:asciiTheme="minorEastAsia" w:eastAsiaTheme="minorEastAsia" w:hAnsiTheme="minorEastAsia" w:cs="Calibri" w:hint="eastAsia"/>
        </w:rPr>
        <w:t>입점</w:t>
      </w:r>
      <w:r w:rsidR="00332AB5">
        <w:rPr>
          <w:rFonts w:asciiTheme="minorEastAsia" w:eastAsiaTheme="minorEastAsia" w:hAnsiTheme="minorEastAsia" w:cs="Calibri" w:hint="eastAsia"/>
        </w:rPr>
        <w:t>사</w:t>
      </w:r>
      <w:r w:rsidR="00E24A55">
        <w:rPr>
          <w:rFonts w:asciiTheme="minorEastAsia" w:eastAsiaTheme="minorEastAsia" w:hAnsiTheme="minorEastAsia" w:cs="Calibri" w:hint="eastAsia"/>
        </w:rPr>
        <w:t xml:space="preserve"> 대상 프로모션 관리</w:t>
      </w:r>
      <w:bookmarkEnd w:id="131"/>
      <w:r>
        <w:rPr>
          <w:rFonts w:asciiTheme="minorEastAsia" w:eastAsiaTheme="minorEastAsia" w:hAnsiTheme="minorEastAsia" w:cs="Calibri" w:hint="eastAsia"/>
        </w:rPr>
        <w:t xml:space="preserve"> </w:t>
      </w:r>
    </w:p>
    <w:p w14:paraId="43E01574" w14:textId="77777777" w:rsidR="00635DCB" w:rsidRPr="009A388F" w:rsidRDefault="004E100B" w:rsidP="008274C2">
      <w:pPr>
        <w:pStyle w:val="-3"/>
        <w:ind w:leftChars="213" w:left="993"/>
      </w:pPr>
      <w:bookmarkStart w:id="132" w:name="_Toc5266728"/>
      <w:r w:rsidRPr="004E100B">
        <w:rPr>
          <w:rFonts w:asciiTheme="minorEastAsia" w:eastAsiaTheme="minorEastAsia" w:hAnsiTheme="minorEastAsia" w:cs="Calibri" w:hint="eastAsia"/>
        </w:rPr>
        <w:lastRenderedPageBreak/>
        <w:t>입점상품의 프로모션 적용</w:t>
      </w:r>
      <w:bookmarkEnd w:id="132"/>
    </w:p>
    <w:p w14:paraId="06A3D1D2" w14:textId="570879FF" w:rsidR="00332AB5" w:rsidRDefault="00332AB5" w:rsidP="004771A8">
      <w:pPr>
        <w:pStyle w:val="a0"/>
      </w:pPr>
      <w:r>
        <w:t xml:space="preserve">PO </w:t>
      </w:r>
      <w:r>
        <w:rPr>
          <w:rFonts w:hint="eastAsia"/>
        </w:rPr>
        <w:t>관리자는 프로모션관리 메뉴의 접근권한이 없으며,</w:t>
      </w:r>
      <w:r>
        <w:t xml:space="preserve"> </w:t>
      </w:r>
      <w:r w:rsidR="00C8657A">
        <w:t xml:space="preserve">BO </w:t>
      </w:r>
      <w:r w:rsidR="00C8657A">
        <w:rPr>
          <w:rFonts w:hint="eastAsia"/>
        </w:rPr>
        <w:t>관리자에게 요청하여 프로모션에 참여할 수 있다</w:t>
      </w:r>
      <w:r w:rsidR="00FC49A9">
        <w:rPr>
          <w:rFonts w:hint="eastAsia"/>
        </w:rPr>
        <w:t>.</w:t>
      </w:r>
      <w:r w:rsidR="00C8657A">
        <w:rPr>
          <w:rFonts w:hint="eastAsia"/>
        </w:rPr>
        <w:t xml:space="preserve"> </w:t>
      </w:r>
    </w:p>
    <w:p w14:paraId="55B50E20" w14:textId="77777777" w:rsidR="00C8657A" w:rsidRDefault="00C8657A" w:rsidP="004771A8">
      <w:pPr>
        <w:pStyle w:val="a0"/>
      </w:pPr>
      <w:r>
        <w:t xml:space="preserve">BO </w:t>
      </w:r>
      <w:r>
        <w:rPr>
          <w:rFonts w:hint="eastAsia"/>
        </w:rPr>
        <w:t>관리자가 프로모션 관리 시 대상 상품으로 입점상품을 선택하고,</w:t>
      </w:r>
      <w:r>
        <w:t xml:space="preserve"> </w:t>
      </w:r>
      <w:r>
        <w:rPr>
          <w:rFonts w:hint="eastAsia"/>
        </w:rPr>
        <w:t>해당 입점사의 기본 수수료율 외에 상품별로 프로모션 수수료율을 재설정할 수 있다.</w:t>
      </w:r>
      <w:r>
        <w:t xml:space="preserve"> </w:t>
      </w:r>
    </w:p>
    <w:p w14:paraId="1DEBBB3E" w14:textId="77777777" w:rsidR="009A388F" w:rsidRPr="009A388F" w:rsidRDefault="00C8657A" w:rsidP="004771A8">
      <w:pPr>
        <w:pStyle w:val="a0"/>
      </w:pPr>
      <w:r>
        <w:rPr>
          <w:rFonts w:hint="eastAsia"/>
        </w:rPr>
        <w:t>프로모션 대상 상품의 정보 및 프로모션 수수료율은 프로모션 기간 시작 이후에는 수정할 수 없으며,</w:t>
      </w:r>
      <w:r w:rsidR="00615B42">
        <w:t xml:space="preserve"> </w:t>
      </w:r>
      <w:r w:rsidR="00615B42">
        <w:rPr>
          <w:rFonts w:hint="eastAsia"/>
        </w:rPr>
        <w:t>대상 상품을 제외하기 위해서는 일시품절처리하여야 한다.</w:t>
      </w:r>
      <w:r w:rsidR="00615B42">
        <w:t xml:space="preserve"> </w:t>
      </w:r>
    </w:p>
    <w:p w14:paraId="777AF64A" w14:textId="77777777" w:rsidR="007907E1" w:rsidRDefault="00635DCB" w:rsidP="00FC49A9">
      <w:pPr>
        <w:pStyle w:val="-1"/>
        <w:numPr>
          <w:ilvl w:val="0"/>
          <w:numId w:val="0"/>
        </w:numPr>
      </w:pPr>
      <w:r>
        <w:br w:type="page"/>
      </w:r>
    </w:p>
    <w:p w14:paraId="43475AA3" w14:textId="3E874DAF" w:rsidR="00DA5407" w:rsidRDefault="00DA5407" w:rsidP="00FC49A9">
      <w:pPr>
        <w:pStyle w:val="-1"/>
      </w:pPr>
      <w:bookmarkStart w:id="133" w:name="_Toc4694254"/>
      <w:bookmarkStart w:id="134" w:name="_Toc5266729"/>
      <w:r>
        <w:rPr>
          <w:rFonts w:hint="eastAsia"/>
        </w:rPr>
        <w:lastRenderedPageBreak/>
        <w:t>입점사 주문/배송 관리</w:t>
      </w:r>
      <w:bookmarkEnd w:id="133"/>
      <w:bookmarkEnd w:id="134"/>
    </w:p>
    <w:p w14:paraId="236CEC78" w14:textId="77777777" w:rsidR="00DA5407" w:rsidRDefault="00DA5407" w:rsidP="00DA5407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135" w:name="_Toc4694255"/>
      <w:bookmarkStart w:id="136" w:name="_Toc5266730"/>
      <w:r>
        <w:rPr>
          <w:rFonts w:asciiTheme="minorEastAsia" w:eastAsiaTheme="minorEastAsia" w:hAnsiTheme="minorEastAsia" w:cs="Calibri" w:hint="eastAsia"/>
        </w:rPr>
        <w:t>입점사 주문 관리</w:t>
      </w:r>
      <w:bookmarkEnd w:id="135"/>
      <w:bookmarkEnd w:id="136"/>
      <w:r>
        <w:rPr>
          <w:rFonts w:asciiTheme="minorEastAsia" w:eastAsiaTheme="minorEastAsia" w:hAnsiTheme="minorEastAsia" w:cs="Calibri" w:hint="eastAsia"/>
        </w:rPr>
        <w:t xml:space="preserve"> </w:t>
      </w:r>
    </w:p>
    <w:p w14:paraId="24B8757D" w14:textId="77777777" w:rsidR="00DA5407" w:rsidRDefault="00DA5407" w:rsidP="00DA5407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37" w:name="_Toc4694256"/>
      <w:bookmarkStart w:id="138" w:name="_Toc5266731"/>
      <w:r>
        <w:rPr>
          <w:rFonts w:asciiTheme="minorEastAsia" w:eastAsiaTheme="minorEastAsia" w:hAnsiTheme="minorEastAsia" w:cs="Calibri" w:hint="eastAsia"/>
        </w:rPr>
        <w:t>입점사 기본 주문정책</w:t>
      </w:r>
      <w:bookmarkEnd w:id="137"/>
      <w:bookmarkEnd w:id="138"/>
      <w:r>
        <w:rPr>
          <w:rFonts w:asciiTheme="minorEastAsia" w:eastAsiaTheme="minorEastAsia" w:hAnsiTheme="minorEastAsia" w:cs="Calibri" w:hint="eastAsia"/>
        </w:rPr>
        <w:t xml:space="preserve"> </w:t>
      </w:r>
    </w:p>
    <w:p w14:paraId="537FF13C" w14:textId="77777777" w:rsidR="00DA5407" w:rsidRDefault="00DA5407" w:rsidP="004771A8">
      <w:pPr>
        <w:pStyle w:val="a0"/>
      </w:pPr>
      <w:r>
        <w:rPr>
          <w:rFonts w:hint="eastAsia"/>
        </w:rPr>
        <w:t>입점사 상품은 회원,</w:t>
      </w:r>
      <w:r>
        <w:t xml:space="preserve"> </w:t>
      </w:r>
      <w:r>
        <w:rPr>
          <w:rFonts w:hint="eastAsia"/>
        </w:rPr>
        <w:t>비회원, 임직원 모두 구매 가능하다.</w:t>
      </w:r>
      <w:r>
        <w:t xml:space="preserve"> </w:t>
      </w:r>
    </w:p>
    <w:p w14:paraId="3D811715" w14:textId="77777777" w:rsidR="00FC49A9" w:rsidRPr="00AE79DD" w:rsidRDefault="00FC49A9" w:rsidP="004771A8">
      <w:pPr>
        <w:pStyle w:val="a0"/>
      </w:pPr>
      <w:r w:rsidRPr="00AE79DD">
        <w:rPr>
          <w:rFonts w:hint="eastAsia"/>
        </w:rPr>
        <w:t xml:space="preserve">입점사 상품에 대한 임직원 할인 적용 여부는 입점사별 설정정보 내 </w:t>
      </w:r>
      <w:r w:rsidRPr="00AE79DD">
        <w:t xml:space="preserve">'임직원 할인여부'를 선택할 수 있으며, 선택 시 취급 브랜드별 할인율을 관리할 수 있다. </w:t>
      </w:r>
      <w:r>
        <w:t>(</w:t>
      </w:r>
      <w:r>
        <w:rPr>
          <w:rFonts w:hint="eastAsia"/>
        </w:rPr>
        <w:t>적용이 안될 경우 임직원 할인 미적용,</w:t>
      </w:r>
      <w:r>
        <w:t xml:space="preserve"> </w:t>
      </w:r>
      <w:r>
        <w:rPr>
          <w:rFonts w:hint="eastAsia"/>
        </w:rPr>
        <w:t>구매는 가능)</w:t>
      </w:r>
    </w:p>
    <w:p w14:paraId="1C5F5A9F" w14:textId="77777777" w:rsidR="00FC49A9" w:rsidRPr="00AE79DD" w:rsidRDefault="00FC49A9" w:rsidP="004771A8">
      <w:pPr>
        <w:pStyle w:val="a0"/>
      </w:pPr>
      <w:r w:rsidRPr="00AE79DD">
        <w:rPr>
          <w:rFonts w:hint="eastAsia"/>
        </w:rPr>
        <w:t>자사/입점사 상품이 통합 장바구니로 함께 노출되며,</w:t>
      </w:r>
      <w:r w:rsidRPr="00AE79DD">
        <w:t xml:space="preserve"> </w:t>
      </w:r>
      <w:r w:rsidRPr="00AE79DD">
        <w:rPr>
          <w:rFonts w:hint="eastAsia"/>
        </w:rPr>
        <w:t>노출 시 같은 입점사별로 집계되어 나타난다.</w:t>
      </w:r>
      <w:r w:rsidRPr="00AE79DD">
        <w:t xml:space="preserve"> (</w:t>
      </w:r>
      <w:r w:rsidRPr="00AE79DD">
        <w:rPr>
          <w:rFonts w:hint="eastAsia"/>
        </w:rPr>
        <w:t>배송비 기준)</w:t>
      </w:r>
    </w:p>
    <w:p w14:paraId="11243F03" w14:textId="77777777" w:rsidR="00FC49A9" w:rsidRDefault="00FC49A9" w:rsidP="004771A8">
      <w:pPr>
        <w:pStyle w:val="a0"/>
      </w:pPr>
      <w:r>
        <w:rPr>
          <w:rFonts w:hint="eastAsia"/>
        </w:rPr>
        <w:t>입점사 상품도 자사와 동일한 장바구니 정책을 따른다.</w:t>
      </w:r>
      <w:r>
        <w:t xml:space="preserve"> </w:t>
      </w:r>
    </w:p>
    <w:p w14:paraId="369200E0" w14:textId="77777777" w:rsidR="00FC49A9" w:rsidRDefault="00FC49A9" w:rsidP="004771A8">
      <w:pPr>
        <w:pStyle w:val="a0"/>
      </w:pPr>
      <w:r>
        <w:rPr>
          <w:rFonts w:hint="eastAsia"/>
        </w:rPr>
        <w:t>입점사 상품은 자사몰에서만 판매하며,</w:t>
      </w:r>
      <w:r>
        <w:t xml:space="preserve"> </w:t>
      </w:r>
      <w:r>
        <w:rPr>
          <w:rFonts w:hint="eastAsia"/>
        </w:rPr>
        <w:t>제휴사 판매를 하지 않는 것을 원칙으로 한다.</w:t>
      </w:r>
      <w:r>
        <w:t xml:space="preserve"> </w:t>
      </w:r>
    </w:p>
    <w:p w14:paraId="1A38605A" w14:textId="77777777" w:rsidR="00FC49A9" w:rsidRPr="00B641E9" w:rsidRDefault="00FC49A9" w:rsidP="004771A8">
      <w:pPr>
        <w:pStyle w:val="a0"/>
        <w:numPr>
          <w:ilvl w:val="0"/>
          <w:numId w:val="0"/>
        </w:numPr>
        <w:ind w:left="1134"/>
      </w:pPr>
    </w:p>
    <w:p w14:paraId="7FD52167" w14:textId="77777777" w:rsidR="00FC49A9" w:rsidRPr="00151B27" w:rsidRDefault="00FC49A9" w:rsidP="00FC49A9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39" w:name="_Toc5121638"/>
      <w:r>
        <w:rPr>
          <w:rFonts w:asciiTheme="minorEastAsia" w:eastAsiaTheme="minorEastAsia" w:hAnsiTheme="minorEastAsia" w:hint="eastAsia"/>
        </w:rPr>
        <w:t>입점사 주문조회</w:t>
      </w:r>
      <w:bookmarkEnd w:id="139"/>
      <w:r>
        <w:rPr>
          <w:rFonts w:asciiTheme="minorEastAsia" w:eastAsiaTheme="minorEastAsia" w:hAnsiTheme="minorEastAsia" w:hint="eastAsia"/>
        </w:rPr>
        <w:t xml:space="preserve"> </w:t>
      </w:r>
    </w:p>
    <w:p w14:paraId="2E6F5BEA" w14:textId="77777777" w:rsidR="00FC49A9" w:rsidRDefault="00FC49A9" w:rsidP="004771A8">
      <w:pPr>
        <w:pStyle w:val="a0"/>
      </w:pPr>
      <w:r>
        <w:rPr>
          <w:rFonts w:hint="eastAsia"/>
        </w:rPr>
        <w:t>입점사 관리자는 주문번호에 따른 주문상세조회 화면을 조회할 수 없다.</w:t>
      </w:r>
      <w:r>
        <w:t xml:space="preserve"> </w:t>
      </w:r>
      <w:r>
        <w:br/>
        <w:t>(</w:t>
      </w:r>
      <w:r>
        <w:rPr>
          <w:rFonts w:hint="eastAsia"/>
        </w:rPr>
        <w:t>주문정보상세 화면에 대한 권한없음)</w:t>
      </w:r>
    </w:p>
    <w:p w14:paraId="0125DE47" w14:textId="77777777" w:rsidR="00FC49A9" w:rsidRDefault="00FC49A9" w:rsidP="004771A8">
      <w:pPr>
        <w:pStyle w:val="a0"/>
      </w:pPr>
      <w:r>
        <w:rPr>
          <w:rFonts w:hint="eastAsia"/>
        </w:rPr>
        <w:t>입점사는 입점사에 해당하는 주문건만 조회되며,</w:t>
      </w:r>
      <w:r>
        <w:t xml:space="preserve"> </w:t>
      </w:r>
      <w:r>
        <w:rPr>
          <w:rFonts w:hint="eastAsia"/>
        </w:rPr>
        <w:t>타사 상품에 대해서는 조회되지 않는다.</w:t>
      </w:r>
      <w:r>
        <w:t xml:space="preserve"> </w:t>
      </w:r>
    </w:p>
    <w:p w14:paraId="24CCFB19" w14:textId="77777777" w:rsidR="00FC49A9" w:rsidRDefault="00FC49A9" w:rsidP="004771A8">
      <w:pPr>
        <w:pStyle w:val="a0"/>
        <w:numPr>
          <w:ilvl w:val="0"/>
          <w:numId w:val="0"/>
        </w:numPr>
        <w:ind w:left="1134"/>
      </w:pPr>
    </w:p>
    <w:p w14:paraId="66C9B57D" w14:textId="77777777" w:rsidR="00FC49A9" w:rsidRPr="00151B27" w:rsidRDefault="00FC49A9" w:rsidP="00FC49A9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40" w:name="_Toc5121639"/>
      <w:r>
        <w:rPr>
          <w:rFonts w:asciiTheme="minorEastAsia" w:eastAsiaTheme="minorEastAsia" w:hAnsiTheme="minorEastAsia" w:hint="eastAsia"/>
        </w:rPr>
        <w:t>입점사 주문배송상태</w:t>
      </w:r>
      <w:bookmarkEnd w:id="140"/>
    </w:p>
    <w:p w14:paraId="634465B8" w14:textId="77777777" w:rsidR="00FC49A9" w:rsidRDefault="00FC49A9" w:rsidP="004771A8">
      <w:pPr>
        <w:pStyle w:val="a0"/>
      </w:pPr>
      <w:r>
        <w:rPr>
          <w:rFonts w:hint="eastAsia"/>
        </w:rPr>
        <w:t>입점사 주문배송상태는 자사와 비교하여 아래와 같다.</w:t>
      </w:r>
      <w:r>
        <w:t xml:space="preserve"> </w:t>
      </w:r>
    </w:p>
    <w:p w14:paraId="51FF3C2E" w14:textId="77777777" w:rsidR="00FC49A9" w:rsidRDefault="00FC49A9" w:rsidP="004771A8">
      <w:pPr>
        <w:pStyle w:val="a0"/>
      </w:pPr>
      <w:r>
        <w:rPr>
          <w:rFonts w:hint="eastAsia"/>
        </w:rPr>
        <w:t>입점사는 입금대기,</w:t>
      </w:r>
      <w:r>
        <w:t xml:space="preserve"> </w:t>
      </w:r>
      <w:r>
        <w:rPr>
          <w:rFonts w:hint="eastAsia"/>
        </w:rPr>
        <w:t>상품출고 상태값을 가지지 않는다.</w:t>
      </w:r>
      <w:r>
        <w:t xml:space="preserve"> 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79"/>
        <w:gridCol w:w="1180"/>
        <w:gridCol w:w="1180"/>
        <w:gridCol w:w="5670"/>
      </w:tblGrid>
      <w:tr w:rsidR="00FC49A9" w:rsidRPr="00F4270D" w14:paraId="35A35AD3" w14:textId="77777777" w:rsidTr="00FC49A9">
        <w:trPr>
          <w:trHeight w:val="397"/>
        </w:trPr>
        <w:tc>
          <w:tcPr>
            <w:tcW w:w="2359" w:type="dxa"/>
            <w:gridSpan w:val="2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47B47F9C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 xml:space="preserve">자사 </w:t>
            </w:r>
          </w:p>
        </w:tc>
        <w:tc>
          <w:tcPr>
            <w:tcW w:w="1180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29067C6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입점사</w:t>
            </w:r>
          </w:p>
        </w:tc>
        <w:tc>
          <w:tcPr>
            <w:tcW w:w="5670" w:type="dxa"/>
            <w:vMerge w:val="restart"/>
            <w:shd w:val="clear" w:color="auto" w:fill="BFBFBF"/>
            <w:vAlign w:val="center"/>
          </w:tcPr>
          <w:p w14:paraId="28EA0A8C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설명</w:t>
            </w:r>
          </w:p>
        </w:tc>
      </w:tr>
      <w:tr w:rsidR="00FC49A9" w:rsidRPr="00F4270D" w14:paraId="7CED1385" w14:textId="77777777" w:rsidTr="00FC49A9">
        <w:trPr>
          <w:trHeight w:val="397"/>
        </w:trPr>
        <w:tc>
          <w:tcPr>
            <w:tcW w:w="1179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56E032CF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BO</w:t>
            </w:r>
          </w:p>
        </w:tc>
        <w:tc>
          <w:tcPr>
            <w:tcW w:w="1180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20A0716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FO</w:t>
            </w:r>
          </w:p>
        </w:tc>
        <w:tc>
          <w:tcPr>
            <w:tcW w:w="1180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05BED9AC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  <w:t>P</w:t>
            </w: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O,FO</w:t>
            </w:r>
          </w:p>
        </w:tc>
        <w:tc>
          <w:tcPr>
            <w:tcW w:w="5670" w:type="dxa"/>
            <w:vMerge/>
            <w:shd w:val="clear" w:color="auto" w:fill="BFBFBF"/>
            <w:vAlign w:val="center"/>
          </w:tcPr>
          <w:p w14:paraId="05B14692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</w:p>
        </w:tc>
      </w:tr>
      <w:tr w:rsidR="00FC49A9" w:rsidRPr="00F4270D" w14:paraId="7A74B6AF" w14:textId="77777777" w:rsidTr="00FC49A9">
        <w:trPr>
          <w:trHeight w:val="397"/>
        </w:trPr>
        <w:tc>
          <w:tcPr>
            <w:tcW w:w="1179" w:type="dxa"/>
            <w:shd w:val="clear" w:color="auto" w:fill="F2F2F2"/>
            <w:vAlign w:val="center"/>
          </w:tcPr>
          <w:p w14:paraId="2E12D645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입금대기</w:t>
            </w:r>
          </w:p>
        </w:tc>
        <w:tc>
          <w:tcPr>
            <w:tcW w:w="1180" w:type="dxa"/>
            <w:shd w:val="clear" w:color="auto" w:fill="F2F2F2"/>
            <w:vAlign w:val="center"/>
          </w:tcPr>
          <w:p w14:paraId="23B2DFC6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입금대기</w:t>
            </w:r>
          </w:p>
        </w:tc>
        <w:tc>
          <w:tcPr>
            <w:tcW w:w="1180" w:type="dxa"/>
            <w:shd w:val="clear" w:color="auto" w:fill="F2F2F2"/>
            <w:vAlign w:val="center"/>
          </w:tcPr>
          <w:p w14:paraId="203F6614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5670" w:type="dxa"/>
            <w:vAlign w:val="center"/>
          </w:tcPr>
          <w:p w14:paraId="3B3BDB1E" w14:textId="77777777" w:rsidR="00FC49A9" w:rsidRPr="00883710" w:rsidRDefault="00FC49A9" w:rsidP="00FC49A9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3710">
              <w:rPr>
                <w:rFonts w:asciiTheme="minorEastAsia" w:eastAsiaTheme="minorEastAsia" w:hAnsiTheme="minorEastAsia" w:hint="eastAsia"/>
                <w:sz w:val="18"/>
                <w:szCs w:val="18"/>
              </w:rPr>
              <w:t>결제방식을 ‘무통장입금(가상계좌)’ 선택 후, 입금확인 전 결제완료된 상태</w:t>
            </w:r>
          </w:p>
          <w:p w14:paraId="0251DD2D" w14:textId="77777777" w:rsidR="00FC49A9" w:rsidRPr="00883710" w:rsidRDefault="00FC49A9" w:rsidP="00FC49A9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83710">
              <w:rPr>
                <w:rFonts w:asciiTheme="minorEastAsia" w:eastAsiaTheme="minorEastAsia" w:hAnsiTheme="minorEastAsia" w:hint="eastAsia"/>
                <w:sz w:val="18"/>
                <w:szCs w:val="18"/>
              </w:rPr>
              <w:t>결제수단으로 현금 입금을 선택한 경우 입금이 완료되어야 주문이 최종 완료되며 다음 단계로 진행 가능</w:t>
            </w:r>
          </w:p>
          <w:p w14:paraId="199EC192" w14:textId="77777777" w:rsidR="00FC49A9" w:rsidRPr="000A7223" w:rsidRDefault="00FC49A9" w:rsidP="00FC49A9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입점사는 입금대기 상태 주문에 대해서는 조회되지 않는다. </w:t>
            </w:r>
          </w:p>
        </w:tc>
      </w:tr>
      <w:tr w:rsidR="00FC49A9" w:rsidRPr="00F4270D" w14:paraId="16842B71" w14:textId="77777777" w:rsidTr="00FC49A9">
        <w:trPr>
          <w:trHeight w:val="397"/>
        </w:trPr>
        <w:tc>
          <w:tcPr>
            <w:tcW w:w="1179" w:type="dxa"/>
            <w:shd w:val="clear" w:color="auto" w:fill="F2F2F2"/>
            <w:vAlign w:val="center"/>
          </w:tcPr>
          <w:p w14:paraId="6A9154B4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결제완료</w:t>
            </w:r>
          </w:p>
        </w:tc>
        <w:tc>
          <w:tcPr>
            <w:tcW w:w="1180" w:type="dxa"/>
            <w:shd w:val="clear" w:color="auto" w:fill="F2F2F2"/>
            <w:vAlign w:val="center"/>
          </w:tcPr>
          <w:p w14:paraId="646B646A" w14:textId="77777777" w:rsidR="00FC49A9" w:rsidRDefault="00FC49A9" w:rsidP="00FC49A9">
            <w:pPr>
              <w:jc w:val="center"/>
            </w:pPr>
            <w:r w:rsidRPr="004A48C2"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결제완료</w:t>
            </w:r>
          </w:p>
        </w:tc>
        <w:tc>
          <w:tcPr>
            <w:tcW w:w="1180" w:type="dxa"/>
            <w:shd w:val="clear" w:color="auto" w:fill="F2F2F2"/>
            <w:vAlign w:val="center"/>
          </w:tcPr>
          <w:p w14:paraId="06F82D59" w14:textId="77777777" w:rsidR="00FC49A9" w:rsidRDefault="00FC49A9" w:rsidP="00FC49A9">
            <w:pPr>
              <w:jc w:val="center"/>
            </w:pPr>
            <w:r w:rsidRPr="004A48C2"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결제완료</w:t>
            </w:r>
          </w:p>
        </w:tc>
        <w:tc>
          <w:tcPr>
            <w:tcW w:w="5670" w:type="dxa"/>
            <w:vAlign w:val="center"/>
          </w:tcPr>
          <w:p w14:paraId="79F065F4" w14:textId="77777777" w:rsidR="00FC49A9" w:rsidRPr="00B03CBB" w:rsidRDefault="00FC49A9" w:rsidP="00FC49A9">
            <w:pPr>
              <w:pStyle w:val="a1"/>
              <w:jc w:val="both"/>
              <w:rPr>
                <w:sz w:val="18"/>
                <w:szCs w:val="18"/>
              </w:rPr>
            </w:pPr>
            <w:r w:rsidRPr="00B03CBB">
              <w:rPr>
                <w:rFonts w:hint="eastAsia"/>
                <w:sz w:val="18"/>
                <w:szCs w:val="18"/>
              </w:rPr>
              <w:t>결제 방식에 무관하게 주문 결제/입금이 완료된 상태</w:t>
            </w:r>
          </w:p>
        </w:tc>
      </w:tr>
      <w:tr w:rsidR="00FC49A9" w:rsidRPr="00F4270D" w14:paraId="5BCC441E" w14:textId="77777777" w:rsidTr="00FC49A9">
        <w:trPr>
          <w:trHeight w:val="397"/>
        </w:trPr>
        <w:tc>
          <w:tcPr>
            <w:tcW w:w="1179" w:type="dxa"/>
            <w:shd w:val="clear" w:color="auto" w:fill="F2F2F2"/>
            <w:vAlign w:val="center"/>
          </w:tcPr>
          <w:p w14:paraId="678353CF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상품준비중</w:t>
            </w:r>
          </w:p>
        </w:tc>
        <w:tc>
          <w:tcPr>
            <w:tcW w:w="1180" w:type="dxa"/>
            <w:vMerge w:val="restart"/>
            <w:shd w:val="clear" w:color="auto" w:fill="F2F2F2"/>
            <w:vAlign w:val="center"/>
          </w:tcPr>
          <w:p w14:paraId="34330A29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상품준비중</w:t>
            </w:r>
          </w:p>
        </w:tc>
        <w:tc>
          <w:tcPr>
            <w:tcW w:w="1180" w:type="dxa"/>
            <w:shd w:val="clear" w:color="auto" w:fill="F2F2F2"/>
            <w:vAlign w:val="center"/>
          </w:tcPr>
          <w:p w14:paraId="25199832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상품준비중</w:t>
            </w:r>
          </w:p>
        </w:tc>
        <w:tc>
          <w:tcPr>
            <w:tcW w:w="5670" w:type="dxa"/>
            <w:vAlign w:val="center"/>
          </w:tcPr>
          <w:p w14:paraId="61F06CB6" w14:textId="77777777" w:rsidR="00FC49A9" w:rsidRPr="003F710F" w:rsidRDefault="00FC49A9" w:rsidP="00FC49A9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3F710F">
              <w:rPr>
                <w:rFonts w:asciiTheme="minorEastAsia" w:eastAsiaTheme="minorEastAsia" w:hAnsiTheme="minorEastAsia" w:hint="eastAsia"/>
                <w:sz w:val="18"/>
                <w:szCs w:val="18"/>
              </w:rPr>
              <w:t>결제완료 후, 상품 준비부터 포장된 상품이 택배사로 전달될 때까지의 상태</w:t>
            </w:r>
            <w:r w:rsidRPr="003F710F">
              <w:rPr>
                <w:rFonts w:asciiTheme="minorEastAsia" w:eastAsiaTheme="minorEastAsia" w:hAnsiTheme="minorEastAsia" w:hint="eastAsia"/>
                <w:sz w:val="18"/>
                <w:szCs w:val="18"/>
              </w:rPr>
              <w:br/>
              <w:t>- 자사상품 : ERP에 의한 [출고지시] 처리시 ‘상품준비중’으로 변경</w:t>
            </w:r>
            <w:r w:rsidRPr="003F710F">
              <w:rPr>
                <w:rFonts w:asciiTheme="minorEastAsia" w:eastAsiaTheme="minorEastAsia" w:hAnsiTheme="minorEastAsia" w:hint="eastAsia"/>
                <w:sz w:val="18"/>
                <w:szCs w:val="18"/>
              </w:rPr>
              <w:br/>
            </w:r>
            <w:r w:rsidRPr="003F710F">
              <w:rPr>
                <w:rFonts w:asciiTheme="minorEastAsia" w:eastAsiaTheme="minorEastAsia" w:hAnsiTheme="minorEastAsia" w:hint="eastAsia"/>
                <w:sz w:val="18"/>
                <w:szCs w:val="18"/>
              </w:rPr>
              <w:lastRenderedPageBreak/>
              <w:t xml:space="preserve">- 입점상품 : 결제완료 주문을 관리자가 [발주확인] 시 ‘상품준비중’ 으로 변경 </w:t>
            </w:r>
            <w:r w:rsidRPr="003F710F">
              <w:rPr>
                <w:rFonts w:asciiTheme="minorEastAsia" w:eastAsiaTheme="minorEastAsia" w:hAnsiTheme="minorEastAsia" w:hint="eastAsia"/>
                <w:sz w:val="18"/>
                <w:szCs w:val="18"/>
              </w:rPr>
              <w:br/>
              <w:t xml:space="preserve">* 배송처리를 위해 물류창고 또는 입점사에서 수행하는 Picking, Packing 단계의 상태 값은 온라인시스템에서 관리하지 않는다. </w:t>
            </w:r>
          </w:p>
          <w:p w14:paraId="5F8764F2" w14:textId="77777777" w:rsidR="00FC49A9" w:rsidRPr="003F710F" w:rsidRDefault="00FC49A9" w:rsidP="00FC49A9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3F710F">
              <w:rPr>
                <w:rFonts w:asciiTheme="minorEastAsia" w:eastAsiaTheme="minorEastAsia" w:hAnsiTheme="minorEastAsia" w:hint="eastAsia"/>
                <w:sz w:val="18"/>
                <w:szCs w:val="18"/>
              </w:rPr>
              <w:t>결제완료인 상태에서만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’상품준</w:t>
            </w:r>
            <w:r w:rsidRPr="003F710F">
              <w:rPr>
                <w:rFonts w:asciiTheme="minorEastAsia" w:eastAsiaTheme="minorEastAsia" w:hAnsiTheme="minorEastAsia" w:hint="eastAsia"/>
                <w:sz w:val="18"/>
                <w:szCs w:val="18"/>
              </w:rPr>
              <w:t>비중’ 변경 가능</w:t>
            </w:r>
          </w:p>
          <w:p w14:paraId="68388828" w14:textId="77777777" w:rsidR="00FC49A9" w:rsidRPr="00B739EF" w:rsidRDefault="00FC49A9" w:rsidP="00FC49A9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3F710F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운송장 번호가 등록되어 있어도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상태는</w:t>
            </w:r>
            <w:r w:rsidRPr="003F710F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‘</w:t>
            </w:r>
            <w:r w:rsidRPr="003F710F">
              <w:rPr>
                <w:rFonts w:asciiTheme="minorEastAsia" w:eastAsiaTheme="minorEastAsia" w:hAnsiTheme="minorEastAsia" w:hint="eastAsia"/>
                <w:sz w:val="18"/>
                <w:szCs w:val="18"/>
              </w:rPr>
              <w:t>상품준비중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’</w:t>
            </w:r>
            <w:r w:rsidRPr="003F710F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상태임</w:t>
            </w:r>
            <w:r w:rsidRPr="003F710F">
              <w:rPr>
                <w:rFonts w:asciiTheme="minorEastAsia" w:eastAsiaTheme="minorEastAsia" w:hAnsiTheme="minorEastAsia" w:hint="eastAsia"/>
                <w:sz w:val="18"/>
                <w:szCs w:val="18"/>
              </w:rPr>
              <w:br/>
              <w:t>(입점사는 별도의 상품 출고 상태 가지지 않음)</w:t>
            </w:r>
          </w:p>
        </w:tc>
      </w:tr>
      <w:tr w:rsidR="00FC49A9" w:rsidRPr="00F4270D" w14:paraId="791E8C5A" w14:textId="77777777" w:rsidTr="00FC49A9">
        <w:trPr>
          <w:trHeight w:val="397"/>
        </w:trPr>
        <w:tc>
          <w:tcPr>
            <w:tcW w:w="1179" w:type="dxa"/>
            <w:shd w:val="clear" w:color="auto" w:fill="F2F2F2"/>
            <w:vAlign w:val="center"/>
          </w:tcPr>
          <w:p w14:paraId="465E07B8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lastRenderedPageBreak/>
              <w:t>상품출고</w:t>
            </w:r>
          </w:p>
        </w:tc>
        <w:tc>
          <w:tcPr>
            <w:tcW w:w="1180" w:type="dxa"/>
            <w:vMerge/>
            <w:shd w:val="clear" w:color="auto" w:fill="F2F2F2"/>
            <w:vAlign w:val="center"/>
          </w:tcPr>
          <w:p w14:paraId="205AE900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1180" w:type="dxa"/>
            <w:shd w:val="clear" w:color="auto" w:fill="F2F2F2"/>
            <w:vAlign w:val="center"/>
          </w:tcPr>
          <w:p w14:paraId="5AA95F98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5670" w:type="dxa"/>
            <w:vAlign w:val="center"/>
          </w:tcPr>
          <w:p w14:paraId="2EC525B5" w14:textId="77777777" w:rsidR="00FC49A9" w:rsidRPr="001152B1" w:rsidRDefault="00FC49A9" w:rsidP="00FC49A9">
            <w:pPr>
              <w:pStyle w:val="a1"/>
              <w:jc w:val="both"/>
              <w:rPr>
                <w:sz w:val="18"/>
                <w:szCs w:val="18"/>
              </w:rPr>
            </w:pPr>
            <w:r w:rsidRPr="001152B1">
              <w:rPr>
                <w:rFonts w:hint="eastAsia"/>
                <w:sz w:val="18"/>
                <w:szCs w:val="18"/>
              </w:rPr>
              <w:t>상품 준비부터 포장된 상품이 택배사로 전달될 때까지 상태. (패킹 및 출고 완료)</w:t>
            </w:r>
          </w:p>
          <w:p w14:paraId="5C446246" w14:textId="77777777" w:rsidR="00FC49A9" w:rsidRPr="001152B1" w:rsidRDefault="00FC49A9" w:rsidP="00FC49A9">
            <w:pPr>
              <w:pStyle w:val="a1"/>
              <w:jc w:val="both"/>
              <w:rPr>
                <w:sz w:val="18"/>
                <w:szCs w:val="18"/>
              </w:rPr>
            </w:pPr>
            <w:r w:rsidRPr="001152B1">
              <w:rPr>
                <w:rFonts w:hint="eastAsia"/>
                <w:sz w:val="18"/>
                <w:szCs w:val="18"/>
              </w:rPr>
              <w:t xml:space="preserve">입점사에서는 별도의 </w:t>
            </w:r>
            <w:r>
              <w:rPr>
                <w:sz w:val="18"/>
                <w:szCs w:val="18"/>
              </w:rPr>
              <w:t>‘</w:t>
            </w:r>
            <w:r w:rsidRPr="001152B1">
              <w:rPr>
                <w:rFonts w:hint="eastAsia"/>
                <w:sz w:val="18"/>
                <w:szCs w:val="18"/>
              </w:rPr>
              <w:t>상품출고</w:t>
            </w:r>
            <w:r>
              <w:rPr>
                <w:sz w:val="18"/>
                <w:szCs w:val="18"/>
              </w:rPr>
              <w:t>’</w:t>
            </w:r>
            <w:r w:rsidRPr="001152B1">
              <w:rPr>
                <w:rFonts w:hint="eastAsia"/>
                <w:sz w:val="18"/>
                <w:szCs w:val="18"/>
              </w:rPr>
              <w:t xml:space="preserve"> 상태를 가져가지 않는다. </w:t>
            </w:r>
          </w:p>
          <w:p w14:paraId="467B093F" w14:textId="77777777" w:rsidR="00FC49A9" w:rsidRPr="000E7BA3" w:rsidRDefault="00FC49A9" w:rsidP="00FC49A9">
            <w:pPr>
              <w:pStyle w:val="a1"/>
              <w:jc w:val="both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프론트</w:t>
            </w:r>
            <w:r w:rsidRPr="001152B1">
              <w:rPr>
                <w:rFonts w:hint="eastAsia"/>
                <w:sz w:val="18"/>
                <w:szCs w:val="18"/>
              </w:rPr>
              <w:t xml:space="preserve">에서는 </w:t>
            </w:r>
            <w:r>
              <w:rPr>
                <w:sz w:val="18"/>
                <w:szCs w:val="18"/>
              </w:rPr>
              <w:t>‘</w:t>
            </w:r>
            <w:r w:rsidRPr="001152B1">
              <w:rPr>
                <w:rFonts w:hint="eastAsia"/>
                <w:sz w:val="18"/>
                <w:szCs w:val="18"/>
              </w:rPr>
              <w:t>상품출고</w:t>
            </w:r>
            <w:r>
              <w:rPr>
                <w:sz w:val="18"/>
                <w:szCs w:val="18"/>
              </w:rPr>
              <w:t>’</w:t>
            </w:r>
            <w:r w:rsidRPr="001152B1">
              <w:rPr>
                <w:rFonts w:hint="eastAsia"/>
                <w:sz w:val="18"/>
                <w:szCs w:val="18"/>
              </w:rPr>
              <w:t xml:space="preserve"> 상태는 노출하지 않는다. </w:t>
            </w:r>
          </w:p>
        </w:tc>
      </w:tr>
      <w:tr w:rsidR="00FC49A9" w:rsidRPr="00F4270D" w14:paraId="75713B07" w14:textId="77777777" w:rsidTr="00FC49A9">
        <w:trPr>
          <w:trHeight w:val="397"/>
        </w:trPr>
        <w:tc>
          <w:tcPr>
            <w:tcW w:w="1179" w:type="dxa"/>
            <w:shd w:val="clear" w:color="auto" w:fill="F2F2F2"/>
            <w:vAlign w:val="center"/>
          </w:tcPr>
          <w:p w14:paraId="23FB4A10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배송중</w:t>
            </w:r>
          </w:p>
        </w:tc>
        <w:tc>
          <w:tcPr>
            <w:tcW w:w="1180" w:type="dxa"/>
            <w:shd w:val="clear" w:color="auto" w:fill="F2F2F2"/>
            <w:vAlign w:val="center"/>
          </w:tcPr>
          <w:p w14:paraId="7A551AE8" w14:textId="77777777" w:rsidR="00FC49A9" w:rsidRDefault="00FC49A9" w:rsidP="00FC49A9">
            <w:pPr>
              <w:jc w:val="center"/>
            </w:pPr>
            <w:r w:rsidRPr="00825C9D"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배송중</w:t>
            </w:r>
          </w:p>
        </w:tc>
        <w:tc>
          <w:tcPr>
            <w:tcW w:w="1180" w:type="dxa"/>
            <w:shd w:val="clear" w:color="auto" w:fill="F2F2F2"/>
            <w:vAlign w:val="center"/>
          </w:tcPr>
          <w:p w14:paraId="2DF620FB" w14:textId="77777777" w:rsidR="00FC49A9" w:rsidRDefault="00FC49A9" w:rsidP="00FC49A9">
            <w:pPr>
              <w:jc w:val="center"/>
            </w:pPr>
            <w:r w:rsidRPr="00825C9D"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배송중</w:t>
            </w:r>
          </w:p>
        </w:tc>
        <w:tc>
          <w:tcPr>
            <w:tcW w:w="5670" w:type="dxa"/>
            <w:vAlign w:val="center"/>
          </w:tcPr>
          <w:p w14:paraId="565C09D6" w14:textId="77777777" w:rsidR="00FC49A9" w:rsidRPr="00ED1642" w:rsidRDefault="00FC49A9" w:rsidP="00FC49A9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ED1642">
              <w:rPr>
                <w:rFonts w:asciiTheme="minorEastAsia" w:eastAsiaTheme="minorEastAsia" w:hAnsiTheme="minorEastAsia" w:hint="eastAsia"/>
                <w:sz w:val="18"/>
                <w:szCs w:val="18"/>
              </w:rPr>
              <w:t>송장번호가 입력된 상태  / 운송장번호 (택배번호) 조회 가능</w:t>
            </w:r>
          </w:p>
          <w:p w14:paraId="23F2299D" w14:textId="77777777" w:rsidR="00FC49A9" w:rsidRDefault="00FC49A9" w:rsidP="00FC49A9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ED1642">
              <w:rPr>
                <w:rFonts w:asciiTheme="minorEastAsia" w:eastAsiaTheme="minorEastAsia" w:hAnsiTheme="minorEastAsia" w:hint="eastAsia"/>
                <w:sz w:val="18"/>
                <w:szCs w:val="18"/>
              </w:rPr>
              <w:t>택배사에 상품이 인계되어 배송이 시작된 상태</w:t>
            </w:r>
          </w:p>
          <w:p w14:paraId="1C3341D5" w14:textId="77777777" w:rsidR="00FC49A9" w:rsidRPr="00B739EF" w:rsidRDefault="00FC49A9" w:rsidP="00FC49A9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ED1642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입점사에서 송장번호 입력 후 [발송처리] 시 ‘배송중’상태로 변경 </w:t>
            </w:r>
          </w:p>
        </w:tc>
      </w:tr>
      <w:tr w:rsidR="00FC49A9" w:rsidRPr="00F4270D" w14:paraId="17FEF17B" w14:textId="77777777" w:rsidTr="00FC49A9">
        <w:trPr>
          <w:trHeight w:val="397"/>
        </w:trPr>
        <w:tc>
          <w:tcPr>
            <w:tcW w:w="1179" w:type="dxa"/>
            <w:shd w:val="clear" w:color="auto" w:fill="F2F2F2"/>
            <w:vAlign w:val="center"/>
          </w:tcPr>
          <w:p w14:paraId="13F273A8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배송완료</w:t>
            </w:r>
          </w:p>
        </w:tc>
        <w:tc>
          <w:tcPr>
            <w:tcW w:w="1180" w:type="dxa"/>
            <w:shd w:val="clear" w:color="auto" w:fill="F2F2F2"/>
            <w:vAlign w:val="center"/>
          </w:tcPr>
          <w:p w14:paraId="574BAE19" w14:textId="77777777" w:rsidR="00FC49A9" w:rsidRDefault="00FC49A9" w:rsidP="00FC49A9">
            <w:pPr>
              <w:jc w:val="center"/>
            </w:pPr>
            <w:r w:rsidRPr="0017696E"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배송완료</w:t>
            </w:r>
          </w:p>
        </w:tc>
        <w:tc>
          <w:tcPr>
            <w:tcW w:w="1180" w:type="dxa"/>
            <w:shd w:val="clear" w:color="auto" w:fill="F2F2F2"/>
            <w:vAlign w:val="center"/>
          </w:tcPr>
          <w:p w14:paraId="0D62EC85" w14:textId="77777777" w:rsidR="00FC49A9" w:rsidRDefault="00FC49A9" w:rsidP="00FC49A9">
            <w:pPr>
              <w:jc w:val="center"/>
            </w:pPr>
            <w:r w:rsidRPr="0017696E"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배송완료</w:t>
            </w:r>
          </w:p>
        </w:tc>
        <w:tc>
          <w:tcPr>
            <w:tcW w:w="5670" w:type="dxa"/>
            <w:vAlign w:val="center"/>
          </w:tcPr>
          <w:p w14:paraId="27187253" w14:textId="77777777" w:rsidR="00FC49A9" w:rsidRDefault="00FC49A9" w:rsidP="00FC49A9">
            <w:pPr>
              <w:pStyle w:val="a1"/>
              <w:jc w:val="both"/>
              <w:rPr>
                <w:sz w:val="18"/>
                <w:szCs w:val="18"/>
              </w:rPr>
            </w:pPr>
            <w:r w:rsidRPr="00504E76">
              <w:rPr>
                <w:rFonts w:hint="eastAsia"/>
                <w:sz w:val="18"/>
                <w:szCs w:val="18"/>
              </w:rPr>
              <w:t>해당 물품을 고객이 수령하여 배송이 완료된 상태</w:t>
            </w:r>
          </w:p>
          <w:p w14:paraId="6FE6A2FB" w14:textId="77777777" w:rsidR="00FC49A9" w:rsidRPr="005F5CED" w:rsidRDefault="00FC49A9" w:rsidP="00FC49A9">
            <w:pPr>
              <w:pStyle w:val="a1"/>
              <w:jc w:val="both"/>
              <w:rPr>
                <w:sz w:val="18"/>
                <w:szCs w:val="18"/>
              </w:rPr>
            </w:pPr>
            <w:r w:rsidRPr="005F5CED">
              <w:rPr>
                <w:rFonts w:hint="eastAsia"/>
                <w:sz w:val="18"/>
                <w:szCs w:val="18"/>
              </w:rPr>
              <w:t xml:space="preserve">입점사에서 [배송완료] 처리 시 ‘배송완료’ 상태로 변경 (택배사 API 연동 </w:t>
            </w:r>
            <w:r>
              <w:rPr>
                <w:rFonts w:hint="eastAsia"/>
                <w:sz w:val="18"/>
                <w:szCs w:val="18"/>
              </w:rPr>
              <w:t>진행 시 자동업데이트</w:t>
            </w:r>
            <w:r w:rsidRPr="005F5CED">
              <w:rPr>
                <w:rFonts w:hint="eastAsia"/>
                <w:sz w:val="18"/>
                <w:szCs w:val="18"/>
              </w:rPr>
              <w:t>)</w:t>
            </w:r>
          </w:p>
          <w:p w14:paraId="7E07664C" w14:textId="77777777" w:rsidR="00FC49A9" w:rsidRPr="00504E76" w:rsidRDefault="00FC49A9" w:rsidP="00FC49A9">
            <w:pPr>
              <w:pStyle w:val="a1"/>
              <w:jc w:val="both"/>
              <w:rPr>
                <w:sz w:val="18"/>
                <w:szCs w:val="18"/>
              </w:rPr>
            </w:pPr>
            <w:r w:rsidRPr="00504E76">
              <w:rPr>
                <w:rFonts w:hint="eastAsia"/>
                <w:sz w:val="18"/>
                <w:szCs w:val="18"/>
              </w:rPr>
              <w:t>운송장번호(택배번호) 조회 가능</w:t>
            </w:r>
          </w:p>
          <w:p w14:paraId="7CEC8032" w14:textId="77777777" w:rsidR="00FC49A9" w:rsidRPr="005F5CED" w:rsidRDefault="00FC49A9" w:rsidP="00FC49A9">
            <w:pPr>
              <w:pStyle w:val="a1"/>
              <w:numPr>
                <w:ilvl w:val="0"/>
                <w:numId w:val="0"/>
              </w:numPr>
              <w:ind w:left="196"/>
              <w:jc w:val="both"/>
              <w:rPr>
                <w:sz w:val="18"/>
                <w:szCs w:val="18"/>
              </w:rPr>
            </w:pPr>
            <w:r w:rsidRPr="00504E76">
              <w:rPr>
                <w:rFonts w:hint="eastAsia"/>
                <w:sz w:val="18"/>
                <w:szCs w:val="18"/>
              </w:rPr>
              <w:t xml:space="preserve">- 자사상품 : 지정택배사의 시스템과 연계하여 배송완료 상태값을 자동으로 업데이트 또는 자동 배송완료 처리 </w:t>
            </w:r>
            <w:r>
              <w:rPr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 xml:space="preserve">일반 택배의 경우 </w:t>
            </w:r>
            <w:r>
              <w:rPr>
                <w:sz w:val="18"/>
                <w:szCs w:val="18"/>
              </w:rPr>
              <w:t>7</w:t>
            </w:r>
            <w:r>
              <w:rPr>
                <w:rFonts w:hint="eastAsia"/>
                <w:sz w:val="18"/>
                <w:szCs w:val="18"/>
              </w:rPr>
              <w:t>일 경과 후 자동 배송완료 처리)</w:t>
            </w:r>
            <w:r w:rsidRPr="00504E76">
              <w:rPr>
                <w:rFonts w:hint="eastAsia"/>
                <w:sz w:val="18"/>
                <w:szCs w:val="18"/>
              </w:rPr>
              <w:br/>
              <w:t>- 입점상품 : 입점사 배송담당자가 [배송완료]처리하면 ‘배송완료’상태로 변경</w:t>
            </w:r>
            <w:r>
              <w:rPr>
                <w:rFonts w:hint="eastAsia"/>
                <w:sz w:val="18"/>
                <w:szCs w:val="18"/>
              </w:rPr>
              <w:t>하거나</w:t>
            </w:r>
            <w:r w:rsidRPr="00504E76">
              <w:rPr>
                <w:rFonts w:hint="eastAsia"/>
                <w:sz w:val="18"/>
                <w:szCs w:val="18"/>
              </w:rPr>
              <w:t xml:space="preserve"> </w:t>
            </w:r>
            <w:r w:rsidRPr="005F5CED">
              <w:rPr>
                <w:rFonts w:hint="eastAsia"/>
                <w:sz w:val="18"/>
                <w:szCs w:val="18"/>
              </w:rPr>
              <w:t xml:space="preserve">택배사 API 연동 </w:t>
            </w:r>
            <w:r w:rsidRPr="00504E76">
              <w:rPr>
                <w:rFonts w:hint="eastAsia"/>
                <w:sz w:val="18"/>
                <w:szCs w:val="18"/>
              </w:rPr>
              <w:t>이용한 상태</w:t>
            </w:r>
            <w:r>
              <w:rPr>
                <w:rFonts w:hint="eastAsia"/>
                <w:sz w:val="18"/>
                <w:szCs w:val="18"/>
              </w:rPr>
              <w:t>를</w:t>
            </w:r>
            <w:r w:rsidRPr="00504E76">
              <w:rPr>
                <w:rFonts w:hint="eastAsia"/>
                <w:sz w:val="18"/>
                <w:szCs w:val="18"/>
              </w:rPr>
              <w:t xml:space="preserve"> 업데이트</w:t>
            </w:r>
            <w:r>
              <w:rPr>
                <w:rFonts w:hint="eastAsia"/>
                <w:sz w:val="18"/>
                <w:szCs w:val="18"/>
              </w:rPr>
              <w:t>한다. 단</w:t>
            </w:r>
            <w:r w:rsidRPr="00504E76">
              <w:rPr>
                <w:rFonts w:hint="eastAsia"/>
                <w:sz w:val="18"/>
                <w:szCs w:val="18"/>
              </w:rPr>
              <w:t xml:space="preserve">, </w:t>
            </w:r>
            <w:r>
              <w:rPr>
                <w:rFonts w:hint="eastAsia"/>
                <w:sz w:val="18"/>
                <w:szCs w:val="18"/>
              </w:rPr>
              <w:t xml:space="preserve">온라인 시스템 내 </w:t>
            </w:r>
            <w:r w:rsidRPr="00504E76">
              <w:rPr>
                <w:rFonts w:hint="eastAsia"/>
                <w:sz w:val="18"/>
                <w:szCs w:val="18"/>
              </w:rPr>
              <w:t>자동 배송완료 처리하지 않음</w:t>
            </w:r>
            <w:r w:rsidRPr="00504E76">
              <w:rPr>
                <w:rFonts w:hint="eastAsia"/>
                <w:sz w:val="18"/>
                <w:szCs w:val="18"/>
              </w:rPr>
              <w:br/>
              <w:t>- 분실재배송 처리</w:t>
            </w:r>
            <w:r>
              <w:rPr>
                <w:rFonts w:hint="eastAsia"/>
                <w:sz w:val="18"/>
                <w:szCs w:val="18"/>
              </w:rPr>
              <w:t>는 입점사에서 처리하지 않으며,</w:t>
            </w:r>
            <w:r>
              <w:rPr>
                <w:sz w:val="18"/>
                <w:szCs w:val="18"/>
              </w:rPr>
              <w:t xml:space="preserve"> </w:t>
            </w:r>
            <w:r w:rsidRPr="00504E76">
              <w:rPr>
                <w:rFonts w:hint="eastAsia"/>
                <w:sz w:val="18"/>
                <w:szCs w:val="18"/>
              </w:rPr>
              <w:t>BO</w:t>
            </w:r>
            <w:r>
              <w:rPr>
                <w:rFonts w:hint="eastAsia"/>
                <w:sz w:val="18"/>
                <w:szCs w:val="18"/>
              </w:rPr>
              <w:t xml:space="preserve">관리자에게 운송장번호 수정 </w:t>
            </w:r>
            <w:r w:rsidRPr="00504E76">
              <w:rPr>
                <w:rFonts w:hint="eastAsia"/>
                <w:sz w:val="18"/>
                <w:szCs w:val="18"/>
              </w:rPr>
              <w:t>요청</w:t>
            </w:r>
            <w:r>
              <w:rPr>
                <w:rFonts w:hint="eastAsia"/>
                <w:sz w:val="18"/>
                <w:szCs w:val="18"/>
              </w:rPr>
              <w:t xml:space="preserve"> (입점사에는</w:t>
            </w:r>
            <w:r w:rsidRPr="00504E76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분실재배송 </w:t>
            </w:r>
            <w:r w:rsidRPr="00504E76">
              <w:rPr>
                <w:rFonts w:hint="eastAsia"/>
                <w:sz w:val="18"/>
                <w:szCs w:val="18"/>
              </w:rPr>
              <w:t xml:space="preserve">프로세스 </w:t>
            </w:r>
            <w:r>
              <w:rPr>
                <w:rFonts w:hint="eastAsia"/>
                <w:sz w:val="18"/>
                <w:szCs w:val="18"/>
              </w:rPr>
              <w:t>제공하지 않음</w:t>
            </w:r>
            <w:r w:rsidRPr="00504E76"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FC49A9" w:rsidRPr="00F4270D" w14:paraId="7B0D3D5B" w14:textId="77777777" w:rsidTr="00FC49A9">
        <w:trPr>
          <w:trHeight w:val="397"/>
        </w:trPr>
        <w:tc>
          <w:tcPr>
            <w:tcW w:w="1179" w:type="dxa"/>
            <w:shd w:val="clear" w:color="auto" w:fill="F2F2F2"/>
            <w:vAlign w:val="center"/>
          </w:tcPr>
          <w:p w14:paraId="2A82C424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구매확정</w:t>
            </w:r>
          </w:p>
        </w:tc>
        <w:tc>
          <w:tcPr>
            <w:tcW w:w="1180" w:type="dxa"/>
            <w:shd w:val="clear" w:color="auto" w:fill="F2F2F2"/>
            <w:vAlign w:val="center"/>
          </w:tcPr>
          <w:p w14:paraId="75AB655A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구매확정</w:t>
            </w:r>
          </w:p>
        </w:tc>
        <w:tc>
          <w:tcPr>
            <w:tcW w:w="1180" w:type="dxa"/>
            <w:shd w:val="clear" w:color="auto" w:fill="F2F2F2"/>
            <w:vAlign w:val="center"/>
          </w:tcPr>
          <w:p w14:paraId="4B5C2A73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구매확정</w:t>
            </w:r>
          </w:p>
        </w:tc>
        <w:tc>
          <w:tcPr>
            <w:tcW w:w="5670" w:type="dxa"/>
            <w:vAlign w:val="center"/>
          </w:tcPr>
          <w:p w14:paraId="29D56841" w14:textId="77777777" w:rsidR="00FC49A9" w:rsidRPr="000A7223" w:rsidRDefault="00FC49A9" w:rsidP="00FC49A9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5027A9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고객이 구매확정 버튼을 클릭하거나, 배송완료 전환 시점에서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15</w:t>
            </w:r>
            <w:r w:rsidRPr="005027A9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일 경과시점에 자동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구매</w:t>
            </w:r>
            <w:r w:rsidRPr="005027A9">
              <w:rPr>
                <w:rFonts w:asciiTheme="minorEastAsia" w:eastAsiaTheme="minorEastAsia" w:hAnsiTheme="minorEastAsia" w:hint="eastAsia"/>
                <w:sz w:val="18"/>
                <w:szCs w:val="18"/>
              </w:rPr>
              <w:t>확정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r w:rsidRPr="005027A9">
              <w:rPr>
                <w:rFonts w:asciiTheme="minorEastAsia" w:eastAsiaTheme="minorEastAsia" w:hAnsiTheme="minorEastAsia" w:hint="eastAsia"/>
                <w:sz w:val="18"/>
                <w:szCs w:val="18"/>
              </w:rPr>
              <w:t>처리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된다. </w:t>
            </w:r>
          </w:p>
        </w:tc>
      </w:tr>
      <w:tr w:rsidR="00FC49A9" w:rsidRPr="00F4270D" w14:paraId="2E4E22B5" w14:textId="77777777" w:rsidTr="00FC49A9">
        <w:trPr>
          <w:trHeight w:val="397"/>
        </w:trPr>
        <w:tc>
          <w:tcPr>
            <w:tcW w:w="1179" w:type="dxa"/>
            <w:shd w:val="clear" w:color="auto" w:fill="F2F2F2"/>
            <w:vAlign w:val="center"/>
          </w:tcPr>
          <w:p w14:paraId="45F7D1A8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주문취소</w:t>
            </w:r>
          </w:p>
        </w:tc>
        <w:tc>
          <w:tcPr>
            <w:tcW w:w="1180" w:type="dxa"/>
            <w:shd w:val="clear" w:color="auto" w:fill="F2F2F2"/>
            <w:vAlign w:val="center"/>
          </w:tcPr>
          <w:p w14:paraId="4F32EEC6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주문취소</w:t>
            </w:r>
          </w:p>
        </w:tc>
        <w:tc>
          <w:tcPr>
            <w:tcW w:w="1180" w:type="dxa"/>
            <w:shd w:val="clear" w:color="auto" w:fill="F2F2F2"/>
            <w:vAlign w:val="center"/>
          </w:tcPr>
          <w:p w14:paraId="6FFF0C7A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주문취소</w:t>
            </w:r>
          </w:p>
        </w:tc>
        <w:tc>
          <w:tcPr>
            <w:tcW w:w="5670" w:type="dxa"/>
            <w:vAlign w:val="center"/>
          </w:tcPr>
          <w:p w14:paraId="268E8967" w14:textId="77777777" w:rsidR="00FC49A9" w:rsidRDefault="00FC49A9" w:rsidP="00FC49A9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B811EF">
              <w:rPr>
                <w:rFonts w:asciiTheme="minorEastAsia" w:eastAsiaTheme="minorEastAsia" w:hAnsiTheme="minorEastAsia" w:hint="eastAsia"/>
                <w:sz w:val="18"/>
                <w:szCs w:val="18"/>
              </w:rPr>
              <w:t>고객 또는 고객센터에서 주문을 취소한 상태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r w:rsidRPr="00B811EF">
              <w:rPr>
                <w:rFonts w:asciiTheme="minorEastAsia" w:eastAsiaTheme="minorEastAsia" w:hAnsiTheme="minorEastAsia" w:hint="eastAsia"/>
                <w:sz w:val="18"/>
                <w:szCs w:val="18"/>
              </w:rPr>
              <w:t>(미입금 자동취소 포함)</w:t>
            </w:r>
          </w:p>
          <w:p w14:paraId="4539E93E" w14:textId="77777777" w:rsidR="00FC49A9" w:rsidRDefault="00FC49A9" w:rsidP="00FC49A9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입점사는 자사 주문건에 대해 직접 주문취소 처리가 불가하며,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‘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판매주문 취소 요청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’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을 통해 취소 요청만 가능하다. </w:t>
            </w:r>
          </w:p>
          <w:p w14:paraId="59B5CB89" w14:textId="77777777" w:rsidR="00FC49A9" w:rsidRPr="00B811EF" w:rsidRDefault="00FC49A9" w:rsidP="00FC49A9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판매취소 요청 건에 대해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BO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에서 확인 후 주문취소 처리가 가능하다.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</w:p>
        </w:tc>
      </w:tr>
      <w:tr w:rsidR="00FC49A9" w:rsidRPr="00F4270D" w14:paraId="6343FBCE" w14:textId="77777777" w:rsidTr="00FC49A9">
        <w:trPr>
          <w:trHeight w:val="397"/>
        </w:trPr>
        <w:tc>
          <w:tcPr>
            <w:tcW w:w="1179" w:type="dxa"/>
            <w:shd w:val="clear" w:color="auto" w:fill="F2F2F2"/>
            <w:vAlign w:val="center"/>
          </w:tcPr>
          <w:p w14:paraId="06964EBA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분실취소</w:t>
            </w:r>
          </w:p>
        </w:tc>
        <w:tc>
          <w:tcPr>
            <w:tcW w:w="1180" w:type="dxa"/>
            <w:shd w:val="clear" w:color="auto" w:fill="F2F2F2"/>
            <w:vAlign w:val="center"/>
          </w:tcPr>
          <w:p w14:paraId="4F56E84C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1180" w:type="dxa"/>
            <w:shd w:val="clear" w:color="auto" w:fill="F2F2F2"/>
            <w:vAlign w:val="center"/>
          </w:tcPr>
          <w:p w14:paraId="541A8453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5670" w:type="dxa"/>
            <w:vAlign w:val="center"/>
          </w:tcPr>
          <w:p w14:paraId="18534064" w14:textId="77777777" w:rsidR="00FC49A9" w:rsidRDefault="00FC49A9" w:rsidP="00FC49A9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입점사는 분실취소 처리를 하지 않는다. </w:t>
            </w:r>
          </w:p>
          <w:p w14:paraId="4CDA06CE" w14:textId="77777777" w:rsidR="00FC49A9" w:rsidRPr="000A7223" w:rsidRDefault="00FC49A9" w:rsidP="00FC49A9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D21B33">
              <w:rPr>
                <w:rFonts w:asciiTheme="minorEastAsia" w:eastAsiaTheme="minorEastAsia" w:hAnsiTheme="minorEastAsia" w:hint="eastAsia"/>
                <w:sz w:val="18"/>
                <w:szCs w:val="18"/>
              </w:rPr>
              <w:t>상품배송 중 분실로 인해 고객이 상품을 받지 못한 경우 분실취소처리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가 가능하며,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BO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에서만 해당 상태를 처리,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확인할 수 있다.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(PO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권한 없음)</w:t>
            </w:r>
          </w:p>
        </w:tc>
      </w:tr>
    </w:tbl>
    <w:p w14:paraId="421FE80D" w14:textId="77777777" w:rsidR="00FC49A9" w:rsidRDefault="00FC49A9" w:rsidP="004771A8">
      <w:pPr>
        <w:pStyle w:val="a0"/>
        <w:numPr>
          <w:ilvl w:val="0"/>
          <w:numId w:val="0"/>
        </w:numPr>
        <w:ind w:left="1134"/>
      </w:pPr>
    </w:p>
    <w:p w14:paraId="5D1608DF" w14:textId="77777777" w:rsidR="00FC49A9" w:rsidRPr="00151B27" w:rsidRDefault="00FC49A9" w:rsidP="00FC49A9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41" w:name="_Toc5121640"/>
      <w:r>
        <w:rPr>
          <w:rFonts w:asciiTheme="minorEastAsia" w:eastAsiaTheme="minorEastAsia" w:hAnsiTheme="minorEastAsia" w:hint="eastAsia"/>
        </w:rPr>
        <w:t>입점사 주문관리 프로세스</w:t>
      </w:r>
      <w:bookmarkEnd w:id="141"/>
      <w:r>
        <w:rPr>
          <w:rFonts w:asciiTheme="minorEastAsia" w:eastAsiaTheme="minorEastAsia" w:hAnsiTheme="minorEastAsia" w:hint="eastAsia"/>
        </w:rPr>
        <w:t xml:space="preserve"> </w:t>
      </w:r>
    </w:p>
    <w:p w14:paraId="315F3E29" w14:textId="77777777" w:rsidR="00FC49A9" w:rsidRDefault="00FC49A9" w:rsidP="004771A8">
      <w:pPr>
        <w:pStyle w:val="a0"/>
      </w:pPr>
      <w:r>
        <w:rPr>
          <w:rFonts w:hint="eastAsia"/>
        </w:rPr>
        <w:t xml:space="preserve">입점사는 주문건의 </w:t>
      </w:r>
      <w:r>
        <w:t>‘</w:t>
      </w:r>
      <w:r>
        <w:rPr>
          <w:rFonts w:hint="eastAsia"/>
        </w:rPr>
        <w:t>결제완료</w:t>
      </w:r>
      <w:r>
        <w:t xml:space="preserve">’ </w:t>
      </w:r>
      <w:r>
        <w:rPr>
          <w:rFonts w:hint="eastAsia"/>
        </w:rPr>
        <w:t>상태부터 조회가 가능하다.</w:t>
      </w:r>
      <w:r>
        <w:t xml:space="preserve"> </w:t>
      </w:r>
    </w:p>
    <w:p w14:paraId="2DE07AFF" w14:textId="77777777" w:rsidR="00FC49A9" w:rsidRPr="00BA04FA" w:rsidRDefault="00FC49A9" w:rsidP="004771A8">
      <w:pPr>
        <w:pStyle w:val="a0"/>
      </w:pPr>
      <w:r w:rsidRPr="00BA04FA">
        <w:rPr>
          <w:rFonts w:hint="eastAsia"/>
        </w:rPr>
        <w:t>주문 건의 입금대기 상태의 주문에 대해서는 조회되지 않는다.</w:t>
      </w:r>
    </w:p>
    <w:p w14:paraId="17DB42C9" w14:textId="77777777" w:rsidR="00FC49A9" w:rsidRDefault="00FC49A9" w:rsidP="004771A8">
      <w:pPr>
        <w:pStyle w:val="a0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16B692FB" wp14:editId="753165BF">
            <wp:extent cx="5732145" cy="3488690"/>
            <wp:effectExtent l="0" t="0" r="1905" b="0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CAB2" w14:textId="77777777" w:rsidR="00FC49A9" w:rsidRDefault="00FC49A9" w:rsidP="004771A8">
      <w:pPr>
        <w:pStyle w:val="a0"/>
        <w:numPr>
          <w:ilvl w:val="0"/>
          <w:numId w:val="0"/>
        </w:numPr>
        <w:ind w:left="1134"/>
      </w:pPr>
    </w:p>
    <w:p w14:paraId="2D75F8EA" w14:textId="77777777" w:rsidR="00FC49A9" w:rsidRDefault="00FC49A9" w:rsidP="00FC49A9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42" w:name="_Toc5121641"/>
      <w:r>
        <w:rPr>
          <w:rFonts w:asciiTheme="minorEastAsia" w:eastAsiaTheme="minorEastAsia" w:hAnsiTheme="minorEastAsia" w:cs="Calibri" w:hint="eastAsia"/>
        </w:rPr>
        <w:t>주문 상품에 대한 판매취소 요청</w:t>
      </w:r>
      <w:bookmarkEnd w:id="142"/>
    </w:p>
    <w:p w14:paraId="21DAF237" w14:textId="77777777" w:rsidR="00FC49A9" w:rsidRDefault="00FC49A9" w:rsidP="004771A8">
      <w:pPr>
        <w:pStyle w:val="a0"/>
      </w:pPr>
      <w:r>
        <w:rPr>
          <w:rFonts w:hint="eastAsia"/>
        </w:rPr>
        <w:t>입점사 주문건에 대해 입점사에서 직접 주문취소 처리하지 못한다.</w:t>
      </w:r>
      <w:r>
        <w:t xml:space="preserve"> </w:t>
      </w:r>
    </w:p>
    <w:p w14:paraId="678AED36" w14:textId="77777777" w:rsidR="00FC49A9" w:rsidRDefault="00FC49A9" w:rsidP="004771A8">
      <w:pPr>
        <w:pStyle w:val="a0"/>
      </w:pPr>
      <w:r>
        <w:rPr>
          <w:rFonts w:hint="eastAsia"/>
        </w:rPr>
        <w:t>입점사는 주문이 들어온 상품에 대해 판매가 불가할 경우,</w:t>
      </w:r>
      <w:r>
        <w:t xml:space="preserve"> [</w:t>
      </w:r>
      <w:r>
        <w:rPr>
          <w:rFonts w:hint="eastAsia"/>
        </w:rPr>
        <w:t>판매취소 요청]</w:t>
      </w:r>
      <w:r>
        <w:t xml:space="preserve"> </w:t>
      </w:r>
      <w:r>
        <w:rPr>
          <w:rFonts w:hint="eastAsia"/>
        </w:rPr>
        <w:t>처리를 통해 주문건에 대한 취소요청을 할 수 있다.</w:t>
      </w:r>
      <w:r>
        <w:t xml:space="preserve"> </w:t>
      </w:r>
    </w:p>
    <w:p w14:paraId="57BB2A86" w14:textId="77777777" w:rsidR="00FC49A9" w:rsidRDefault="00FC49A9" w:rsidP="004771A8">
      <w:pPr>
        <w:pStyle w:val="a0"/>
      </w:pPr>
      <w:r>
        <w:rPr>
          <w:rFonts w:hint="eastAsia"/>
        </w:rPr>
        <w:t>판매취소 요청 시에는 취소요청 사유를 선택하여 등록한다.</w:t>
      </w:r>
      <w:r>
        <w:t xml:space="preserve"> </w:t>
      </w:r>
    </w:p>
    <w:p w14:paraId="425B44D3" w14:textId="77777777" w:rsidR="00FC49A9" w:rsidRDefault="00FC49A9" w:rsidP="004771A8">
      <w:pPr>
        <w:pStyle w:val="a0"/>
      </w:pPr>
      <w:r>
        <w:rPr>
          <w:rFonts w:hint="eastAsia"/>
        </w:rPr>
        <w:t xml:space="preserve">판매취소 요청 시 </w:t>
      </w:r>
      <w:r>
        <w:t>자사</w:t>
      </w:r>
      <w:r>
        <w:rPr>
          <w:rFonts w:hint="eastAsia"/>
        </w:rPr>
        <w:t xml:space="preserve"> </w:t>
      </w:r>
      <w:r>
        <w:t>BO</w:t>
      </w:r>
      <w:r>
        <w:rPr>
          <w:rFonts w:hint="eastAsia"/>
        </w:rPr>
        <w:t>관리자가 해당 주문 건을 확인하고 고객과 협의하여 주문취소를 진행한다.</w:t>
      </w:r>
      <w:r>
        <w:t xml:space="preserve"> </w:t>
      </w:r>
    </w:p>
    <w:p w14:paraId="426C2CF1" w14:textId="77777777" w:rsidR="00FC49A9" w:rsidRPr="00F272EA" w:rsidRDefault="00FC49A9" w:rsidP="004771A8">
      <w:pPr>
        <w:pStyle w:val="a0"/>
      </w:pPr>
      <w:r>
        <w:rPr>
          <w:rFonts w:hint="eastAsia"/>
        </w:rPr>
        <w:t xml:space="preserve">해당 요청 건은 </w:t>
      </w:r>
      <w:r>
        <w:t>‘</w:t>
      </w:r>
      <w:r>
        <w:rPr>
          <w:rFonts w:hint="eastAsia"/>
        </w:rPr>
        <w:t>판매취소 요청 현황</w:t>
      </w:r>
      <w:r>
        <w:t>’</w:t>
      </w:r>
      <w:r>
        <w:rPr>
          <w:rFonts w:hint="eastAsia"/>
        </w:rPr>
        <w:t xml:space="preserve">을 통해 진행현황을 확인할 수 있다. </w:t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89"/>
        <w:gridCol w:w="6495"/>
      </w:tblGrid>
      <w:tr w:rsidR="00FC49A9" w:rsidRPr="00F4270D" w14:paraId="4CB06B47" w14:textId="77777777" w:rsidTr="00FC49A9">
        <w:trPr>
          <w:trHeight w:val="397"/>
        </w:trPr>
        <w:tc>
          <w:tcPr>
            <w:tcW w:w="2689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4B04EEAB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판매취소 요청 사유</w:t>
            </w:r>
          </w:p>
        </w:tc>
        <w:tc>
          <w:tcPr>
            <w:tcW w:w="6495" w:type="dxa"/>
            <w:shd w:val="clear" w:color="auto" w:fill="BFBFBF"/>
            <w:vAlign w:val="center"/>
          </w:tcPr>
          <w:p w14:paraId="1744FD26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설명</w:t>
            </w:r>
          </w:p>
        </w:tc>
      </w:tr>
      <w:tr w:rsidR="00FC49A9" w:rsidRPr="00F4270D" w14:paraId="747C4179" w14:textId="77777777" w:rsidTr="00FC49A9">
        <w:trPr>
          <w:trHeight w:val="397"/>
        </w:trPr>
        <w:tc>
          <w:tcPr>
            <w:tcW w:w="2689" w:type="dxa"/>
            <w:shd w:val="clear" w:color="auto" w:fill="F2F2F2"/>
            <w:vAlign w:val="center"/>
          </w:tcPr>
          <w:p w14:paraId="27105FC8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상품품절</w:t>
            </w:r>
          </w:p>
        </w:tc>
        <w:tc>
          <w:tcPr>
            <w:tcW w:w="6495" w:type="dxa"/>
            <w:vAlign w:val="center"/>
          </w:tcPr>
          <w:p w14:paraId="3A373F18" w14:textId="77777777" w:rsidR="00FC49A9" w:rsidRPr="00570C7A" w:rsidRDefault="00FC49A9" w:rsidP="00FC49A9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고객이 선택한 주문 상품이 품절로 인해 발송할 상품이 없는 경우</w:t>
            </w:r>
          </w:p>
        </w:tc>
      </w:tr>
      <w:tr w:rsidR="00FC49A9" w:rsidRPr="00F4270D" w14:paraId="047168CC" w14:textId="77777777" w:rsidTr="00FC49A9">
        <w:trPr>
          <w:trHeight w:val="397"/>
        </w:trPr>
        <w:tc>
          <w:tcPr>
            <w:tcW w:w="2689" w:type="dxa"/>
            <w:shd w:val="clear" w:color="auto" w:fill="F2F2F2"/>
            <w:vAlign w:val="center"/>
          </w:tcPr>
          <w:p w14:paraId="5DE8C347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상품/가격 정보 오류</w:t>
            </w:r>
          </w:p>
        </w:tc>
        <w:tc>
          <w:tcPr>
            <w:tcW w:w="6495" w:type="dxa"/>
            <w:vAlign w:val="center"/>
          </w:tcPr>
          <w:p w14:paraId="4598729A" w14:textId="77777777" w:rsidR="00FC49A9" w:rsidRPr="00570C7A" w:rsidRDefault="00FC49A9" w:rsidP="00FC49A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프론트에 노출된 상품정보나 가격정보의 오류로 인해 상품을 발송할 수 없는 경우</w:t>
            </w:r>
          </w:p>
        </w:tc>
      </w:tr>
    </w:tbl>
    <w:p w14:paraId="0DCE0E56" w14:textId="77777777" w:rsidR="00FC49A9" w:rsidRDefault="00FC49A9" w:rsidP="004771A8">
      <w:pPr>
        <w:pStyle w:val="a0"/>
        <w:numPr>
          <w:ilvl w:val="0"/>
          <w:numId w:val="0"/>
        </w:numPr>
        <w:ind w:left="1134"/>
      </w:pPr>
    </w:p>
    <w:p w14:paraId="3508C3DF" w14:textId="77777777" w:rsidR="00FC49A9" w:rsidRDefault="00FC49A9" w:rsidP="00FC49A9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43" w:name="_Toc5121642"/>
      <w:r>
        <w:rPr>
          <w:rFonts w:asciiTheme="minorEastAsia" w:eastAsiaTheme="minorEastAsia" w:hAnsiTheme="minorEastAsia" w:cs="Calibri" w:hint="eastAsia"/>
        </w:rPr>
        <w:lastRenderedPageBreak/>
        <w:t>입점사 매출확정 시점</w:t>
      </w:r>
      <w:bookmarkEnd w:id="143"/>
      <w:r>
        <w:rPr>
          <w:rFonts w:asciiTheme="minorEastAsia" w:eastAsiaTheme="minorEastAsia" w:hAnsiTheme="minorEastAsia" w:cs="Calibri" w:hint="eastAsia"/>
        </w:rPr>
        <w:t xml:space="preserve"> </w:t>
      </w:r>
    </w:p>
    <w:p w14:paraId="2C4F188E" w14:textId="77777777" w:rsidR="00FC49A9" w:rsidRDefault="00FC49A9" w:rsidP="004771A8">
      <w:pPr>
        <w:pStyle w:val="a0"/>
      </w:pPr>
      <w:r>
        <w:rPr>
          <w:rFonts w:hint="eastAsia"/>
        </w:rPr>
        <w:t xml:space="preserve">입점사 상품의 매출 확정 시점은 자사와 동일하게 </w:t>
      </w:r>
      <w:r>
        <w:t>“</w:t>
      </w:r>
      <w:r>
        <w:rPr>
          <w:rFonts w:hint="eastAsia"/>
        </w:rPr>
        <w:t>배송중</w:t>
      </w:r>
      <w:r>
        <w:t xml:space="preserve">” </w:t>
      </w:r>
      <w:r>
        <w:rPr>
          <w:rFonts w:hint="eastAsia"/>
        </w:rPr>
        <w:t>시점을 기준으로 한다.</w:t>
      </w:r>
      <w:r>
        <w:t xml:space="preserve"> </w:t>
      </w:r>
    </w:p>
    <w:p w14:paraId="716DD18E" w14:textId="77777777" w:rsidR="00FC49A9" w:rsidRDefault="00FC49A9" w:rsidP="004771A8">
      <w:pPr>
        <w:pStyle w:val="a0"/>
      </w:pPr>
      <w:r>
        <w:rPr>
          <w:rFonts w:hint="eastAsia"/>
        </w:rPr>
        <w:t xml:space="preserve">입점사의 정산 기준 시점은 </w:t>
      </w:r>
      <w:r>
        <w:t>“</w:t>
      </w:r>
      <w:r>
        <w:rPr>
          <w:rFonts w:hint="eastAsia"/>
        </w:rPr>
        <w:t>구매확정</w:t>
      </w:r>
      <w:r>
        <w:t xml:space="preserve">” </w:t>
      </w:r>
      <w:r>
        <w:rPr>
          <w:rFonts w:hint="eastAsia"/>
        </w:rPr>
        <w:t>시점으로 정의한다.</w:t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972"/>
        <w:gridCol w:w="3106"/>
        <w:gridCol w:w="3106"/>
      </w:tblGrid>
      <w:tr w:rsidR="00FC49A9" w:rsidRPr="00F4270D" w14:paraId="3FEBBFD5" w14:textId="77777777" w:rsidTr="00FC49A9">
        <w:trPr>
          <w:trHeight w:val="39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1D0D29DA" w14:textId="77777777" w:rsidR="00FC49A9" w:rsidRPr="00F4270D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기준</w:t>
            </w:r>
          </w:p>
        </w:tc>
        <w:tc>
          <w:tcPr>
            <w:tcW w:w="3106" w:type="dxa"/>
            <w:shd w:val="clear" w:color="auto" w:fill="BFBFBF"/>
            <w:vAlign w:val="center"/>
          </w:tcPr>
          <w:p w14:paraId="1D0B4E03" w14:textId="77777777" w:rsidR="00FC49A9" w:rsidRPr="00F4270D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자사</w:t>
            </w:r>
          </w:p>
        </w:tc>
        <w:tc>
          <w:tcPr>
            <w:tcW w:w="3106" w:type="dxa"/>
            <w:shd w:val="clear" w:color="auto" w:fill="BFBFBF"/>
            <w:vAlign w:val="center"/>
          </w:tcPr>
          <w:p w14:paraId="55BC9D4F" w14:textId="77777777" w:rsidR="00FC49A9" w:rsidRPr="00F4270D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입점사</w:t>
            </w:r>
          </w:p>
        </w:tc>
      </w:tr>
      <w:tr w:rsidR="00FC49A9" w:rsidRPr="00F4270D" w14:paraId="3A73F95C" w14:textId="77777777" w:rsidTr="00FC49A9">
        <w:trPr>
          <w:trHeight w:val="397"/>
        </w:trPr>
        <w:tc>
          <w:tcPr>
            <w:tcW w:w="2972" w:type="dxa"/>
            <w:shd w:val="clear" w:color="auto" w:fill="F2F2F2"/>
            <w:vAlign w:val="center"/>
          </w:tcPr>
          <w:p w14:paraId="522B29F1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매출확정시점</w:t>
            </w:r>
          </w:p>
        </w:tc>
        <w:tc>
          <w:tcPr>
            <w:tcW w:w="3106" w:type="dxa"/>
            <w:vAlign w:val="center"/>
          </w:tcPr>
          <w:p w14:paraId="5CF4DB0A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배송중</w:t>
            </w:r>
          </w:p>
        </w:tc>
        <w:tc>
          <w:tcPr>
            <w:tcW w:w="3106" w:type="dxa"/>
            <w:vAlign w:val="center"/>
          </w:tcPr>
          <w:p w14:paraId="3883FC54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배송중</w:t>
            </w:r>
          </w:p>
        </w:tc>
      </w:tr>
      <w:tr w:rsidR="00FC49A9" w:rsidRPr="00F4270D" w14:paraId="3B4C4B3B" w14:textId="77777777" w:rsidTr="00FC49A9">
        <w:trPr>
          <w:trHeight w:val="397"/>
        </w:trPr>
        <w:tc>
          <w:tcPr>
            <w:tcW w:w="2972" w:type="dxa"/>
            <w:shd w:val="clear" w:color="auto" w:fill="F2F2F2"/>
            <w:vAlign w:val="center"/>
          </w:tcPr>
          <w:p w14:paraId="0E3205E8" w14:textId="77777777" w:rsidR="00FC49A9" w:rsidRPr="00F4270D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정산기준시점</w:t>
            </w:r>
          </w:p>
        </w:tc>
        <w:tc>
          <w:tcPr>
            <w:tcW w:w="3106" w:type="dxa"/>
            <w:vAlign w:val="center"/>
          </w:tcPr>
          <w:p w14:paraId="301953B3" w14:textId="77777777" w:rsidR="00FC49A9" w:rsidRPr="00F4270D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-</w:t>
            </w:r>
          </w:p>
        </w:tc>
        <w:tc>
          <w:tcPr>
            <w:tcW w:w="3106" w:type="dxa"/>
            <w:vAlign w:val="center"/>
          </w:tcPr>
          <w:p w14:paraId="56ACB944" w14:textId="77777777" w:rsidR="00FC49A9" w:rsidRPr="00F4270D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구매확정</w:t>
            </w:r>
          </w:p>
        </w:tc>
      </w:tr>
    </w:tbl>
    <w:p w14:paraId="78EEF4FD" w14:textId="77777777" w:rsidR="00FC49A9" w:rsidRDefault="00FC49A9" w:rsidP="004771A8">
      <w:pPr>
        <w:pStyle w:val="a0"/>
        <w:numPr>
          <w:ilvl w:val="0"/>
          <w:numId w:val="0"/>
        </w:numPr>
        <w:ind w:left="1134"/>
      </w:pPr>
    </w:p>
    <w:p w14:paraId="023996F5" w14:textId="77777777" w:rsidR="00FC49A9" w:rsidRDefault="00FC49A9" w:rsidP="00FC49A9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144" w:name="_Toc5121643"/>
      <w:r>
        <w:rPr>
          <w:rFonts w:asciiTheme="minorEastAsia" w:eastAsiaTheme="minorEastAsia" w:hAnsiTheme="minorEastAsia" w:cs="Calibri" w:hint="eastAsia"/>
        </w:rPr>
        <w:t>입점사 배송 관리</w:t>
      </w:r>
      <w:bookmarkEnd w:id="144"/>
    </w:p>
    <w:p w14:paraId="7660F105" w14:textId="77777777" w:rsidR="00FC49A9" w:rsidRDefault="00FC49A9" w:rsidP="00FC49A9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45" w:name="_Toc5121644"/>
      <w:r>
        <w:rPr>
          <w:rFonts w:asciiTheme="minorEastAsia" w:eastAsiaTheme="minorEastAsia" w:hAnsiTheme="minorEastAsia" w:cs="Calibri" w:hint="eastAsia"/>
        </w:rPr>
        <w:t>입점사 기본 배송정책</w:t>
      </w:r>
      <w:bookmarkEnd w:id="145"/>
      <w:r>
        <w:rPr>
          <w:rFonts w:asciiTheme="minorEastAsia" w:eastAsiaTheme="minorEastAsia" w:hAnsiTheme="minorEastAsia" w:cs="Calibri" w:hint="eastAsia"/>
        </w:rPr>
        <w:t xml:space="preserve"> </w:t>
      </w:r>
    </w:p>
    <w:p w14:paraId="000B399E" w14:textId="77777777" w:rsidR="00FC49A9" w:rsidRDefault="00FC49A9" w:rsidP="004771A8">
      <w:pPr>
        <w:pStyle w:val="a0"/>
      </w:pPr>
      <w:r w:rsidRPr="00FA7B52">
        <w:t xml:space="preserve">입점사 상품 배송은 '업체배송' (자체 배송)을 원칙으로 </w:t>
      </w:r>
      <w:r>
        <w:rPr>
          <w:rFonts w:hint="eastAsia"/>
        </w:rPr>
        <w:t>한다.</w:t>
      </w:r>
      <w:r>
        <w:t xml:space="preserve"> </w:t>
      </w:r>
    </w:p>
    <w:p w14:paraId="49AE2310" w14:textId="77777777" w:rsidR="00FC49A9" w:rsidRDefault="00FC49A9" w:rsidP="004771A8">
      <w:pPr>
        <w:pStyle w:val="a0"/>
      </w:pPr>
      <w:r>
        <w:rPr>
          <w:rFonts w:hint="eastAsia"/>
        </w:rPr>
        <w:t>입점사 상품의 배송 유형은 일반택배배송만 가능하며,</w:t>
      </w:r>
      <w:r>
        <w:t xml:space="preserve"> </w:t>
      </w:r>
      <w:r>
        <w:rPr>
          <w:rFonts w:hint="eastAsia"/>
        </w:rPr>
        <w:t>편의점픽업,</w:t>
      </w:r>
      <w:r>
        <w:t xml:space="preserve"> </w:t>
      </w:r>
      <w:r>
        <w:rPr>
          <w:rFonts w:hint="eastAsia"/>
        </w:rPr>
        <w:t>매장픽업은 불가하다.</w:t>
      </w:r>
      <w:r>
        <w:t xml:space="preserve"> </w:t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972"/>
        <w:gridCol w:w="3106"/>
        <w:gridCol w:w="3106"/>
      </w:tblGrid>
      <w:tr w:rsidR="00FC49A9" w:rsidRPr="00F4270D" w14:paraId="72E4A39D" w14:textId="77777777" w:rsidTr="00FC49A9">
        <w:trPr>
          <w:trHeight w:val="397"/>
        </w:trPr>
        <w:tc>
          <w:tcPr>
            <w:tcW w:w="2972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3883ED4A" w14:textId="77777777" w:rsidR="00FC49A9" w:rsidRPr="00F4270D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배송방법 구분</w:t>
            </w:r>
          </w:p>
        </w:tc>
        <w:tc>
          <w:tcPr>
            <w:tcW w:w="3106" w:type="dxa"/>
            <w:shd w:val="clear" w:color="auto" w:fill="BFBFBF"/>
            <w:vAlign w:val="center"/>
          </w:tcPr>
          <w:p w14:paraId="3832F425" w14:textId="77777777" w:rsidR="00FC49A9" w:rsidRPr="00F4270D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자사</w:t>
            </w:r>
          </w:p>
        </w:tc>
        <w:tc>
          <w:tcPr>
            <w:tcW w:w="3106" w:type="dxa"/>
            <w:shd w:val="clear" w:color="auto" w:fill="BFBFBF"/>
            <w:vAlign w:val="center"/>
          </w:tcPr>
          <w:p w14:paraId="15CCF521" w14:textId="77777777" w:rsidR="00FC49A9" w:rsidRPr="00F4270D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입점사</w:t>
            </w:r>
          </w:p>
        </w:tc>
      </w:tr>
      <w:tr w:rsidR="00FC49A9" w:rsidRPr="00F4270D" w14:paraId="227A1ED5" w14:textId="77777777" w:rsidTr="00FC49A9">
        <w:trPr>
          <w:trHeight w:val="397"/>
        </w:trPr>
        <w:tc>
          <w:tcPr>
            <w:tcW w:w="2972" w:type="dxa"/>
            <w:shd w:val="clear" w:color="auto" w:fill="F2F2F2"/>
            <w:vAlign w:val="center"/>
          </w:tcPr>
          <w:p w14:paraId="4865B9D1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일반택배배송</w:t>
            </w:r>
          </w:p>
        </w:tc>
        <w:tc>
          <w:tcPr>
            <w:tcW w:w="3106" w:type="dxa"/>
            <w:vAlign w:val="center"/>
          </w:tcPr>
          <w:p w14:paraId="01966377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O</w:t>
            </w:r>
          </w:p>
        </w:tc>
        <w:tc>
          <w:tcPr>
            <w:tcW w:w="3106" w:type="dxa"/>
            <w:vAlign w:val="center"/>
          </w:tcPr>
          <w:p w14:paraId="01728C39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O</w:t>
            </w:r>
          </w:p>
        </w:tc>
      </w:tr>
      <w:tr w:rsidR="00FC49A9" w:rsidRPr="00F4270D" w14:paraId="42B06BB4" w14:textId="77777777" w:rsidTr="00FC49A9">
        <w:trPr>
          <w:trHeight w:val="397"/>
        </w:trPr>
        <w:tc>
          <w:tcPr>
            <w:tcW w:w="2972" w:type="dxa"/>
            <w:shd w:val="clear" w:color="auto" w:fill="F2F2F2"/>
            <w:vAlign w:val="center"/>
          </w:tcPr>
          <w:p w14:paraId="41FD923A" w14:textId="77777777" w:rsidR="00FC49A9" w:rsidRPr="00F4270D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편의점픽업</w:t>
            </w:r>
          </w:p>
        </w:tc>
        <w:tc>
          <w:tcPr>
            <w:tcW w:w="3106" w:type="dxa"/>
            <w:vAlign w:val="center"/>
          </w:tcPr>
          <w:p w14:paraId="37DF9925" w14:textId="77777777" w:rsidR="00FC49A9" w:rsidRPr="00F4270D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O</w:t>
            </w:r>
          </w:p>
        </w:tc>
        <w:tc>
          <w:tcPr>
            <w:tcW w:w="3106" w:type="dxa"/>
            <w:vAlign w:val="center"/>
          </w:tcPr>
          <w:p w14:paraId="1802E8FA" w14:textId="77777777" w:rsidR="00FC49A9" w:rsidRPr="00F4270D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X</w:t>
            </w:r>
          </w:p>
        </w:tc>
      </w:tr>
      <w:tr w:rsidR="00FC49A9" w:rsidRPr="00F4270D" w14:paraId="58942A46" w14:textId="77777777" w:rsidTr="00FC49A9">
        <w:trPr>
          <w:trHeight w:val="397"/>
        </w:trPr>
        <w:tc>
          <w:tcPr>
            <w:tcW w:w="2972" w:type="dxa"/>
            <w:shd w:val="clear" w:color="auto" w:fill="F2F2F2"/>
            <w:vAlign w:val="center"/>
          </w:tcPr>
          <w:p w14:paraId="0520AAAA" w14:textId="77777777" w:rsidR="00FC49A9" w:rsidRPr="00F4270D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매장픽업</w:t>
            </w:r>
          </w:p>
        </w:tc>
        <w:tc>
          <w:tcPr>
            <w:tcW w:w="3106" w:type="dxa"/>
            <w:vAlign w:val="center"/>
          </w:tcPr>
          <w:p w14:paraId="5140002B" w14:textId="77777777" w:rsidR="00FC49A9" w:rsidRPr="00F4270D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O</w:t>
            </w:r>
          </w:p>
        </w:tc>
        <w:tc>
          <w:tcPr>
            <w:tcW w:w="3106" w:type="dxa"/>
            <w:vAlign w:val="center"/>
          </w:tcPr>
          <w:p w14:paraId="1F53453E" w14:textId="77777777" w:rsidR="00FC49A9" w:rsidRPr="00F4270D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X</w:t>
            </w:r>
          </w:p>
        </w:tc>
      </w:tr>
    </w:tbl>
    <w:p w14:paraId="47269599" w14:textId="77777777" w:rsidR="00FC49A9" w:rsidRDefault="00FC49A9" w:rsidP="004771A8">
      <w:pPr>
        <w:pStyle w:val="a0"/>
      </w:pPr>
      <w:r>
        <w:rPr>
          <w:rFonts w:hint="eastAsia"/>
        </w:rPr>
        <w:t xml:space="preserve">입점사의 기본 </w:t>
      </w:r>
      <w:r w:rsidRPr="00027A35">
        <w:t>배송비</w:t>
      </w:r>
      <w:r>
        <w:rPr>
          <w:rFonts w:hint="eastAsia"/>
        </w:rPr>
        <w:t xml:space="preserve"> 정책은</w:t>
      </w:r>
      <w:r w:rsidRPr="00027A35">
        <w:t xml:space="preserve"> 입점사별 </w:t>
      </w:r>
      <w:r>
        <w:rPr>
          <w:rFonts w:hint="eastAsia"/>
        </w:rPr>
        <w:t xml:space="preserve">설정정보 </w:t>
      </w:r>
      <w:r w:rsidRPr="00027A35">
        <w:t xml:space="preserve">메뉴에서 관리한다. </w:t>
      </w:r>
      <w:r>
        <w:br/>
        <w:t>(</w:t>
      </w:r>
      <w:r>
        <w:rPr>
          <w:rFonts w:hint="eastAsia"/>
        </w:rPr>
        <w:t>유료/무료 기준금액(결제금액) 입력, 기준금액 미만 시 부과 배송비 금액 입력)</w:t>
      </w:r>
    </w:p>
    <w:p w14:paraId="2E45E414" w14:textId="77777777" w:rsidR="00FC49A9" w:rsidRPr="00D3239A" w:rsidRDefault="00FC49A9" w:rsidP="004771A8">
      <w:pPr>
        <w:pStyle w:val="a0"/>
      </w:pPr>
      <w:r w:rsidRPr="00D3239A">
        <w:rPr>
          <w:rFonts w:hint="eastAsia"/>
        </w:rPr>
        <w:t xml:space="preserve">무료 배송 상품의 경우 상품정보 내 </w:t>
      </w:r>
      <w:r w:rsidRPr="00D3239A">
        <w:t>“</w:t>
      </w:r>
      <w:r w:rsidRPr="00D3239A">
        <w:rPr>
          <w:rFonts w:hint="eastAsia"/>
        </w:rPr>
        <w:t>무료배송 상품여부</w:t>
      </w:r>
      <w:r w:rsidRPr="00D3239A">
        <w:t>”</w:t>
      </w:r>
      <w:r w:rsidRPr="00D3239A">
        <w:rPr>
          <w:rFonts w:hint="eastAsia"/>
        </w:rPr>
        <w:t>를 선택하여 정의</w:t>
      </w:r>
      <w:r w:rsidRPr="00D3239A">
        <w:t>하며</w:t>
      </w:r>
      <w:r w:rsidRPr="00D3239A">
        <w:rPr>
          <w:rFonts w:hint="eastAsia"/>
        </w:rPr>
        <w:t>,</w:t>
      </w:r>
      <w:r w:rsidRPr="00D3239A">
        <w:t xml:space="preserve"> </w:t>
      </w:r>
      <w:r w:rsidRPr="00D3239A">
        <w:rPr>
          <w:rFonts w:hint="eastAsia"/>
        </w:rPr>
        <w:t>무료배송 상품이 포함된 업체의 배송비는 무료 배송 조건을 충족하지 못하더라도 배송비 무료로 적용한다.</w:t>
      </w:r>
      <w:r w:rsidRPr="00D3239A">
        <w:t xml:space="preserve"> </w:t>
      </w:r>
      <w:r>
        <w:t>(</w:t>
      </w:r>
      <w:r>
        <w:rPr>
          <w:rFonts w:hint="eastAsia"/>
        </w:rPr>
        <w:t>자사와 동일한 정책)</w:t>
      </w:r>
    </w:p>
    <w:p w14:paraId="4A4B9068" w14:textId="77777777" w:rsidR="00FC49A9" w:rsidRDefault="00FC49A9" w:rsidP="004771A8">
      <w:pPr>
        <w:pStyle w:val="a0"/>
      </w:pPr>
      <w:r w:rsidRPr="00027A35">
        <w:t xml:space="preserve">클레임 </w:t>
      </w:r>
      <w:r>
        <w:rPr>
          <w:rFonts w:hint="eastAsia"/>
        </w:rPr>
        <w:t>진행에 따른 배송비는 자사 정책을 따른다.</w:t>
      </w:r>
      <w:r>
        <w:t xml:space="preserve"> (</w:t>
      </w:r>
      <w:r>
        <w:rPr>
          <w:rFonts w:hint="eastAsia"/>
        </w:rPr>
        <w:t>업체별 별도 정책 없음)</w:t>
      </w:r>
      <w:r>
        <w:t xml:space="preserve"> </w:t>
      </w:r>
    </w:p>
    <w:p w14:paraId="4FEFC803" w14:textId="77777777" w:rsidR="00FC49A9" w:rsidRDefault="00FC49A9" w:rsidP="004771A8">
      <w:pPr>
        <w:pStyle w:val="a0"/>
      </w:pPr>
      <w:r w:rsidRPr="00027A35">
        <w:t>도서산간 배송비 관리를 위한 '우편번호 관리' 기능은 제공하지 않는다.</w:t>
      </w:r>
    </w:p>
    <w:p w14:paraId="3CD8F9F3" w14:textId="77777777" w:rsidR="00FC49A9" w:rsidRDefault="00FC49A9" w:rsidP="004771A8">
      <w:pPr>
        <w:pStyle w:val="a0"/>
      </w:pPr>
      <w:r>
        <w:rPr>
          <w:rFonts w:hint="eastAsia"/>
        </w:rPr>
        <w:t xml:space="preserve">입점사 배송업체(택배사)는 </w:t>
      </w:r>
      <w:r>
        <w:t>ABC</w:t>
      </w:r>
      <w:r>
        <w:rPr>
          <w:rFonts w:hint="eastAsia"/>
        </w:rPr>
        <w:t>마트에서 지정한 택배사 중 선택 가능하다.</w:t>
      </w:r>
    </w:p>
    <w:p w14:paraId="6AF9B777" w14:textId="77777777" w:rsidR="00FC49A9" w:rsidRDefault="00FC49A9" w:rsidP="004771A8">
      <w:pPr>
        <w:pStyle w:val="a0"/>
      </w:pPr>
      <w:r>
        <w:rPr>
          <w:rFonts w:hint="eastAsia"/>
        </w:rPr>
        <w:t>입점사에 대한 분실처리(분실주문취소,</w:t>
      </w:r>
      <w:r>
        <w:t xml:space="preserve"> </w:t>
      </w:r>
      <w:r>
        <w:rPr>
          <w:rFonts w:hint="eastAsia"/>
        </w:rPr>
        <w:t>분실재배송)에 대한 프로세스는 진행하지 않는다.</w:t>
      </w:r>
    </w:p>
    <w:p w14:paraId="0900486B" w14:textId="77777777" w:rsidR="00FC49A9" w:rsidRDefault="00FC49A9" w:rsidP="004771A8">
      <w:pPr>
        <w:pStyle w:val="a0"/>
        <w:numPr>
          <w:ilvl w:val="0"/>
          <w:numId w:val="0"/>
        </w:numPr>
        <w:ind w:left="1134"/>
      </w:pPr>
    </w:p>
    <w:p w14:paraId="6AE6F1D5" w14:textId="77777777" w:rsidR="00FC49A9" w:rsidRDefault="00FC49A9" w:rsidP="00FC49A9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46" w:name="_Toc5121645"/>
      <w:r>
        <w:rPr>
          <w:rFonts w:asciiTheme="minorEastAsia" w:eastAsiaTheme="minorEastAsia" w:hAnsiTheme="minorEastAsia" w:cs="Calibri" w:hint="eastAsia"/>
        </w:rPr>
        <w:t>입점사 주문 배송관리</w:t>
      </w:r>
      <w:bookmarkEnd w:id="146"/>
    </w:p>
    <w:p w14:paraId="38D864BA" w14:textId="77777777" w:rsidR="00FC49A9" w:rsidRDefault="00FC49A9" w:rsidP="004771A8">
      <w:pPr>
        <w:pStyle w:val="a0"/>
      </w:pPr>
      <w:r>
        <w:rPr>
          <w:rFonts w:hint="eastAsia"/>
        </w:rPr>
        <w:t xml:space="preserve">입점사는 결제완료 건에 대한 주문상품을 확인 후 상품별 </w:t>
      </w:r>
      <w:r>
        <w:t>[</w:t>
      </w:r>
      <w:r>
        <w:rPr>
          <w:rFonts w:hint="eastAsia"/>
        </w:rPr>
        <w:t>발주확인]</w:t>
      </w:r>
      <w:r>
        <w:t xml:space="preserve"> </w:t>
      </w:r>
      <w:r>
        <w:rPr>
          <w:rFonts w:hint="eastAsia"/>
        </w:rPr>
        <w:t>처리가 가능하다.</w:t>
      </w:r>
      <w:r>
        <w:t xml:space="preserve"> </w:t>
      </w:r>
    </w:p>
    <w:p w14:paraId="609D0038" w14:textId="77777777" w:rsidR="00FC49A9" w:rsidRDefault="00FC49A9" w:rsidP="004771A8">
      <w:pPr>
        <w:pStyle w:val="a0"/>
      </w:pPr>
      <w:r>
        <w:rPr>
          <w:rFonts w:hint="eastAsia"/>
        </w:rPr>
        <w:lastRenderedPageBreak/>
        <w:t xml:space="preserve">[발주확인] 처리 시 주문배송상태는 </w:t>
      </w:r>
      <w:r>
        <w:t>“</w:t>
      </w:r>
      <w:r>
        <w:rPr>
          <w:rFonts w:hint="eastAsia"/>
        </w:rPr>
        <w:t>상품준비중</w:t>
      </w:r>
      <w:r>
        <w:t xml:space="preserve">” </w:t>
      </w:r>
      <w:r>
        <w:rPr>
          <w:rFonts w:hint="eastAsia"/>
        </w:rPr>
        <w:t>상태로 변경된다.</w:t>
      </w:r>
      <w:r>
        <w:t xml:space="preserve"> </w:t>
      </w:r>
    </w:p>
    <w:p w14:paraId="021E5D95" w14:textId="77777777" w:rsidR="00FC49A9" w:rsidRDefault="00FC49A9" w:rsidP="004771A8">
      <w:pPr>
        <w:pStyle w:val="a0"/>
      </w:pPr>
      <w:r>
        <w:rPr>
          <w:rFonts w:hint="eastAsia"/>
        </w:rPr>
        <w:t>결제완료,</w:t>
      </w:r>
      <w:r>
        <w:t xml:space="preserve"> </w:t>
      </w:r>
      <w:r>
        <w:rPr>
          <w:rFonts w:hint="eastAsia"/>
        </w:rPr>
        <w:t>상품준비중 상태에서 각 상품별 택배사,</w:t>
      </w:r>
      <w:r>
        <w:t xml:space="preserve"> </w:t>
      </w:r>
      <w:r>
        <w:rPr>
          <w:rFonts w:hint="eastAsia"/>
        </w:rPr>
        <w:t>운송장번호,</w:t>
      </w:r>
      <w:r>
        <w:t xml:space="preserve"> </w:t>
      </w:r>
      <w:r>
        <w:rPr>
          <w:rFonts w:hint="eastAsia"/>
        </w:rPr>
        <w:t>발송일자를 입력하고 [저장]할 수 있다.</w:t>
      </w:r>
      <w:r>
        <w:t xml:space="preserve"> </w:t>
      </w:r>
    </w:p>
    <w:p w14:paraId="61F8CC8F" w14:textId="77777777" w:rsidR="00FC49A9" w:rsidRDefault="00FC49A9" w:rsidP="004771A8">
      <w:pPr>
        <w:pStyle w:val="a0"/>
      </w:pPr>
      <w:r>
        <w:rPr>
          <w:rFonts w:hint="eastAsia"/>
        </w:rPr>
        <w:t>운송장 정보 저장 시 발송처리는 되지 않는다.</w:t>
      </w:r>
      <w:r>
        <w:t xml:space="preserve"> </w:t>
      </w:r>
    </w:p>
    <w:p w14:paraId="20CC62F8" w14:textId="77777777" w:rsidR="00FC49A9" w:rsidRDefault="00FC49A9" w:rsidP="004771A8">
      <w:pPr>
        <w:pStyle w:val="a0"/>
      </w:pPr>
      <w:r>
        <w:rPr>
          <w:rFonts w:hint="eastAsia"/>
        </w:rPr>
        <w:t>결제완료,</w:t>
      </w:r>
      <w:r>
        <w:t xml:space="preserve"> </w:t>
      </w:r>
      <w:r>
        <w:rPr>
          <w:rFonts w:hint="eastAsia"/>
        </w:rPr>
        <w:t xml:space="preserve">상품준비중 상태에서 운송장 정보가 있는 상품에 대해 </w:t>
      </w:r>
      <w:r>
        <w:t>[</w:t>
      </w:r>
      <w:r>
        <w:rPr>
          <w:rFonts w:hint="eastAsia"/>
        </w:rPr>
        <w:t>발송처리]</w:t>
      </w:r>
      <w:r>
        <w:t xml:space="preserve"> </w:t>
      </w:r>
      <w:r>
        <w:rPr>
          <w:rFonts w:hint="eastAsia"/>
        </w:rPr>
        <w:t xml:space="preserve">시 해당 상품의 주문배송상태는 </w:t>
      </w:r>
      <w:r>
        <w:t>“</w:t>
      </w:r>
      <w:r>
        <w:rPr>
          <w:rFonts w:hint="eastAsia"/>
        </w:rPr>
        <w:t>배송중</w:t>
      </w:r>
      <w:r>
        <w:t xml:space="preserve">” </w:t>
      </w:r>
      <w:r>
        <w:rPr>
          <w:rFonts w:hint="eastAsia"/>
        </w:rPr>
        <w:t>상태로 변경된다.</w:t>
      </w:r>
    </w:p>
    <w:p w14:paraId="5BFD867B" w14:textId="77777777" w:rsidR="00FC49A9" w:rsidRDefault="00FC49A9" w:rsidP="004771A8">
      <w:pPr>
        <w:pStyle w:val="a0"/>
      </w:pPr>
      <w:r>
        <w:rPr>
          <w:rFonts w:hint="eastAsia"/>
        </w:rPr>
        <w:t xml:space="preserve">주문 상품에 대한 배송상태는 택배사 </w:t>
      </w:r>
      <w:r>
        <w:t xml:space="preserve">API </w:t>
      </w:r>
      <w:r>
        <w:rPr>
          <w:rFonts w:hint="eastAsia"/>
        </w:rPr>
        <w:t>연동정보에 따라 자동 업데이트되어 노출된다.</w:t>
      </w:r>
      <w:r>
        <w:t xml:space="preserve"> </w:t>
      </w:r>
    </w:p>
    <w:p w14:paraId="281CF3FA" w14:textId="77777777" w:rsidR="00FC49A9" w:rsidRDefault="00FC49A9" w:rsidP="004771A8">
      <w:pPr>
        <w:pStyle w:val="a0"/>
      </w:pPr>
      <w:r>
        <w:rPr>
          <w:rFonts w:hint="eastAsia"/>
        </w:rPr>
        <w:t>입점사의 경우 자동 배송완료 처리를 하지 않는다.</w:t>
      </w:r>
      <w:r>
        <w:t xml:space="preserve"> </w:t>
      </w:r>
      <w:r>
        <w:br/>
        <w:t>(</w:t>
      </w:r>
      <w:r>
        <w:rPr>
          <w:rFonts w:hint="eastAsia"/>
        </w:rPr>
        <w:t xml:space="preserve">자사의 경우 </w:t>
      </w:r>
      <w:r>
        <w:t>‘</w:t>
      </w:r>
      <w:r>
        <w:rPr>
          <w:rFonts w:hint="eastAsia"/>
        </w:rPr>
        <w:t>배송중</w:t>
      </w:r>
      <w:r>
        <w:t xml:space="preserve">’ </w:t>
      </w:r>
      <w:r>
        <w:rPr>
          <w:rFonts w:hint="eastAsia"/>
        </w:rPr>
        <w:t xml:space="preserve">상태에서 </w:t>
      </w:r>
      <w:r>
        <w:t>7</w:t>
      </w:r>
      <w:r>
        <w:rPr>
          <w:rFonts w:hint="eastAsia"/>
        </w:rPr>
        <w:t xml:space="preserve">일 경과 시 </w:t>
      </w:r>
      <w:r>
        <w:t>‘</w:t>
      </w:r>
      <w:r>
        <w:rPr>
          <w:rFonts w:hint="eastAsia"/>
        </w:rPr>
        <w:t>배송완료</w:t>
      </w:r>
      <w:r>
        <w:t>’</w:t>
      </w:r>
      <w:r>
        <w:rPr>
          <w:rFonts w:hint="eastAsia"/>
        </w:rPr>
        <w:t>처리를 자동으로 업데이트 처리함)</w:t>
      </w:r>
    </w:p>
    <w:p w14:paraId="79C888BF" w14:textId="77777777" w:rsidR="00FC49A9" w:rsidRDefault="00FC49A9" w:rsidP="004771A8">
      <w:pPr>
        <w:pStyle w:val="a0"/>
      </w:pPr>
      <w:r w:rsidRPr="00F420E7">
        <w:t xml:space="preserve">PO </w:t>
      </w:r>
      <w:r w:rsidRPr="00F420E7">
        <w:rPr>
          <w:rFonts w:hint="eastAsia"/>
        </w:rPr>
        <w:t xml:space="preserve">관리자는 </w:t>
      </w:r>
      <w:r w:rsidRPr="00F420E7">
        <w:t>‘</w:t>
      </w:r>
      <w:r w:rsidRPr="00F420E7">
        <w:rPr>
          <w:rFonts w:hint="eastAsia"/>
        </w:rPr>
        <w:t>배송중</w:t>
      </w:r>
      <w:r w:rsidRPr="00F420E7">
        <w:t xml:space="preserve">’ </w:t>
      </w:r>
      <w:r w:rsidRPr="00F420E7">
        <w:rPr>
          <w:rFonts w:hint="eastAsia"/>
        </w:rPr>
        <w:t xml:space="preserve">상태를 </w:t>
      </w:r>
      <w:r w:rsidRPr="00F420E7">
        <w:t>[</w:t>
      </w:r>
      <w:r w:rsidRPr="00F420E7">
        <w:rPr>
          <w:rFonts w:hint="eastAsia"/>
        </w:rPr>
        <w:t>배송완료 처리]를 수동으로 선택하여 처리할 수 있다.</w:t>
      </w:r>
      <w:r w:rsidRPr="00F420E7">
        <w:t xml:space="preserve"> </w:t>
      </w:r>
    </w:p>
    <w:p w14:paraId="1D32F9CE" w14:textId="77777777" w:rsidR="00FC49A9" w:rsidRDefault="00FC49A9" w:rsidP="004771A8">
      <w:pPr>
        <w:pStyle w:val="a0"/>
        <w:numPr>
          <w:ilvl w:val="0"/>
          <w:numId w:val="0"/>
        </w:numPr>
        <w:ind w:left="1134"/>
      </w:pPr>
    </w:p>
    <w:p w14:paraId="47A61566" w14:textId="77777777" w:rsidR="00FC49A9" w:rsidRDefault="00FC49A9" w:rsidP="00FC49A9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47" w:name="_Toc5121646"/>
      <w:r>
        <w:rPr>
          <w:rFonts w:asciiTheme="minorEastAsia" w:eastAsiaTheme="minorEastAsia" w:hAnsiTheme="minorEastAsia" w:cs="Calibri" w:hint="eastAsia"/>
        </w:rPr>
        <w:t>입점사 배송 프로세스</w:t>
      </w:r>
      <w:bookmarkEnd w:id="147"/>
      <w:r>
        <w:rPr>
          <w:rFonts w:asciiTheme="minorEastAsia" w:eastAsiaTheme="minorEastAsia" w:hAnsiTheme="minorEastAsia" w:cs="Calibri" w:hint="eastAsia"/>
        </w:rPr>
        <w:t xml:space="preserve"> </w:t>
      </w:r>
    </w:p>
    <w:p w14:paraId="498FC16C" w14:textId="77777777" w:rsidR="00FC49A9" w:rsidRPr="00EC6892" w:rsidRDefault="00FC49A9" w:rsidP="004771A8">
      <w:pPr>
        <w:pStyle w:val="a0"/>
      </w:pPr>
      <w:r>
        <w:rPr>
          <w:rFonts w:hint="eastAsia"/>
        </w:rPr>
        <w:t>입점사 주문 상품에 대한 배송 프로세스는 아래와 같다.</w:t>
      </w:r>
      <w:r>
        <w:t xml:space="preserve"> </w:t>
      </w:r>
    </w:p>
    <w:p w14:paraId="2AFC1E22" w14:textId="77777777" w:rsidR="00FC49A9" w:rsidRDefault="00FC49A9" w:rsidP="004771A8">
      <w:pPr>
        <w:pStyle w:val="a0"/>
        <w:numPr>
          <w:ilvl w:val="0"/>
          <w:numId w:val="0"/>
        </w:numPr>
        <w:ind w:left="220"/>
      </w:pPr>
      <w:r>
        <w:rPr>
          <w:noProof/>
        </w:rPr>
        <w:drawing>
          <wp:inline distT="0" distB="0" distL="0" distR="0" wp14:anchorId="031943EE" wp14:editId="7B4FB888">
            <wp:extent cx="5732145" cy="3543300"/>
            <wp:effectExtent l="0" t="0" r="1905" b="0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CC649" w14:textId="77777777" w:rsidR="00FC49A9" w:rsidRPr="002F047D" w:rsidRDefault="00FC49A9" w:rsidP="004771A8">
      <w:pPr>
        <w:pStyle w:val="a0"/>
        <w:numPr>
          <w:ilvl w:val="0"/>
          <w:numId w:val="0"/>
        </w:numPr>
        <w:ind w:left="1134"/>
      </w:pPr>
    </w:p>
    <w:p w14:paraId="5BEFA061" w14:textId="77777777" w:rsidR="00FC49A9" w:rsidRPr="002F047D" w:rsidRDefault="00FC49A9" w:rsidP="00FC49A9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48" w:name="_Toc5121647"/>
      <w:bookmarkStart w:id="149" w:name="_GoBack"/>
      <w:bookmarkEnd w:id="149"/>
      <w:r>
        <w:rPr>
          <w:rFonts w:asciiTheme="minorEastAsia" w:eastAsiaTheme="minorEastAsia" w:hAnsiTheme="minorEastAsia" w:hint="eastAsia"/>
        </w:rPr>
        <w:t>배송지연 안내</w:t>
      </w:r>
      <w:bookmarkEnd w:id="148"/>
      <w:r>
        <w:rPr>
          <w:rFonts w:asciiTheme="minorEastAsia" w:eastAsiaTheme="minorEastAsia" w:hAnsiTheme="minorEastAsia" w:hint="eastAsia"/>
        </w:rPr>
        <w:t xml:space="preserve"> </w:t>
      </w:r>
    </w:p>
    <w:p w14:paraId="12E89C7B" w14:textId="77777777" w:rsidR="00FC49A9" w:rsidRDefault="00FC49A9" w:rsidP="004771A8">
      <w:pPr>
        <w:pStyle w:val="a0"/>
      </w:pPr>
      <w:r>
        <w:rPr>
          <w:rFonts w:hint="eastAsia"/>
        </w:rPr>
        <w:lastRenderedPageBreak/>
        <w:t xml:space="preserve">영업일 </w:t>
      </w:r>
      <w:r>
        <w:t>3</w:t>
      </w:r>
      <w:r>
        <w:rPr>
          <w:rFonts w:hint="eastAsia"/>
        </w:rPr>
        <w:t>일 이내 발송은 불가하나 이 후 수일 내 발송이 가능한 경우에는 미리 발송지연 안내 문자를 고객에게 발송할 수 있다.</w:t>
      </w:r>
      <w:r>
        <w:t xml:space="preserve"> </w:t>
      </w:r>
      <w:r>
        <w:rPr>
          <w:rFonts w:hint="eastAsia"/>
        </w:rPr>
        <w:t xml:space="preserve"> </w:t>
      </w:r>
    </w:p>
    <w:p w14:paraId="00C7DC1A" w14:textId="77777777" w:rsidR="00FC49A9" w:rsidRDefault="00FC49A9" w:rsidP="004771A8">
      <w:pPr>
        <w:pStyle w:val="a0"/>
      </w:pPr>
      <w:r>
        <w:rPr>
          <w:rFonts w:hint="eastAsia"/>
        </w:rPr>
        <w:t xml:space="preserve">발송지연 안내 문자 발송은 해당 주문 상품별 </w:t>
      </w:r>
      <w:r>
        <w:t>1</w:t>
      </w:r>
      <w:r>
        <w:rPr>
          <w:rFonts w:hint="eastAsia"/>
        </w:rPr>
        <w:t>회만 가능하며,</w:t>
      </w:r>
      <w:r>
        <w:t xml:space="preserve"> </w:t>
      </w:r>
      <w:r>
        <w:rPr>
          <w:rFonts w:hint="eastAsia"/>
        </w:rPr>
        <w:t>발송 기한 및 발송지연 사유는 입력 후 즉시 발송되므로 수정이 불가하다.</w:t>
      </w:r>
      <w:r>
        <w:t xml:space="preserve"> </w:t>
      </w:r>
    </w:p>
    <w:p w14:paraId="0E537484" w14:textId="77777777" w:rsidR="00FC49A9" w:rsidRDefault="00FC49A9" w:rsidP="004771A8">
      <w:pPr>
        <w:pStyle w:val="a0"/>
      </w:pPr>
      <w:r>
        <w:rPr>
          <w:rFonts w:hint="eastAsia"/>
        </w:rPr>
        <w:t>발송지연 안내는 동일한 주문번호 상품 건에 대해 여러 개를 선택하여 발송 가능하다.</w:t>
      </w:r>
      <w:r>
        <w:t xml:space="preserve"> </w:t>
      </w:r>
    </w:p>
    <w:p w14:paraId="32A99FBB" w14:textId="77777777" w:rsidR="00FC49A9" w:rsidRDefault="00FC49A9" w:rsidP="004771A8">
      <w:pPr>
        <w:pStyle w:val="a0"/>
      </w:pPr>
      <w:r>
        <w:rPr>
          <w:rFonts w:hint="eastAsia"/>
        </w:rPr>
        <w:t xml:space="preserve">발송지연 안내는 </w:t>
      </w:r>
      <w:r>
        <w:t>‘</w:t>
      </w:r>
      <w:r>
        <w:rPr>
          <w:rFonts w:hint="eastAsia"/>
        </w:rPr>
        <w:t>결제완료</w:t>
      </w:r>
      <w:r>
        <w:t>’, ‘</w:t>
      </w:r>
      <w:r>
        <w:rPr>
          <w:rFonts w:hint="eastAsia"/>
        </w:rPr>
        <w:t>상품준비중</w:t>
      </w:r>
      <w:r>
        <w:t xml:space="preserve">’ </w:t>
      </w:r>
      <w:r>
        <w:rPr>
          <w:rFonts w:hint="eastAsia"/>
        </w:rPr>
        <w:t>상태에서만 처리 가능하다.</w:t>
      </w:r>
    </w:p>
    <w:p w14:paraId="30619B9E" w14:textId="77777777" w:rsidR="00FC49A9" w:rsidRPr="009056D9" w:rsidRDefault="00FC49A9" w:rsidP="004771A8">
      <w:pPr>
        <w:pStyle w:val="a0"/>
      </w:pPr>
      <w:r>
        <w:rPr>
          <w:rFonts w:hint="eastAsia"/>
        </w:rPr>
        <w:t>발송지연 안내 시에는 예상발송일을 입력하고,</w:t>
      </w:r>
      <w:r>
        <w:t xml:space="preserve"> </w:t>
      </w:r>
      <w:r>
        <w:rPr>
          <w:rFonts w:hint="eastAsia"/>
        </w:rPr>
        <w:t>발송지연 사유를 선택하거나 직접 입력하여 빌송할 수 있다.</w:t>
      </w:r>
    </w:p>
    <w:tbl>
      <w:tblPr>
        <w:tblW w:w="9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89"/>
        <w:gridCol w:w="6495"/>
      </w:tblGrid>
      <w:tr w:rsidR="00FC49A9" w:rsidRPr="00F4270D" w14:paraId="057A2E1B" w14:textId="77777777" w:rsidTr="00FC49A9">
        <w:trPr>
          <w:trHeight w:val="397"/>
        </w:trPr>
        <w:tc>
          <w:tcPr>
            <w:tcW w:w="2689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2B9BD3F4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발송지연 안내 사유</w:t>
            </w:r>
          </w:p>
        </w:tc>
        <w:tc>
          <w:tcPr>
            <w:tcW w:w="6495" w:type="dxa"/>
            <w:shd w:val="clear" w:color="auto" w:fill="BFBFBF"/>
            <w:vAlign w:val="center"/>
          </w:tcPr>
          <w:p w14:paraId="141F07C8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설명</w:t>
            </w:r>
          </w:p>
        </w:tc>
      </w:tr>
      <w:tr w:rsidR="00FC49A9" w:rsidRPr="00F4270D" w14:paraId="283D1EDF" w14:textId="77777777" w:rsidTr="00FC49A9">
        <w:trPr>
          <w:trHeight w:val="397"/>
        </w:trPr>
        <w:tc>
          <w:tcPr>
            <w:tcW w:w="2689" w:type="dxa"/>
            <w:shd w:val="clear" w:color="auto" w:fill="F2F2F2"/>
            <w:vAlign w:val="center"/>
          </w:tcPr>
          <w:p w14:paraId="3B47849C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주문폭주로 인한 출고 지연</w:t>
            </w:r>
          </w:p>
        </w:tc>
        <w:tc>
          <w:tcPr>
            <w:tcW w:w="6495" w:type="dxa"/>
            <w:vAlign w:val="center"/>
          </w:tcPr>
          <w:p w14:paraId="41B718BF" w14:textId="77777777" w:rsidR="00FC49A9" w:rsidRPr="00570C7A" w:rsidRDefault="00FC49A9" w:rsidP="00FC49A9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고객이 주문한 상품에 대한 주문폭주로 출고가 늦어질 경우</w:t>
            </w:r>
          </w:p>
        </w:tc>
      </w:tr>
      <w:tr w:rsidR="00FC49A9" w:rsidRPr="00F4270D" w14:paraId="1099C00F" w14:textId="77777777" w:rsidTr="00FC49A9">
        <w:trPr>
          <w:trHeight w:val="397"/>
        </w:trPr>
        <w:tc>
          <w:tcPr>
            <w:tcW w:w="2689" w:type="dxa"/>
            <w:shd w:val="clear" w:color="auto" w:fill="F2F2F2"/>
            <w:vAlign w:val="center"/>
          </w:tcPr>
          <w:p w14:paraId="4BD60F6D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수입상품 통관 지연</w:t>
            </w:r>
          </w:p>
        </w:tc>
        <w:tc>
          <w:tcPr>
            <w:tcW w:w="6495" w:type="dxa"/>
            <w:vAlign w:val="center"/>
          </w:tcPr>
          <w:p w14:paraId="6E1AAE33" w14:textId="77777777" w:rsidR="00FC49A9" w:rsidRPr="00570C7A" w:rsidRDefault="00FC49A9" w:rsidP="00FC49A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주문한 상품의 수입통관 지연으로 출고가 늦어질 경우</w:t>
            </w:r>
          </w:p>
        </w:tc>
      </w:tr>
      <w:tr w:rsidR="00FC49A9" w:rsidRPr="00F4270D" w14:paraId="40587B1C" w14:textId="77777777" w:rsidTr="00FC49A9">
        <w:trPr>
          <w:trHeight w:val="397"/>
        </w:trPr>
        <w:tc>
          <w:tcPr>
            <w:tcW w:w="2689" w:type="dxa"/>
            <w:shd w:val="clear" w:color="auto" w:fill="F2F2F2"/>
            <w:vAlign w:val="center"/>
          </w:tcPr>
          <w:p w14:paraId="7569B7B8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고객 요청</w:t>
            </w:r>
          </w:p>
        </w:tc>
        <w:tc>
          <w:tcPr>
            <w:tcW w:w="6495" w:type="dxa"/>
            <w:vAlign w:val="center"/>
          </w:tcPr>
          <w:p w14:paraId="73B9F77D" w14:textId="77777777" w:rsidR="00FC49A9" w:rsidRPr="00570C7A" w:rsidRDefault="00FC49A9" w:rsidP="00FC49A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고객의 요청에 의해 출고일 조정이 필요한 경우</w:t>
            </w:r>
          </w:p>
        </w:tc>
      </w:tr>
      <w:tr w:rsidR="00FC49A9" w:rsidRPr="00F4270D" w14:paraId="08226ABA" w14:textId="77777777" w:rsidTr="00FC49A9">
        <w:trPr>
          <w:trHeight w:val="397"/>
        </w:trPr>
        <w:tc>
          <w:tcPr>
            <w:tcW w:w="2689" w:type="dxa"/>
            <w:shd w:val="clear" w:color="auto" w:fill="F2F2F2"/>
            <w:vAlign w:val="center"/>
          </w:tcPr>
          <w:p w14:paraId="1D77AF06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기타</w:t>
            </w:r>
          </w:p>
        </w:tc>
        <w:tc>
          <w:tcPr>
            <w:tcW w:w="6495" w:type="dxa"/>
            <w:vAlign w:val="center"/>
          </w:tcPr>
          <w:p w14:paraId="13824875" w14:textId="77777777" w:rsidR="00FC49A9" w:rsidRPr="00570C7A" w:rsidRDefault="00FC49A9" w:rsidP="00FC49A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정의한 사유 이 외의 다른 이유로 출고일이 조정될 경우 내용을 직접 작성하여 고객에게 고지할 수 있다.</w:t>
            </w: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2B651A38" w14:textId="77777777" w:rsidR="00FC49A9" w:rsidRPr="00D45486" w:rsidRDefault="00FC49A9" w:rsidP="004771A8">
      <w:pPr>
        <w:pStyle w:val="a0"/>
        <w:numPr>
          <w:ilvl w:val="0"/>
          <w:numId w:val="0"/>
        </w:numPr>
        <w:ind w:left="1134"/>
      </w:pPr>
    </w:p>
    <w:p w14:paraId="60AB961B" w14:textId="77777777" w:rsidR="00FC49A9" w:rsidRDefault="00FC49A9" w:rsidP="00FC49A9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50" w:name="_Toc5121648"/>
      <w:r>
        <w:rPr>
          <w:rFonts w:asciiTheme="minorEastAsia" w:eastAsiaTheme="minorEastAsia" w:hAnsiTheme="minorEastAsia" w:cs="Calibri" w:hint="eastAsia"/>
        </w:rPr>
        <w:t>분실처리 및 재배송</w:t>
      </w:r>
      <w:bookmarkEnd w:id="150"/>
      <w:r>
        <w:rPr>
          <w:rFonts w:asciiTheme="minorEastAsia" w:eastAsiaTheme="minorEastAsia" w:hAnsiTheme="minorEastAsia" w:cs="Calibri" w:hint="eastAsia"/>
        </w:rPr>
        <w:t xml:space="preserve"> </w:t>
      </w:r>
    </w:p>
    <w:p w14:paraId="31AA79C1" w14:textId="77777777" w:rsidR="00FC49A9" w:rsidRDefault="00FC49A9" w:rsidP="004771A8">
      <w:pPr>
        <w:pStyle w:val="a0"/>
      </w:pPr>
      <w:r w:rsidRPr="00141A40">
        <w:rPr>
          <w:rFonts w:hint="eastAsia"/>
        </w:rPr>
        <w:t>입점사의 경우 분실처리 및 분실재배송에 대한 프로세스를 사용하지 않는다.</w:t>
      </w:r>
    </w:p>
    <w:p w14:paraId="740DA2D3" w14:textId="77777777" w:rsidR="00FC49A9" w:rsidRPr="00141A40" w:rsidRDefault="00FC49A9" w:rsidP="004771A8">
      <w:pPr>
        <w:pStyle w:val="a0"/>
      </w:pPr>
      <w:r>
        <w:rPr>
          <w:rFonts w:hint="eastAsia"/>
        </w:rPr>
        <w:t>배송중 상품에 대한 분실이 일어날 경우,</w:t>
      </w:r>
      <w:r>
        <w:t xml:space="preserve"> </w:t>
      </w:r>
      <w:r>
        <w:rPr>
          <w:rFonts w:hint="eastAsia"/>
        </w:rPr>
        <w:t xml:space="preserve">해당 운송장정보는 업데이트 되지 않으므로 </w:t>
      </w:r>
      <w:r>
        <w:t xml:space="preserve">BO </w:t>
      </w:r>
      <w:r>
        <w:rPr>
          <w:rFonts w:hint="eastAsia"/>
        </w:rPr>
        <w:t>관리자에게 운송장번호 수정을 요청하여 재배송하는 운송장정보를 수정 처리하도록 한다.</w:t>
      </w:r>
      <w:r>
        <w:t xml:space="preserve"> </w:t>
      </w:r>
    </w:p>
    <w:p w14:paraId="4A2C5DF5" w14:textId="77777777" w:rsidR="00FC49A9" w:rsidRPr="00275A2A" w:rsidRDefault="00FC49A9" w:rsidP="004771A8">
      <w:pPr>
        <w:pStyle w:val="a0"/>
      </w:pPr>
      <w:r>
        <w:br w:type="page"/>
      </w:r>
    </w:p>
    <w:p w14:paraId="231D49A9" w14:textId="77777777" w:rsidR="00FC49A9" w:rsidRDefault="00FC49A9" w:rsidP="00FC49A9">
      <w:pPr>
        <w:pStyle w:val="-1"/>
      </w:pPr>
      <w:bookmarkStart w:id="151" w:name="_Toc5121649"/>
      <w:r>
        <w:rPr>
          <w:rFonts w:hint="eastAsia"/>
        </w:rPr>
        <w:lastRenderedPageBreak/>
        <w:t>입점사 클레임 관리</w:t>
      </w:r>
      <w:bookmarkEnd w:id="151"/>
    </w:p>
    <w:p w14:paraId="359FA113" w14:textId="77777777" w:rsidR="00FC49A9" w:rsidRDefault="00FC49A9" w:rsidP="00FC49A9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152" w:name="_Toc5121650"/>
      <w:r>
        <w:rPr>
          <w:rFonts w:asciiTheme="minorEastAsia" w:eastAsiaTheme="minorEastAsia" w:hAnsiTheme="minorEastAsia" w:cs="Calibri" w:hint="eastAsia"/>
        </w:rPr>
        <w:t>입점사 클레임 관리</w:t>
      </w:r>
      <w:bookmarkEnd w:id="152"/>
    </w:p>
    <w:p w14:paraId="47F33716" w14:textId="77777777" w:rsidR="00FC49A9" w:rsidRDefault="00FC49A9" w:rsidP="00FC49A9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53" w:name="_Toc5121651"/>
      <w:r>
        <w:rPr>
          <w:rFonts w:asciiTheme="minorEastAsia" w:eastAsiaTheme="minorEastAsia" w:hAnsiTheme="minorEastAsia" w:cs="Calibri" w:hint="eastAsia"/>
        </w:rPr>
        <w:t>입점사 기본 클레임 정책</w:t>
      </w:r>
      <w:bookmarkEnd w:id="153"/>
      <w:r>
        <w:rPr>
          <w:rFonts w:asciiTheme="minorEastAsia" w:eastAsiaTheme="minorEastAsia" w:hAnsiTheme="minorEastAsia" w:cs="Calibri" w:hint="eastAsia"/>
        </w:rPr>
        <w:t xml:space="preserve"> </w:t>
      </w:r>
    </w:p>
    <w:p w14:paraId="58951105" w14:textId="77777777" w:rsidR="00FC49A9" w:rsidRDefault="00FC49A9" w:rsidP="004771A8">
      <w:pPr>
        <w:pStyle w:val="a0"/>
      </w:pPr>
      <w:r>
        <w:rPr>
          <w:rFonts w:hint="eastAsia"/>
        </w:rPr>
        <w:t xml:space="preserve">입점사의 클레임 기본 정책은 자사 기준을 따른다. </w:t>
      </w:r>
    </w:p>
    <w:p w14:paraId="69BAD856" w14:textId="77777777" w:rsidR="00FC49A9" w:rsidRDefault="00FC49A9" w:rsidP="004771A8">
      <w:pPr>
        <w:pStyle w:val="a0"/>
      </w:pPr>
      <w:r>
        <w:rPr>
          <w:rFonts w:hint="eastAsia"/>
        </w:rPr>
        <w:t>입점사의 클레임 배송비 정책은 자사 기준을 따른다.</w:t>
      </w:r>
    </w:p>
    <w:p w14:paraId="400A4E2F" w14:textId="77777777" w:rsidR="00FC49A9" w:rsidRDefault="00FC49A9" w:rsidP="004771A8">
      <w:pPr>
        <w:pStyle w:val="a0"/>
        <w:numPr>
          <w:ilvl w:val="0"/>
          <w:numId w:val="0"/>
        </w:numPr>
        <w:ind w:left="1134"/>
      </w:pPr>
    </w:p>
    <w:p w14:paraId="66662CF9" w14:textId="77777777" w:rsidR="00FC49A9" w:rsidRDefault="00FC49A9" w:rsidP="00FC49A9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54" w:name="_Toc5121652"/>
      <w:r>
        <w:rPr>
          <w:rFonts w:asciiTheme="minorEastAsia" w:eastAsiaTheme="minorEastAsia" w:hAnsiTheme="minorEastAsia" w:cs="Calibri" w:hint="eastAsia"/>
        </w:rPr>
        <w:t>입점사 클레임 관리</w:t>
      </w:r>
      <w:bookmarkEnd w:id="154"/>
      <w:r>
        <w:rPr>
          <w:rFonts w:asciiTheme="minorEastAsia" w:eastAsiaTheme="minorEastAsia" w:hAnsiTheme="minorEastAsia" w:cs="Calibri" w:hint="eastAsia"/>
        </w:rPr>
        <w:t xml:space="preserve"> </w:t>
      </w:r>
    </w:p>
    <w:p w14:paraId="78D84CBB" w14:textId="77777777" w:rsidR="00FC49A9" w:rsidRDefault="00FC49A9" w:rsidP="004771A8">
      <w:pPr>
        <w:pStyle w:val="a0"/>
      </w:pPr>
      <w:r>
        <w:rPr>
          <w:rFonts w:hint="eastAsia"/>
        </w:rPr>
        <w:t xml:space="preserve">입점사 상품의 클레임 접수 시 </w:t>
      </w:r>
      <w:r>
        <w:t>‘</w:t>
      </w:r>
      <w:r>
        <w:rPr>
          <w:rFonts w:hint="eastAsia"/>
        </w:rPr>
        <w:t>업체 클레임 배송관리</w:t>
      </w:r>
      <w:r>
        <w:t xml:space="preserve">’ </w:t>
      </w:r>
      <w:r>
        <w:rPr>
          <w:rFonts w:hint="eastAsia"/>
        </w:rPr>
        <w:t>메뉴에서 접수 내역을 확인할 수 있다.</w:t>
      </w:r>
    </w:p>
    <w:p w14:paraId="1D04A0F1" w14:textId="77777777" w:rsidR="00FC49A9" w:rsidRDefault="00FC49A9" w:rsidP="004771A8">
      <w:pPr>
        <w:pStyle w:val="a0"/>
      </w:pPr>
      <w:r>
        <w:rPr>
          <w:rFonts w:hint="eastAsia"/>
        </w:rPr>
        <w:t>반품접수,</w:t>
      </w:r>
      <w:r>
        <w:t xml:space="preserve"> </w:t>
      </w:r>
      <w:r>
        <w:rPr>
          <w:rFonts w:hint="eastAsia"/>
        </w:rPr>
        <w:t xml:space="preserve">교환접수된 건을 선택하여 </w:t>
      </w:r>
      <w:r>
        <w:t>[</w:t>
      </w:r>
      <w:r>
        <w:rPr>
          <w:rFonts w:hint="eastAsia"/>
        </w:rPr>
        <w:t>수거지시]</w:t>
      </w:r>
      <w:r>
        <w:t xml:space="preserve"> </w:t>
      </w:r>
      <w:r>
        <w:rPr>
          <w:rFonts w:hint="eastAsia"/>
        </w:rPr>
        <w:t xml:space="preserve">처리 시 클레임 상태는 </w:t>
      </w:r>
      <w:r>
        <w:t>‘</w:t>
      </w:r>
      <w:r>
        <w:rPr>
          <w:rFonts w:hint="eastAsia"/>
        </w:rPr>
        <w:t>처리중</w:t>
      </w:r>
      <w:r>
        <w:t>’</w:t>
      </w:r>
      <w:r>
        <w:rPr>
          <w:rFonts w:hint="eastAsia"/>
        </w:rPr>
        <w:t>으로 변경된다.</w:t>
      </w:r>
      <w:r>
        <w:t xml:space="preserve"> </w:t>
      </w:r>
    </w:p>
    <w:p w14:paraId="559EEC88" w14:textId="77777777" w:rsidR="00FC49A9" w:rsidRDefault="00FC49A9" w:rsidP="004771A8">
      <w:pPr>
        <w:pStyle w:val="a0"/>
      </w:pPr>
      <w:r>
        <w:rPr>
          <w:rFonts w:hint="eastAsia"/>
        </w:rPr>
        <w:t>수거지시로 수거가 완료된 상품에 대한 심의(반품,</w:t>
      </w:r>
      <w:r>
        <w:t xml:space="preserve"> </w:t>
      </w:r>
      <w:r>
        <w:rPr>
          <w:rFonts w:hint="eastAsia"/>
        </w:rPr>
        <w:t xml:space="preserve">교환 가능 여부)가 완료되면 </w:t>
      </w:r>
      <w:r>
        <w:t>[</w:t>
      </w:r>
      <w:r>
        <w:rPr>
          <w:rFonts w:hint="eastAsia"/>
        </w:rPr>
        <w:t>심의완료]</w:t>
      </w:r>
      <w:r>
        <w:t xml:space="preserve"> </w:t>
      </w:r>
      <w:r>
        <w:rPr>
          <w:rFonts w:hint="eastAsia"/>
        </w:rPr>
        <w:t xml:space="preserve">처리하여 상태를 </w:t>
      </w:r>
      <w:r>
        <w:t>‘</w:t>
      </w:r>
      <w:r>
        <w:rPr>
          <w:rFonts w:hint="eastAsia"/>
        </w:rPr>
        <w:t>심의완료</w:t>
      </w:r>
      <w:r>
        <w:t xml:space="preserve">’ </w:t>
      </w:r>
      <w:r>
        <w:rPr>
          <w:rFonts w:hint="eastAsia"/>
        </w:rPr>
        <w:t xml:space="preserve">상태로 변경되고 </w:t>
      </w:r>
      <w:r>
        <w:t>FO</w:t>
      </w:r>
      <w:r>
        <w:rPr>
          <w:rFonts w:hint="eastAsia"/>
        </w:rPr>
        <w:t xml:space="preserve">에는 </w:t>
      </w:r>
      <w:r>
        <w:t>‘</w:t>
      </w:r>
      <w:r>
        <w:rPr>
          <w:rFonts w:hint="eastAsia"/>
        </w:rPr>
        <w:t>처리중</w:t>
      </w:r>
      <w:r>
        <w:t xml:space="preserve">’ </w:t>
      </w:r>
      <w:r>
        <w:rPr>
          <w:rFonts w:hint="eastAsia"/>
        </w:rPr>
        <w:t>상태로 나타난다.</w:t>
      </w:r>
      <w:r>
        <w:t xml:space="preserve"> </w:t>
      </w:r>
    </w:p>
    <w:p w14:paraId="4CE4F2F9" w14:textId="77777777" w:rsidR="00FC49A9" w:rsidRDefault="00FC49A9" w:rsidP="004771A8">
      <w:pPr>
        <w:pStyle w:val="a0"/>
      </w:pPr>
      <w:r>
        <w:t>[</w:t>
      </w:r>
      <w:r>
        <w:rPr>
          <w:rFonts w:hint="eastAsia"/>
        </w:rPr>
        <w:t>심의완료]</w:t>
      </w:r>
      <w:r>
        <w:t xml:space="preserve"> </w:t>
      </w:r>
      <w:r>
        <w:rPr>
          <w:rFonts w:hint="eastAsia"/>
        </w:rPr>
        <w:t xml:space="preserve">처리는 </w:t>
      </w:r>
      <w:r>
        <w:t>‘</w:t>
      </w:r>
      <w:r>
        <w:rPr>
          <w:rFonts w:hint="eastAsia"/>
        </w:rPr>
        <w:t>교환,반품접수</w:t>
      </w:r>
      <w:r>
        <w:t>’</w:t>
      </w:r>
      <w:r>
        <w:rPr>
          <w:rFonts w:hint="eastAsia"/>
        </w:rPr>
        <w:t>,</w:t>
      </w:r>
      <w:r>
        <w:t xml:space="preserve"> ‘</w:t>
      </w:r>
      <w:r>
        <w:rPr>
          <w:rFonts w:hint="eastAsia"/>
        </w:rPr>
        <w:t>수거지시</w:t>
      </w:r>
      <w:r>
        <w:t>’</w:t>
      </w:r>
      <w:r>
        <w:rPr>
          <w:rFonts w:hint="eastAsia"/>
        </w:rPr>
        <w:t xml:space="preserve"> 상태에서만 가능하다. </w:t>
      </w:r>
    </w:p>
    <w:p w14:paraId="064A24EF" w14:textId="77777777" w:rsidR="00FC49A9" w:rsidRDefault="00FC49A9" w:rsidP="004771A8">
      <w:pPr>
        <w:pStyle w:val="a0"/>
      </w:pPr>
      <w:r w:rsidRPr="007A2CAF">
        <w:rPr>
          <w:rFonts w:hint="eastAsia"/>
        </w:rPr>
        <w:t>심의 시 환수/환불 처리가 필요한 반품,</w:t>
      </w:r>
      <w:r w:rsidRPr="007A2CAF">
        <w:t xml:space="preserve"> </w:t>
      </w:r>
      <w:r w:rsidRPr="007A2CAF">
        <w:rPr>
          <w:rFonts w:hint="eastAsia"/>
        </w:rPr>
        <w:t xml:space="preserve">교환건의 경우에는 </w:t>
      </w:r>
      <w:r w:rsidRPr="007A2CAF">
        <w:t>[</w:t>
      </w:r>
      <w:r w:rsidRPr="007A2CAF">
        <w:rPr>
          <w:rFonts w:hint="eastAsia"/>
        </w:rPr>
        <w:t>심의완료]</w:t>
      </w:r>
      <w:r w:rsidRPr="007A2CAF">
        <w:t xml:space="preserve"> </w:t>
      </w:r>
      <w:r w:rsidRPr="007A2CAF">
        <w:rPr>
          <w:rFonts w:hint="eastAsia"/>
        </w:rPr>
        <w:t xml:space="preserve">처리 후 </w:t>
      </w:r>
      <w:r>
        <w:rPr>
          <w:rFonts w:hint="eastAsia"/>
        </w:rPr>
        <w:t xml:space="preserve">환수/환불 대기 상태로 </w:t>
      </w:r>
      <w:r w:rsidRPr="007A2CAF">
        <w:t>BO</w:t>
      </w:r>
      <w:r w:rsidRPr="007A2CAF">
        <w:rPr>
          <w:rFonts w:hint="eastAsia"/>
        </w:rPr>
        <w:t>관리자(고객센터)를 통해 환수/환불 처리를 진행한다.</w:t>
      </w:r>
      <w:r w:rsidRPr="007A2CAF">
        <w:t xml:space="preserve"> (PO</w:t>
      </w:r>
      <w:r w:rsidRPr="007A2CAF">
        <w:rPr>
          <w:rFonts w:hint="eastAsia"/>
        </w:rPr>
        <w:t xml:space="preserve"> </w:t>
      </w:r>
      <w:r>
        <w:rPr>
          <w:rFonts w:hint="eastAsia"/>
        </w:rPr>
        <w:t xml:space="preserve">관리자는 환수/환불 처리에 대한 </w:t>
      </w:r>
      <w:r w:rsidRPr="007A2CAF">
        <w:rPr>
          <w:rFonts w:hint="eastAsia"/>
        </w:rPr>
        <w:t>권한없음)</w:t>
      </w:r>
    </w:p>
    <w:p w14:paraId="65779C92" w14:textId="77777777" w:rsidR="00FC49A9" w:rsidRDefault="00FC49A9" w:rsidP="004771A8">
      <w:pPr>
        <w:pStyle w:val="a0"/>
      </w:pPr>
      <w:r>
        <w:rPr>
          <w:rFonts w:hint="eastAsia"/>
        </w:rPr>
        <w:t>환수/환불 처리가 완료되면 클레임은 완료 처리된다.</w:t>
      </w:r>
      <w:r>
        <w:t xml:space="preserve"> </w:t>
      </w:r>
    </w:p>
    <w:p w14:paraId="38BE6C46" w14:textId="77777777" w:rsidR="00FC49A9" w:rsidRDefault="00FC49A9" w:rsidP="004771A8">
      <w:pPr>
        <w:pStyle w:val="a0"/>
      </w:pPr>
      <w:r>
        <w:rPr>
          <w:rFonts w:hint="eastAsia"/>
        </w:rPr>
        <w:t xml:space="preserve">환수/환불 처리 금액이 없는 경우는 환수/환불대기 상태는 </w:t>
      </w:r>
      <w:r>
        <w:t>Skip</w:t>
      </w:r>
      <w:r>
        <w:rPr>
          <w:rFonts w:hint="eastAsia"/>
        </w:rPr>
        <w:t>처리되고</w:t>
      </w:r>
      <w:r>
        <w:t xml:space="preserve"> </w:t>
      </w:r>
      <w:r>
        <w:rPr>
          <w:rFonts w:hint="eastAsia"/>
        </w:rPr>
        <w:t xml:space="preserve">심의완료 후 클레임 종결되어 클레임이 완료 처리된다. </w:t>
      </w:r>
    </w:p>
    <w:p w14:paraId="7C4C8E18" w14:textId="77777777" w:rsidR="00FC49A9" w:rsidRDefault="00FC49A9" w:rsidP="004771A8">
      <w:pPr>
        <w:pStyle w:val="a0"/>
        <w:numPr>
          <w:ilvl w:val="0"/>
          <w:numId w:val="0"/>
        </w:numPr>
        <w:ind w:left="1134"/>
      </w:pPr>
    </w:p>
    <w:p w14:paraId="1FF438AA" w14:textId="77777777" w:rsidR="00FC49A9" w:rsidRDefault="00FC49A9" w:rsidP="00FC49A9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55" w:name="_Toc5121653"/>
      <w:r>
        <w:rPr>
          <w:rFonts w:asciiTheme="minorEastAsia" w:eastAsiaTheme="minorEastAsia" w:hAnsiTheme="minorEastAsia" w:cs="Calibri" w:hint="eastAsia"/>
        </w:rPr>
        <w:t>입점사 교환품 발송처리</w:t>
      </w:r>
      <w:bookmarkEnd w:id="155"/>
    </w:p>
    <w:p w14:paraId="772E94AA" w14:textId="77777777" w:rsidR="00FC49A9" w:rsidRDefault="00FC49A9" w:rsidP="004771A8">
      <w:pPr>
        <w:pStyle w:val="a0"/>
      </w:pPr>
      <w:r>
        <w:rPr>
          <w:rFonts w:hint="eastAsia"/>
        </w:rPr>
        <w:t>입점사 교환접수 건에 대한 심의완료 처리 시 새로운 교환품에 대한 상품정보가 추가되어 나타난다.</w:t>
      </w:r>
      <w:r>
        <w:t xml:space="preserve"> </w:t>
      </w:r>
    </w:p>
    <w:p w14:paraId="510A45D4" w14:textId="77777777" w:rsidR="00FC49A9" w:rsidRDefault="00FC49A9" w:rsidP="004771A8">
      <w:pPr>
        <w:pStyle w:val="a0"/>
      </w:pPr>
      <w:r>
        <w:rPr>
          <w:rFonts w:hint="eastAsia"/>
        </w:rPr>
        <w:t xml:space="preserve">교환품 정보에 운송정정보 </w:t>
      </w:r>
      <w:r>
        <w:t>(</w:t>
      </w:r>
      <w:r>
        <w:rPr>
          <w:rFonts w:hint="eastAsia"/>
        </w:rPr>
        <w:t>택배사,</w:t>
      </w:r>
      <w:r>
        <w:t xml:space="preserve"> </w:t>
      </w:r>
      <w:r>
        <w:rPr>
          <w:rFonts w:hint="eastAsia"/>
        </w:rPr>
        <w:t>운송장번호,</w:t>
      </w:r>
      <w:r>
        <w:t xml:space="preserve"> </w:t>
      </w:r>
      <w:r>
        <w:rPr>
          <w:rFonts w:hint="eastAsia"/>
        </w:rPr>
        <w:t xml:space="preserve">발송일자)를 입력하고 </w:t>
      </w:r>
      <w:r>
        <w:t>[</w:t>
      </w:r>
      <w:r>
        <w:rPr>
          <w:rFonts w:hint="eastAsia"/>
        </w:rPr>
        <w:t>저장]할 수 있다.</w:t>
      </w:r>
      <w:r>
        <w:t xml:space="preserve"> </w:t>
      </w:r>
    </w:p>
    <w:p w14:paraId="1225AA77" w14:textId="77777777" w:rsidR="00FC49A9" w:rsidRDefault="00FC49A9" w:rsidP="004771A8">
      <w:pPr>
        <w:pStyle w:val="a0"/>
      </w:pPr>
      <w:r>
        <w:rPr>
          <w:rFonts w:hint="eastAsia"/>
        </w:rPr>
        <w:t>운송장 정보 저장 시 발송처리는 되지 않는다.</w:t>
      </w:r>
      <w:r>
        <w:t xml:space="preserve"> </w:t>
      </w:r>
    </w:p>
    <w:p w14:paraId="4A093F8B" w14:textId="77777777" w:rsidR="00FC49A9" w:rsidRDefault="00FC49A9" w:rsidP="004771A8">
      <w:pPr>
        <w:pStyle w:val="a0"/>
      </w:pPr>
      <w:r>
        <w:rPr>
          <w:rFonts w:hint="eastAsia"/>
        </w:rPr>
        <w:t>심의완료,</w:t>
      </w:r>
      <w:r>
        <w:t xml:space="preserve"> </w:t>
      </w:r>
      <w:r>
        <w:rPr>
          <w:rFonts w:hint="eastAsia"/>
        </w:rPr>
        <w:t xml:space="preserve">환수/환불대기 상태에서 운송장 정보가 있는 교환상품에 대해 </w:t>
      </w:r>
      <w:r>
        <w:t>[</w:t>
      </w:r>
      <w:r>
        <w:rPr>
          <w:rFonts w:hint="eastAsia"/>
        </w:rPr>
        <w:t>교환 발송처리]</w:t>
      </w:r>
      <w:r>
        <w:t xml:space="preserve"> </w:t>
      </w:r>
      <w:r>
        <w:rPr>
          <w:rFonts w:hint="eastAsia"/>
        </w:rPr>
        <w:t xml:space="preserve">시 해당 상품의 주문배송상태는 </w:t>
      </w:r>
      <w:r>
        <w:t>“</w:t>
      </w:r>
      <w:r>
        <w:rPr>
          <w:rFonts w:hint="eastAsia"/>
        </w:rPr>
        <w:t>교환배송중</w:t>
      </w:r>
      <w:r>
        <w:t xml:space="preserve">” </w:t>
      </w:r>
      <w:r>
        <w:rPr>
          <w:rFonts w:hint="eastAsia"/>
        </w:rPr>
        <w:t>상태로 변경된다.</w:t>
      </w:r>
    </w:p>
    <w:p w14:paraId="5FD786B2" w14:textId="77777777" w:rsidR="00FC49A9" w:rsidRDefault="00FC49A9" w:rsidP="004771A8">
      <w:pPr>
        <w:pStyle w:val="a0"/>
      </w:pPr>
      <w:r>
        <w:rPr>
          <w:rFonts w:hint="eastAsia"/>
        </w:rPr>
        <w:t xml:space="preserve">교환품에 대한 배송상태는 택배사 </w:t>
      </w:r>
      <w:r>
        <w:t xml:space="preserve">API </w:t>
      </w:r>
      <w:r>
        <w:rPr>
          <w:rFonts w:hint="eastAsia"/>
        </w:rPr>
        <w:t>연동정보에 따라 자동 업데이트되어 노출된다.</w:t>
      </w:r>
      <w:r>
        <w:t xml:space="preserve"> </w:t>
      </w:r>
    </w:p>
    <w:p w14:paraId="6A573447" w14:textId="77777777" w:rsidR="00FC49A9" w:rsidRDefault="00FC49A9" w:rsidP="004771A8">
      <w:pPr>
        <w:pStyle w:val="a0"/>
      </w:pPr>
      <w:r>
        <w:rPr>
          <w:rFonts w:hint="eastAsia"/>
        </w:rPr>
        <w:lastRenderedPageBreak/>
        <w:t>입점사의 경우 자동 배송완료 처리를 하지 않는다.</w:t>
      </w:r>
      <w:r>
        <w:t xml:space="preserve"> </w:t>
      </w:r>
      <w:r>
        <w:br/>
        <w:t>(</w:t>
      </w:r>
      <w:r>
        <w:rPr>
          <w:rFonts w:hint="eastAsia"/>
        </w:rPr>
        <w:t xml:space="preserve">자사의 경우 </w:t>
      </w:r>
      <w:r>
        <w:t>‘</w:t>
      </w:r>
      <w:r>
        <w:rPr>
          <w:rFonts w:hint="eastAsia"/>
        </w:rPr>
        <w:t>교환배송중</w:t>
      </w:r>
      <w:r>
        <w:t xml:space="preserve">’ </w:t>
      </w:r>
      <w:r>
        <w:rPr>
          <w:rFonts w:hint="eastAsia"/>
        </w:rPr>
        <w:t xml:space="preserve">상태에서 </w:t>
      </w:r>
      <w:r>
        <w:t>7</w:t>
      </w:r>
      <w:r>
        <w:rPr>
          <w:rFonts w:hint="eastAsia"/>
        </w:rPr>
        <w:t xml:space="preserve">일 경과 시 </w:t>
      </w:r>
      <w:r>
        <w:t>‘</w:t>
      </w:r>
      <w:r>
        <w:rPr>
          <w:rFonts w:hint="eastAsia"/>
        </w:rPr>
        <w:t>배송완료</w:t>
      </w:r>
      <w:r>
        <w:t>’</w:t>
      </w:r>
      <w:r>
        <w:rPr>
          <w:rFonts w:hint="eastAsia"/>
        </w:rPr>
        <w:t>처리를 자동으로 업데이트 처리함)</w:t>
      </w:r>
    </w:p>
    <w:p w14:paraId="2E7D6AED" w14:textId="77777777" w:rsidR="00FC49A9" w:rsidRDefault="00FC49A9" w:rsidP="004771A8">
      <w:pPr>
        <w:pStyle w:val="a0"/>
      </w:pPr>
      <w:r>
        <w:rPr>
          <w:rFonts w:hint="eastAsia"/>
        </w:rPr>
        <w:t xml:space="preserve">배송완료 처리되면 클레임완료 처리된다. </w:t>
      </w:r>
    </w:p>
    <w:p w14:paraId="1C7BC57D" w14:textId="77777777" w:rsidR="00FC49A9" w:rsidRPr="008622A2" w:rsidRDefault="00FC49A9" w:rsidP="004771A8">
      <w:pPr>
        <w:pStyle w:val="a0"/>
        <w:numPr>
          <w:ilvl w:val="0"/>
          <w:numId w:val="0"/>
        </w:numPr>
        <w:ind w:left="1134"/>
      </w:pPr>
    </w:p>
    <w:p w14:paraId="53541983" w14:textId="77777777" w:rsidR="00FC49A9" w:rsidRDefault="00FC49A9" w:rsidP="00FC49A9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56" w:name="_Toc5121654"/>
      <w:r>
        <w:rPr>
          <w:rFonts w:asciiTheme="minorEastAsia" w:eastAsiaTheme="minorEastAsia" w:hAnsiTheme="minorEastAsia" w:cs="Calibri" w:hint="eastAsia"/>
        </w:rPr>
        <w:t>입점사 클레임 상태</w:t>
      </w:r>
      <w:bookmarkEnd w:id="156"/>
    </w:p>
    <w:p w14:paraId="5C638CE8" w14:textId="77777777" w:rsidR="00FC49A9" w:rsidRDefault="00FC49A9" w:rsidP="004771A8">
      <w:pPr>
        <w:pStyle w:val="a0"/>
      </w:pPr>
      <w:r>
        <w:rPr>
          <w:rFonts w:hint="eastAsia"/>
        </w:rPr>
        <w:t xml:space="preserve">입점사 클레임 접수내용은 </w:t>
      </w:r>
      <w:r>
        <w:t>‘</w:t>
      </w:r>
      <w:r>
        <w:rPr>
          <w:rFonts w:hint="eastAsia"/>
        </w:rPr>
        <w:t>업체 클레임 배송관리</w:t>
      </w:r>
      <w:r>
        <w:t>’</w:t>
      </w:r>
      <w:r>
        <w:rPr>
          <w:rFonts w:hint="eastAsia"/>
        </w:rPr>
        <w:t>에서 클레임 확인 및 처리가 가능하다.</w:t>
      </w:r>
    </w:p>
    <w:p w14:paraId="722183B5" w14:textId="77777777" w:rsidR="00FC49A9" w:rsidRDefault="00FC49A9" w:rsidP="004771A8">
      <w:pPr>
        <w:pStyle w:val="a0"/>
      </w:pPr>
      <w:r>
        <w:rPr>
          <w:rFonts w:hint="eastAsia"/>
        </w:rPr>
        <w:t xml:space="preserve">클레임 상태 중 </w:t>
      </w:r>
      <w:r>
        <w:t>‘</w:t>
      </w:r>
      <w:r>
        <w:rPr>
          <w:rFonts w:hint="eastAsia"/>
        </w:rPr>
        <w:t>수령완료,</w:t>
      </w:r>
      <w:r>
        <w:t xml:space="preserve"> </w:t>
      </w:r>
      <w:r>
        <w:rPr>
          <w:rFonts w:hint="eastAsia"/>
        </w:rPr>
        <w:t>심의완료,</w:t>
      </w:r>
      <w:r>
        <w:t xml:space="preserve"> </w:t>
      </w:r>
      <w:r>
        <w:rPr>
          <w:rFonts w:hint="eastAsia"/>
        </w:rPr>
        <w:t>환수/환불대기</w:t>
      </w:r>
      <w:r>
        <w:t>’</w:t>
      </w:r>
      <w:r>
        <w:rPr>
          <w:rFonts w:hint="eastAsia"/>
        </w:rPr>
        <w:t xml:space="preserve">에 대한 상태값은 모두 </w:t>
      </w:r>
      <w:r>
        <w:t>‘</w:t>
      </w:r>
      <w:r>
        <w:rPr>
          <w:rFonts w:hint="eastAsia"/>
        </w:rPr>
        <w:t>처리중</w:t>
      </w:r>
      <w:r>
        <w:t xml:space="preserve">’ </w:t>
      </w:r>
      <w:r>
        <w:rPr>
          <w:rFonts w:hint="eastAsia"/>
        </w:rPr>
        <w:t>상태로 표시된다.</w:t>
      </w:r>
      <w:r>
        <w:t xml:space="preserve"> </w:t>
      </w:r>
    </w:p>
    <w:p w14:paraId="0AC6B862" w14:textId="77777777" w:rsidR="00FC49A9" w:rsidRDefault="00FC49A9" w:rsidP="004771A8">
      <w:pPr>
        <w:pStyle w:val="a0"/>
      </w:pPr>
      <w:r>
        <w:rPr>
          <w:rFonts w:hint="eastAsia"/>
        </w:rPr>
        <w:t xml:space="preserve">입점사에서는 </w:t>
      </w:r>
      <w:r>
        <w:t>‘</w:t>
      </w:r>
      <w:r>
        <w:rPr>
          <w:rFonts w:hint="eastAsia"/>
        </w:rPr>
        <w:t>배송지시</w:t>
      </w:r>
      <w:r>
        <w:t>’</w:t>
      </w:r>
      <w:r>
        <w:rPr>
          <w:rFonts w:hint="eastAsia"/>
        </w:rPr>
        <w:t xml:space="preserve"> 상태를 가지지 않는다.</w:t>
      </w:r>
      <w:r>
        <w:t xml:space="preserve"> 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50"/>
        <w:gridCol w:w="1350"/>
        <w:gridCol w:w="1098"/>
        <w:gridCol w:w="1127"/>
        <w:gridCol w:w="4284"/>
      </w:tblGrid>
      <w:tr w:rsidR="00FC49A9" w:rsidRPr="00F4270D" w14:paraId="35D4DC36" w14:textId="77777777" w:rsidTr="00FC49A9">
        <w:trPr>
          <w:trHeight w:val="397"/>
        </w:trPr>
        <w:tc>
          <w:tcPr>
            <w:tcW w:w="2700" w:type="dxa"/>
            <w:gridSpan w:val="2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049C445F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BO</w:t>
            </w:r>
            <w:r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  <w:t xml:space="preserve"> 노출 </w:t>
            </w: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 xml:space="preserve">상태값 </w:t>
            </w:r>
          </w:p>
        </w:tc>
        <w:tc>
          <w:tcPr>
            <w:tcW w:w="2225" w:type="dxa"/>
            <w:gridSpan w:val="2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9F7AFE6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  <w:t xml:space="preserve">FO </w:t>
            </w: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노출 상태값</w:t>
            </w:r>
          </w:p>
        </w:tc>
        <w:tc>
          <w:tcPr>
            <w:tcW w:w="4284" w:type="dxa"/>
            <w:vMerge w:val="restart"/>
            <w:shd w:val="clear" w:color="auto" w:fill="BFBFBF"/>
            <w:vAlign w:val="center"/>
          </w:tcPr>
          <w:p w14:paraId="2E23FE05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설명</w:t>
            </w:r>
          </w:p>
        </w:tc>
      </w:tr>
      <w:tr w:rsidR="00FC49A9" w:rsidRPr="00F4270D" w14:paraId="57E2D88C" w14:textId="77777777" w:rsidTr="00FC49A9">
        <w:trPr>
          <w:trHeight w:val="397"/>
        </w:trPr>
        <w:tc>
          <w:tcPr>
            <w:tcW w:w="1350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4210C7A7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반품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18C828D0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교환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51D2708E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반품</w:t>
            </w:r>
          </w:p>
        </w:tc>
        <w:tc>
          <w:tcPr>
            <w:tcW w:w="1127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1134CBE2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교환</w:t>
            </w:r>
          </w:p>
        </w:tc>
        <w:tc>
          <w:tcPr>
            <w:tcW w:w="4284" w:type="dxa"/>
            <w:vMerge/>
            <w:shd w:val="clear" w:color="auto" w:fill="BFBFBF"/>
            <w:vAlign w:val="center"/>
          </w:tcPr>
          <w:p w14:paraId="317E5DD7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</w:p>
        </w:tc>
      </w:tr>
      <w:tr w:rsidR="00FC49A9" w:rsidRPr="00F4270D" w14:paraId="6A2733B7" w14:textId="77777777" w:rsidTr="00FC49A9">
        <w:trPr>
          <w:trHeight w:val="397"/>
        </w:trPr>
        <w:tc>
          <w:tcPr>
            <w:tcW w:w="1350" w:type="dxa"/>
            <w:shd w:val="clear" w:color="auto" w:fill="F2F2F2"/>
            <w:vAlign w:val="center"/>
          </w:tcPr>
          <w:p w14:paraId="349A4BBA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반품접수</w:t>
            </w:r>
          </w:p>
        </w:tc>
        <w:tc>
          <w:tcPr>
            <w:tcW w:w="1350" w:type="dxa"/>
            <w:shd w:val="clear" w:color="auto" w:fill="F2F2F2"/>
            <w:vAlign w:val="center"/>
          </w:tcPr>
          <w:p w14:paraId="1E57E262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교환접수</w:t>
            </w:r>
          </w:p>
        </w:tc>
        <w:tc>
          <w:tcPr>
            <w:tcW w:w="1098" w:type="dxa"/>
            <w:shd w:val="clear" w:color="auto" w:fill="F2F2F2"/>
            <w:vAlign w:val="center"/>
          </w:tcPr>
          <w:p w14:paraId="2C948BD7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반품접수</w:t>
            </w:r>
          </w:p>
        </w:tc>
        <w:tc>
          <w:tcPr>
            <w:tcW w:w="1127" w:type="dxa"/>
            <w:shd w:val="clear" w:color="auto" w:fill="F2F2F2"/>
            <w:vAlign w:val="center"/>
          </w:tcPr>
          <w:p w14:paraId="59C58076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교환접수</w:t>
            </w:r>
          </w:p>
        </w:tc>
        <w:tc>
          <w:tcPr>
            <w:tcW w:w="4284" w:type="dxa"/>
            <w:vAlign w:val="center"/>
          </w:tcPr>
          <w:p w14:paraId="08DE020B" w14:textId="77777777" w:rsidR="00FC49A9" w:rsidRDefault="00FC49A9" w:rsidP="00FC49A9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고객이 반품/교환 요청을 접수하여 확인중인 단계</w:t>
            </w:r>
          </w:p>
          <w:p w14:paraId="480104F0" w14:textId="77777777" w:rsidR="00FC49A9" w:rsidRPr="00FD0613" w:rsidRDefault="00FC49A9" w:rsidP="00FC49A9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접수 상태에서만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‘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취소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’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,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‘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철회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’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가능</w:t>
            </w:r>
          </w:p>
        </w:tc>
      </w:tr>
      <w:tr w:rsidR="00FC49A9" w:rsidRPr="00F4270D" w14:paraId="7AA08DAA" w14:textId="77777777" w:rsidTr="00FC49A9">
        <w:trPr>
          <w:trHeight w:val="397"/>
        </w:trPr>
        <w:tc>
          <w:tcPr>
            <w:tcW w:w="1350" w:type="dxa"/>
            <w:shd w:val="clear" w:color="auto" w:fill="F2F2F2"/>
            <w:vAlign w:val="center"/>
          </w:tcPr>
          <w:p w14:paraId="7CF7ED16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반품</w:t>
            </w:r>
          </w:p>
          <w:p w14:paraId="4E4F5DA0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접수취소</w:t>
            </w:r>
          </w:p>
        </w:tc>
        <w:tc>
          <w:tcPr>
            <w:tcW w:w="1350" w:type="dxa"/>
            <w:shd w:val="clear" w:color="auto" w:fill="F2F2F2"/>
            <w:vAlign w:val="center"/>
          </w:tcPr>
          <w:p w14:paraId="55C7AE0C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교환</w:t>
            </w:r>
          </w:p>
          <w:p w14:paraId="686CE3EA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접수취소</w:t>
            </w:r>
          </w:p>
        </w:tc>
        <w:tc>
          <w:tcPr>
            <w:tcW w:w="1098" w:type="dxa"/>
            <w:shd w:val="clear" w:color="auto" w:fill="F2F2F2"/>
            <w:vAlign w:val="center"/>
          </w:tcPr>
          <w:p w14:paraId="347074E1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반품</w:t>
            </w:r>
          </w:p>
          <w:p w14:paraId="5940B2A7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접수취소</w:t>
            </w:r>
          </w:p>
        </w:tc>
        <w:tc>
          <w:tcPr>
            <w:tcW w:w="1127" w:type="dxa"/>
            <w:shd w:val="clear" w:color="auto" w:fill="F2F2F2"/>
            <w:vAlign w:val="center"/>
          </w:tcPr>
          <w:p w14:paraId="2212A57C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교환</w:t>
            </w:r>
          </w:p>
          <w:p w14:paraId="40634057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접수취소</w:t>
            </w:r>
          </w:p>
        </w:tc>
        <w:tc>
          <w:tcPr>
            <w:tcW w:w="4284" w:type="dxa"/>
            <w:vAlign w:val="center"/>
          </w:tcPr>
          <w:p w14:paraId="3AA82F95" w14:textId="77777777" w:rsidR="00FC49A9" w:rsidRPr="00745535" w:rsidRDefault="00FC49A9" w:rsidP="00FC49A9">
            <w:pPr>
              <w:pStyle w:val="a1"/>
              <w:jc w:val="both"/>
              <w:rPr>
                <w:sz w:val="18"/>
                <w:szCs w:val="18"/>
              </w:rPr>
            </w:pPr>
            <w:r w:rsidRPr="00745535">
              <w:rPr>
                <w:rFonts w:hint="eastAsia"/>
                <w:sz w:val="18"/>
                <w:szCs w:val="18"/>
              </w:rPr>
              <w:t>반품/교환 접수 후 고객이 교환 상품을 보내지 않아 자동으로 교환이 취소된 상태</w:t>
            </w:r>
          </w:p>
          <w:p w14:paraId="61364922" w14:textId="77777777" w:rsidR="00FC49A9" w:rsidRPr="00B03CBB" w:rsidRDefault="00FC49A9" w:rsidP="00FC49A9">
            <w:pPr>
              <w:pStyle w:val="a1"/>
              <w:jc w:val="both"/>
              <w:rPr>
                <w:sz w:val="18"/>
                <w:szCs w:val="18"/>
              </w:rPr>
            </w:pPr>
            <w:r w:rsidRPr="00745535">
              <w:rPr>
                <w:rFonts w:hint="eastAsia"/>
                <w:sz w:val="18"/>
                <w:szCs w:val="18"/>
              </w:rPr>
              <w:t>교환 신청 후 14일 이내 회수지로 상품이 입고되지 않을 경우 자동 취소처리</w:t>
            </w:r>
          </w:p>
        </w:tc>
      </w:tr>
      <w:tr w:rsidR="00FC49A9" w:rsidRPr="00F4270D" w14:paraId="37499969" w14:textId="77777777" w:rsidTr="00FC49A9">
        <w:trPr>
          <w:trHeight w:val="397"/>
        </w:trPr>
        <w:tc>
          <w:tcPr>
            <w:tcW w:w="1350" w:type="dxa"/>
            <w:shd w:val="clear" w:color="auto" w:fill="F2F2F2"/>
            <w:vAlign w:val="center"/>
          </w:tcPr>
          <w:p w14:paraId="7C67BDAC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반품</w:t>
            </w:r>
          </w:p>
          <w:p w14:paraId="32E466B2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접수철회</w:t>
            </w:r>
          </w:p>
        </w:tc>
        <w:tc>
          <w:tcPr>
            <w:tcW w:w="1350" w:type="dxa"/>
            <w:shd w:val="clear" w:color="auto" w:fill="F2F2F2"/>
            <w:vAlign w:val="center"/>
          </w:tcPr>
          <w:p w14:paraId="7F449433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교환</w:t>
            </w:r>
          </w:p>
          <w:p w14:paraId="04F66B0E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접수철회</w:t>
            </w:r>
          </w:p>
        </w:tc>
        <w:tc>
          <w:tcPr>
            <w:tcW w:w="1098" w:type="dxa"/>
            <w:shd w:val="clear" w:color="auto" w:fill="F2F2F2"/>
            <w:vAlign w:val="center"/>
          </w:tcPr>
          <w:p w14:paraId="7C75BBBE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반품</w:t>
            </w:r>
          </w:p>
          <w:p w14:paraId="4BB0690D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접수철회</w:t>
            </w:r>
          </w:p>
        </w:tc>
        <w:tc>
          <w:tcPr>
            <w:tcW w:w="1127" w:type="dxa"/>
            <w:shd w:val="clear" w:color="auto" w:fill="F2F2F2"/>
            <w:vAlign w:val="center"/>
          </w:tcPr>
          <w:p w14:paraId="49BAE978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교환</w:t>
            </w:r>
          </w:p>
          <w:p w14:paraId="229B80F4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접수철회</w:t>
            </w:r>
          </w:p>
        </w:tc>
        <w:tc>
          <w:tcPr>
            <w:tcW w:w="4284" w:type="dxa"/>
            <w:vAlign w:val="center"/>
          </w:tcPr>
          <w:p w14:paraId="42AEDABF" w14:textId="77777777" w:rsidR="00FC49A9" w:rsidRDefault="00FC49A9" w:rsidP="00FC49A9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5F4889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반품/교환 접수 후 교환품 수거지시 전 고객 혹은 고객센터에서 클레임 접수를 취소한 상태 </w:t>
            </w:r>
          </w:p>
          <w:p w14:paraId="490A9D83" w14:textId="77777777" w:rsidR="00FC49A9" w:rsidRPr="00B739EF" w:rsidRDefault="00FC49A9" w:rsidP="00FC49A9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접수철회 처리는 입점사에서 처리할 수 없다.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</w:p>
        </w:tc>
      </w:tr>
      <w:tr w:rsidR="00FC49A9" w:rsidRPr="00F4270D" w14:paraId="6172823C" w14:textId="77777777" w:rsidTr="00FC49A9">
        <w:trPr>
          <w:trHeight w:val="397"/>
        </w:trPr>
        <w:tc>
          <w:tcPr>
            <w:tcW w:w="1350" w:type="dxa"/>
            <w:shd w:val="clear" w:color="auto" w:fill="F2F2F2"/>
            <w:vAlign w:val="center"/>
          </w:tcPr>
          <w:p w14:paraId="1D8F1D6D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수거지시</w:t>
            </w:r>
          </w:p>
        </w:tc>
        <w:tc>
          <w:tcPr>
            <w:tcW w:w="1350" w:type="dxa"/>
            <w:shd w:val="clear" w:color="auto" w:fill="F2F2F2"/>
            <w:vAlign w:val="center"/>
          </w:tcPr>
          <w:p w14:paraId="16688EA1" w14:textId="77777777" w:rsidR="00FC49A9" w:rsidRDefault="00FC49A9" w:rsidP="00FC49A9">
            <w:pPr>
              <w:jc w:val="center"/>
            </w:pPr>
            <w:r w:rsidRPr="00443AE2"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수거지시</w:t>
            </w:r>
          </w:p>
        </w:tc>
        <w:tc>
          <w:tcPr>
            <w:tcW w:w="1098" w:type="dxa"/>
            <w:shd w:val="clear" w:color="auto" w:fill="F2F2F2"/>
            <w:vAlign w:val="center"/>
          </w:tcPr>
          <w:p w14:paraId="44347A86" w14:textId="77777777" w:rsidR="00FC49A9" w:rsidRDefault="00FC49A9" w:rsidP="00FC49A9">
            <w:pPr>
              <w:jc w:val="center"/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접수확인</w:t>
            </w:r>
          </w:p>
        </w:tc>
        <w:tc>
          <w:tcPr>
            <w:tcW w:w="1127" w:type="dxa"/>
            <w:shd w:val="clear" w:color="auto" w:fill="F2F2F2"/>
            <w:vAlign w:val="center"/>
          </w:tcPr>
          <w:p w14:paraId="2C4D3DD3" w14:textId="77777777" w:rsidR="00FC49A9" w:rsidRDefault="00FC49A9" w:rsidP="00FC49A9">
            <w:pPr>
              <w:jc w:val="center"/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접수확인</w:t>
            </w:r>
          </w:p>
        </w:tc>
        <w:tc>
          <w:tcPr>
            <w:tcW w:w="4284" w:type="dxa"/>
            <w:vAlign w:val="center"/>
          </w:tcPr>
          <w:p w14:paraId="2A4984A5" w14:textId="77777777" w:rsidR="00FC49A9" w:rsidRPr="000A7223" w:rsidRDefault="00FC49A9" w:rsidP="00FC49A9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F8354F">
              <w:rPr>
                <w:rFonts w:asciiTheme="minorEastAsia" w:eastAsiaTheme="minorEastAsia" w:hAnsiTheme="minorEastAsia" w:hint="eastAsia"/>
                <w:sz w:val="18"/>
                <w:szCs w:val="18"/>
              </w:rPr>
              <w:t>반품/교환 요청한 상품을 택배사에서 수거지시하여 물류센터에 입고되기 전 상태로 반품/교환 접수 철회가 불가한 상태</w:t>
            </w:r>
            <w:r w:rsidRPr="00F8354F">
              <w:rPr>
                <w:rFonts w:asciiTheme="minorEastAsia" w:eastAsiaTheme="minorEastAsia" w:hAnsiTheme="minorEastAsia" w:hint="eastAsia"/>
                <w:sz w:val="18"/>
                <w:szCs w:val="18"/>
              </w:rPr>
              <w:br/>
              <w:t>- 자사 : WMS에 클레입건에 대한 자동회수처리 지시가 내려진 상태</w:t>
            </w:r>
            <w:r w:rsidRPr="00F8354F">
              <w:rPr>
                <w:rFonts w:asciiTheme="minorEastAsia" w:eastAsiaTheme="minorEastAsia" w:hAnsiTheme="minorEastAsia" w:hint="eastAsia"/>
                <w:sz w:val="18"/>
                <w:szCs w:val="18"/>
              </w:rPr>
              <w:br/>
              <w:t xml:space="preserve">- 입점사 : 입점사에서 [수거지시]처리 시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‘수거지시</w:t>
            </w:r>
            <w:r w:rsidRPr="00F8354F">
              <w:rPr>
                <w:rFonts w:asciiTheme="minorEastAsia" w:eastAsiaTheme="minorEastAsia" w:hAnsiTheme="minorEastAsia" w:hint="eastAsia"/>
                <w:sz w:val="18"/>
                <w:szCs w:val="18"/>
              </w:rPr>
              <w:t>’상태로 변경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(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FO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는 접수확인 상태로 표시)</w:t>
            </w:r>
            <w:r w:rsidRPr="00F8354F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</w:p>
        </w:tc>
      </w:tr>
      <w:tr w:rsidR="00FC49A9" w:rsidRPr="00F4270D" w14:paraId="6222930A" w14:textId="77777777" w:rsidTr="00FC49A9">
        <w:trPr>
          <w:trHeight w:val="397"/>
        </w:trPr>
        <w:tc>
          <w:tcPr>
            <w:tcW w:w="1350" w:type="dxa"/>
            <w:shd w:val="clear" w:color="auto" w:fill="F2F2F2"/>
            <w:vAlign w:val="center"/>
          </w:tcPr>
          <w:p w14:paraId="00FB1EE7" w14:textId="77777777" w:rsidR="00FC49A9" w:rsidRPr="004617FB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심의완료</w:t>
            </w:r>
          </w:p>
        </w:tc>
        <w:tc>
          <w:tcPr>
            <w:tcW w:w="1350" w:type="dxa"/>
            <w:shd w:val="clear" w:color="auto" w:fill="F2F2F2"/>
            <w:vAlign w:val="center"/>
          </w:tcPr>
          <w:p w14:paraId="3CDD34FF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심의완료</w:t>
            </w:r>
          </w:p>
        </w:tc>
        <w:tc>
          <w:tcPr>
            <w:tcW w:w="1098" w:type="dxa"/>
            <w:vMerge w:val="restart"/>
            <w:shd w:val="clear" w:color="auto" w:fill="F2F2F2"/>
            <w:vAlign w:val="center"/>
          </w:tcPr>
          <w:p w14:paraId="0D46F382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반품처리중</w:t>
            </w:r>
          </w:p>
        </w:tc>
        <w:tc>
          <w:tcPr>
            <w:tcW w:w="1127" w:type="dxa"/>
            <w:vMerge w:val="restart"/>
            <w:shd w:val="clear" w:color="auto" w:fill="F2F2F2"/>
            <w:vAlign w:val="center"/>
          </w:tcPr>
          <w:p w14:paraId="75F86B22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교환처리중</w:t>
            </w:r>
          </w:p>
        </w:tc>
        <w:tc>
          <w:tcPr>
            <w:tcW w:w="4284" w:type="dxa"/>
            <w:vAlign w:val="center"/>
          </w:tcPr>
          <w:p w14:paraId="5632FE4C" w14:textId="77777777" w:rsidR="00FC49A9" w:rsidRDefault="00FC49A9" w:rsidP="00FC49A9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35FD0">
              <w:rPr>
                <w:rFonts w:asciiTheme="minorEastAsia" w:eastAsiaTheme="minorEastAsia" w:hAnsiTheme="minorEastAsia" w:hint="eastAsia"/>
                <w:sz w:val="18"/>
                <w:szCs w:val="18"/>
              </w:rPr>
              <w:t>반품/교환 상품이 도착하여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반품, 교환 가능여부에 대한 심의가 완료된 상태 </w:t>
            </w:r>
          </w:p>
          <w:p w14:paraId="7D5288B1" w14:textId="77777777" w:rsidR="00FC49A9" w:rsidRPr="00835FD0" w:rsidRDefault="00FC49A9" w:rsidP="00FC49A9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35FD0">
              <w:rPr>
                <w:rFonts w:asciiTheme="minorEastAsia" w:eastAsiaTheme="minorEastAsia" w:hAnsiTheme="minorEastAsia" w:hint="eastAsia"/>
                <w:sz w:val="18"/>
                <w:szCs w:val="18"/>
              </w:rPr>
              <w:t>입점사에서 [심의완료] 처리 시 ‘처리중’상태로 변경</w:t>
            </w:r>
          </w:p>
          <w:p w14:paraId="6252DB65" w14:textId="77777777" w:rsidR="00FC49A9" w:rsidRDefault="00FC49A9" w:rsidP="00FC49A9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835FD0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입점사의 심의완료 처리 시 환수환불이 발생한 경우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BO</w:t>
            </w:r>
            <w:r w:rsidRPr="00835FD0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고객센터에서 환수/환불 처리 진행</w:t>
            </w:r>
          </w:p>
          <w:p w14:paraId="1FB79D84" w14:textId="77777777" w:rsidR="00FC49A9" w:rsidRPr="00B811EF" w:rsidRDefault="00FC49A9" w:rsidP="00FC49A9">
            <w:pPr>
              <w:pStyle w:val="a1"/>
              <w:numPr>
                <w:ilvl w:val="0"/>
                <w:numId w:val="0"/>
              </w:numPr>
              <w:ind w:left="196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lastRenderedPageBreak/>
              <w:t>(PO 관리자는 환수/환불 처리에 대한 권한 없음)</w:t>
            </w:r>
          </w:p>
        </w:tc>
      </w:tr>
      <w:tr w:rsidR="00FC49A9" w:rsidRPr="00F4270D" w14:paraId="79B7EE8C" w14:textId="77777777" w:rsidTr="00FC49A9">
        <w:trPr>
          <w:trHeight w:val="397"/>
        </w:trPr>
        <w:tc>
          <w:tcPr>
            <w:tcW w:w="1350" w:type="dxa"/>
            <w:shd w:val="clear" w:color="auto" w:fill="F2F2F2"/>
            <w:vAlign w:val="center"/>
          </w:tcPr>
          <w:p w14:paraId="636FC86A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lastRenderedPageBreak/>
              <w:t>환수대기</w:t>
            </w:r>
          </w:p>
          <w:p w14:paraId="526865EB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/환불대기</w:t>
            </w:r>
          </w:p>
        </w:tc>
        <w:tc>
          <w:tcPr>
            <w:tcW w:w="1350" w:type="dxa"/>
            <w:shd w:val="clear" w:color="auto" w:fill="F2F2F2"/>
            <w:vAlign w:val="center"/>
          </w:tcPr>
          <w:p w14:paraId="0A1AD94B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환수대기</w:t>
            </w:r>
          </w:p>
          <w:p w14:paraId="430EBB75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/환불대기</w:t>
            </w:r>
          </w:p>
        </w:tc>
        <w:tc>
          <w:tcPr>
            <w:tcW w:w="1098" w:type="dxa"/>
            <w:vMerge/>
            <w:shd w:val="clear" w:color="auto" w:fill="F2F2F2"/>
            <w:vAlign w:val="center"/>
          </w:tcPr>
          <w:p w14:paraId="273A4D99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1127" w:type="dxa"/>
            <w:vMerge/>
            <w:shd w:val="clear" w:color="auto" w:fill="F2F2F2"/>
            <w:vAlign w:val="center"/>
          </w:tcPr>
          <w:p w14:paraId="02BFB51C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4284" w:type="dxa"/>
            <w:vAlign w:val="center"/>
          </w:tcPr>
          <w:p w14:paraId="0F93B470" w14:textId="77777777" w:rsidR="00FC49A9" w:rsidRPr="006920AF" w:rsidRDefault="00FC49A9" w:rsidP="00FC49A9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6920AF">
              <w:rPr>
                <w:rFonts w:asciiTheme="minorEastAsia" w:eastAsiaTheme="minorEastAsia" w:hAnsiTheme="minorEastAsia" w:hint="eastAsia"/>
                <w:sz w:val="18"/>
                <w:szCs w:val="18"/>
              </w:rPr>
              <w:t>환수 또는 환불금액이 발생되어 클레임이 바로 종료되지 않고 ‘환수, 환불 접수’로 처리된 상태</w:t>
            </w:r>
            <w:r w:rsidRPr="006920AF">
              <w:rPr>
                <w:rFonts w:asciiTheme="minorEastAsia" w:eastAsiaTheme="minorEastAsia" w:hAnsiTheme="minorEastAsia" w:hint="eastAsia"/>
                <w:sz w:val="18"/>
                <w:szCs w:val="18"/>
              </w:rPr>
              <w:br/>
              <w:t>( 환수/환불금액의 미수급, 미입금상태)</w:t>
            </w:r>
          </w:p>
          <w:p w14:paraId="307DE82F" w14:textId="77777777" w:rsidR="00FC49A9" w:rsidRPr="006920AF" w:rsidRDefault="00FC49A9" w:rsidP="00FC49A9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6920AF">
              <w:rPr>
                <w:rFonts w:asciiTheme="minorEastAsia" w:eastAsiaTheme="minorEastAsia" w:hAnsiTheme="minorEastAsia" w:hint="eastAsia"/>
                <w:sz w:val="18"/>
                <w:szCs w:val="18"/>
              </w:rPr>
              <w:t>교환의 경우 환수/환불 금액이 발생하지 않은 경우 해당 상태는 Skip될 수 있음</w:t>
            </w:r>
          </w:p>
          <w:p w14:paraId="69412618" w14:textId="77777777" w:rsidR="00FC49A9" w:rsidRPr="006920AF" w:rsidRDefault="00FC49A9" w:rsidP="00FC49A9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6920AF">
              <w:rPr>
                <w:rFonts w:asciiTheme="minorEastAsia" w:eastAsiaTheme="minorEastAsia" w:hAnsiTheme="minorEastAsia" w:hint="eastAsia"/>
                <w:sz w:val="18"/>
                <w:szCs w:val="18"/>
              </w:rPr>
              <w:t>입점사 상품은 ABC고객센터를 통해 환수/환불 처리 진행 (입점사에서의 환수/환불 처리 없음)</w:t>
            </w:r>
          </w:p>
          <w:p w14:paraId="035F4A74" w14:textId="77777777" w:rsidR="00FC49A9" w:rsidRPr="00FD4D9D" w:rsidRDefault="00FC49A9" w:rsidP="00FC49A9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6920AF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환수/환불 처리 완료 시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반품은 클레임 완료 처리되며,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교환의 경우 새로운 </w:t>
            </w:r>
            <w:r w:rsidRPr="006920AF">
              <w:rPr>
                <w:rFonts w:asciiTheme="minorEastAsia" w:eastAsiaTheme="minorEastAsia" w:hAnsiTheme="minorEastAsia" w:hint="eastAsia"/>
                <w:sz w:val="18"/>
                <w:szCs w:val="18"/>
              </w:rPr>
              <w:t>“교환배송 LOW”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가 </w:t>
            </w:r>
            <w:r w:rsidRPr="006920AF">
              <w:rPr>
                <w:rFonts w:asciiTheme="minorEastAsia" w:eastAsiaTheme="minorEastAsia" w:hAnsiTheme="minorEastAsia" w:hint="eastAsia"/>
                <w:sz w:val="18"/>
                <w:szCs w:val="18"/>
              </w:rPr>
              <w:t>생성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된다.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</w:p>
        </w:tc>
      </w:tr>
      <w:tr w:rsidR="00FC49A9" w:rsidRPr="00F4270D" w14:paraId="6EE29B5A" w14:textId="77777777" w:rsidTr="00FC49A9">
        <w:trPr>
          <w:trHeight w:val="397"/>
        </w:trPr>
        <w:tc>
          <w:tcPr>
            <w:tcW w:w="1350" w:type="dxa"/>
            <w:shd w:val="clear" w:color="auto" w:fill="F2F2F2"/>
            <w:vAlign w:val="center"/>
          </w:tcPr>
          <w:p w14:paraId="204769B9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1350" w:type="dxa"/>
            <w:shd w:val="clear" w:color="auto" w:fill="F2F2F2"/>
            <w:vAlign w:val="center"/>
          </w:tcPr>
          <w:p w14:paraId="6EAF913B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교환배송중</w:t>
            </w:r>
          </w:p>
        </w:tc>
        <w:tc>
          <w:tcPr>
            <w:tcW w:w="1098" w:type="dxa"/>
            <w:shd w:val="clear" w:color="auto" w:fill="F2F2F2"/>
            <w:vAlign w:val="center"/>
          </w:tcPr>
          <w:p w14:paraId="60637905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-</w:t>
            </w:r>
          </w:p>
        </w:tc>
        <w:tc>
          <w:tcPr>
            <w:tcW w:w="1127" w:type="dxa"/>
            <w:shd w:val="clear" w:color="auto" w:fill="F2F2F2"/>
            <w:vAlign w:val="center"/>
          </w:tcPr>
          <w:p w14:paraId="6326A6EE" w14:textId="77777777" w:rsidR="00FC49A9" w:rsidRPr="00570C7A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교환배송중</w:t>
            </w:r>
          </w:p>
        </w:tc>
        <w:tc>
          <w:tcPr>
            <w:tcW w:w="4284" w:type="dxa"/>
            <w:vAlign w:val="center"/>
          </w:tcPr>
          <w:p w14:paraId="5CDEEACD" w14:textId="77777777" w:rsidR="00FC49A9" w:rsidRPr="006920AF" w:rsidRDefault="00FC49A9" w:rsidP="00FC49A9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6920AF">
              <w:rPr>
                <w:rFonts w:asciiTheme="minorEastAsia" w:eastAsiaTheme="minorEastAsia" w:hAnsiTheme="minorEastAsia" w:hint="eastAsia"/>
                <w:sz w:val="18"/>
                <w:szCs w:val="18"/>
              </w:rPr>
              <w:t>입점사에서 송장번호 입력 후 [발송처리] 시 ‘배송중’상태로 변경</w:t>
            </w:r>
          </w:p>
        </w:tc>
      </w:tr>
      <w:tr w:rsidR="00FC49A9" w:rsidRPr="00F4270D" w14:paraId="0EB4BE3B" w14:textId="77777777" w:rsidTr="00FC49A9">
        <w:trPr>
          <w:trHeight w:val="397"/>
        </w:trPr>
        <w:tc>
          <w:tcPr>
            <w:tcW w:w="1350" w:type="dxa"/>
            <w:shd w:val="clear" w:color="auto" w:fill="F2F2F2"/>
            <w:vAlign w:val="center"/>
          </w:tcPr>
          <w:p w14:paraId="066EC695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반품완료</w:t>
            </w:r>
          </w:p>
        </w:tc>
        <w:tc>
          <w:tcPr>
            <w:tcW w:w="1350" w:type="dxa"/>
            <w:shd w:val="clear" w:color="auto" w:fill="F2F2F2"/>
            <w:vAlign w:val="center"/>
          </w:tcPr>
          <w:p w14:paraId="62C4F168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교환완료</w:t>
            </w:r>
          </w:p>
        </w:tc>
        <w:tc>
          <w:tcPr>
            <w:tcW w:w="1098" w:type="dxa"/>
            <w:shd w:val="clear" w:color="auto" w:fill="F2F2F2"/>
            <w:vAlign w:val="center"/>
          </w:tcPr>
          <w:p w14:paraId="386E1439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반품완료</w:t>
            </w:r>
          </w:p>
        </w:tc>
        <w:tc>
          <w:tcPr>
            <w:tcW w:w="1127" w:type="dxa"/>
            <w:shd w:val="clear" w:color="auto" w:fill="F2F2F2"/>
            <w:vAlign w:val="center"/>
          </w:tcPr>
          <w:p w14:paraId="720AA8B1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교환완료</w:t>
            </w:r>
          </w:p>
        </w:tc>
        <w:tc>
          <w:tcPr>
            <w:tcW w:w="4284" w:type="dxa"/>
            <w:vAlign w:val="center"/>
          </w:tcPr>
          <w:p w14:paraId="1DF69446" w14:textId="77777777" w:rsidR="00FC49A9" w:rsidRPr="007B0768" w:rsidRDefault="00FC49A9" w:rsidP="00FC49A9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0768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반품의 경우 환수/환불 처리가 완료된 상태 </w:t>
            </w:r>
          </w:p>
          <w:p w14:paraId="17A31294" w14:textId="77777777" w:rsidR="00FC49A9" w:rsidRDefault="00FC49A9" w:rsidP="00FC49A9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0768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교환의 경우 교환배송품의 배송완료가 된 상태 </w:t>
            </w:r>
          </w:p>
          <w:p w14:paraId="660C86BD" w14:textId="77777777" w:rsidR="00FC49A9" w:rsidRDefault="00FC49A9" w:rsidP="00FC49A9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0768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입점사의 경우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>[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심의완료]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후 환수/환불이 없는 경우 클레임 완료 처리가 된다. </w:t>
            </w:r>
          </w:p>
          <w:p w14:paraId="0999EBBD" w14:textId="77777777" w:rsidR="00FC49A9" w:rsidRDefault="00FC49A9" w:rsidP="00FC49A9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환수/환불이 있는 경우 환수/환불처리가 완료되면 클레임 완료(반품완료) 처리가 된다.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</w:p>
          <w:p w14:paraId="70F5546D" w14:textId="77777777" w:rsidR="00FC49A9" w:rsidRPr="00E116C9" w:rsidRDefault="00FC49A9" w:rsidP="00FC49A9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교환의 경우 교환배송이 완료되면 클레임 완료처리된다.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 </w:t>
            </w:r>
          </w:p>
        </w:tc>
      </w:tr>
      <w:tr w:rsidR="00FC49A9" w:rsidRPr="00F4270D" w14:paraId="2E087AAD" w14:textId="77777777" w:rsidTr="00FC49A9">
        <w:trPr>
          <w:trHeight w:val="397"/>
        </w:trPr>
        <w:tc>
          <w:tcPr>
            <w:tcW w:w="1350" w:type="dxa"/>
            <w:shd w:val="clear" w:color="auto" w:fill="F2F2F2"/>
            <w:vAlign w:val="center"/>
          </w:tcPr>
          <w:p w14:paraId="46F28ED0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반품불가</w:t>
            </w:r>
          </w:p>
        </w:tc>
        <w:tc>
          <w:tcPr>
            <w:tcW w:w="1350" w:type="dxa"/>
            <w:shd w:val="clear" w:color="auto" w:fill="F2F2F2"/>
            <w:vAlign w:val="center"/>
          </w:tcPr>
          <w:p w14:paraId="625D8FF0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교환불가</w:t>
            </w:r>
          </w:p>
        </w:tc>
        <w:tc>
          <w:tcPr>
            <w:tcW w:w="1098" w:type="dxa"/>
            <w:shd w:val="clear" w:color="auto" w:fill="F2F2F2"/>
            <w:vAlign w:val="center"/>
          </w:tcPr>
          <w:p w14:paraId="3A67C3E1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반품불가</w:t>
            </w:r>
          </w:p>
        </w:tc>
        <w:tc>
          <w:tcPr>
            <w:tcW w:w="1127" w:type="dxa"/>
            <w:shd w:val="clear" w:color="auto" w:fill="F2F2F2"/>
            <w:vAlign w:val="center"/>
          </w:tcPr>
          <w:p w14:paraId="39D25279" w14:textId="77777777" w:rsidR="00FC49A9" w:rsidRDefault="00FC49A9" w:rsidP="00FC49A9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교환불가</w:t>
            </w:r>
          </w:p>
        </w:tc>
        <w:tc>
          <w:tcPr>
            <w:tcW w:w="4284" w:type="dxa"/>
            <w:vAlign w:val="center"/>
          </w:tcPr>
          <w:p w14:paraId="54B2CD96" w14:textId="77777777" w:rsidR="00FC49A9" w:rsidRPr="007B0768" w:rsidRDefault="00FC49A9" w:rsidP="00FC49A9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0768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반품/교환 처리가 불가능한 상품으로 판단되어[클레임불가]처리한 상태 </w:t>
            </w:r>
          </w:p>
          <w:p w14:paraId="6A85E754" w14:textId="77777777" w:rsidR="00FC49A9" w:rsidRPr="00E116C9" w:rsidRDefault="00FC49A9" w:rsidP="00FC49A9">
            <w:pPr>
              <w:pStyle w:val="a1"/>
              <w:jc w:val="both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7B0768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입점사는 클레임 불가요청을 한 후, </w:t>
            </w:r>
            <w:r>
              <w:rPr>
                <w:rFonts w:asciiTheme="minorEastAsia" w:eastAsiaTheme="minorEastAsia" w:hAnsiTheme="minorEastAsia"/>
                <w:sz w:val="18"/>
                <w:szCs w:val="18"/>
              </w:rPr>
              <w:t xml:space="preserve">BO 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관리자(</w:t>
            </w:r>
            <w:r w:rsidRPr="007B0768">
              <w:rPr>
                <w:rFonts w:asciiTheme="minorEastAsia" w:eastAsiaTheme="minorEastAsia" w:hAnsiTheme="minorEastAsia" w:hint="eastAsia"/>
                <w:sz w:val="18"/>
                <w:szCs w:val="18"/>
              </w:rPr>
              <w:t>고객센터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)</w:t>
            </w:r>
            <w:r w:rsidRPr="007B0768">
              <w:rPr>
                <w:rFonts w:asciiTheme="minorEastAsia" w:eastAsiaTheme="minorEastAsia" w:hAnsiTheme="minorEastAsia" w:hint="eastAsia"/>
                <w:sz w:val="18"/>
                <w:szCs w:val="18"/>
              </w:rPr>
              <w:t>에서 [클레임 불가] 처리</w:t>
            </w: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를 진행한다. </w:t>
            </w:r>
          </w:p>
        </w:tc>
      </w:tr>
    </w:tbl>
    <w:p w14:paraId="16570DAD" w14:textId="77777777" w:rsidR="00FC49A9" w:rsidRDefault="00FC49A9" w:rsidP="004771A8">
      <w:pPr>
        <w:pStyle w:val="a0"/>
        <w:numPr>
          <w:ilvl w:val="0"/>
          <w:numId w:val="0"/>
        </w:numPr>
        <w:ind w:left="1134"/>
      </w:pPr>
    </w:p>
    <w:p w14:paraId="24B45C9F" w14:textId="77777777" w:rsidR="00FC49A9" w:rsidRDefault="00FC49A9" w:rsidP="00FC49A9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57" w:name="_Toc5121655"/>
      <w:r>
        <w:rPr>
          <w:rFonts w:asciiTheme="minorEastAsia" w:eastAsiaTheme="minorEastAsia" w:hAnsiTheme="minorEastAsia" w:cs="Calibri" w:hint="eastAsia"/>
        </w:rPr>
        <w:t>입점사 반품 프로세스</w:t>
      </w:r>
      <w:bookmarkEnd w:id="157"/>
      <w:r>
        <w:rPr>
          <w:rFonts w:asciiTheme="minorEastAsia" w:eastAsiaTheme="minorEastAsia" w:hAnsiTheme="minorEastAsia" w:cs="Calibri" w:hint="eastAsia"/>
        </w:rPr>
        <w:t xml:space="preserve"> </w:t>
      </w:r>
    </w:p>
    <w:p w14:paraId="36521122" w14:textId="77777777" w:rsidR="00FC49A9" w:rsidRDefault="00FC49A9" w:rsidP="004771A8">
      <w:pPr>
        <w:pStyle w:val="a0"/>
      </w:pPr>
      <w:r>
        <w:rPr>
          <w:rFonts w:hint="eastAsia"/>
        </w:rPr>
        <w:t xml:space="preserve">입점사 반품 프로세스는 아래와 같다. </w:t>
      </w:r>
    </w:p>
    <w:p w14:paraId="0568293C" w14:textId="77777777" w:rsidR="00FC49A9" w:rsidRPr="005A4D8B" w:rsidRDefault="00FC49A9" w:rsidP="00FC49A9">
      <w:pPr>
        <w:jc w:val="center"/>
      </w:pPr>
      <w:r>
        <w:rPr>
          <w:noProof/>
        </w:rPr>
        <w:lastRenderedPageBreak/>
        <w:drawing>
          <wp:inline distT="0" distB="0" distL="0" distR="0" wp14:anchorId="3C6726A8" wp14:editId="5C42BF24">
            <wp:extent cx="5732145" cy="3649980"/>
            <wp:effectExtent l="0" t="0" r="1905" b="7620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9B26" w14:textId="77777777" w:rsidR="00FC49A9" w:rsidRPr="00DA5D6C" w:rsidRDefault="00FC49A9" w:rsidP="004771A8">
      <w:pPr>
        <w:pStyle w:val="a0"/>
        <w:numPr>
          <w:ilvl w:val="0"/>
          <w:numId w:val="0"/>
        </w:numPr>
        <w:ind w:left="1134"/>
      </w:pPr>
    </w:p>
    <w:p w14:paraId="6706A4B1" w14:textId="77777777" w:rsidR="00FC49A9" w:rsidRDefault="00FC49A9" w:rsidP="00FC49A9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58" w:name="_Toc5121656"/>
      <w:r>
        <w:rPr>
          <w:rFonts w:asciiTheme="minorEastAsia" w:eastAsiaTheme="minorEastAsia" w:hAnsiTheme="minorEastAsia" w:cs="Calibri" w:hint="eastAsia"/>
        </w:rPr>
        <w:t>입점사 교환 프로세스</w:t>
      </w:r>
      <w:bookmarkEnd w:id="158"/>
      <w:r>
        <w:rPr>
          <w:rFonts w:asciiTheme="minorEastAsia" w:eastAsiaTheme="minorEastAsia" w:hAnsiTheme="minorEastAsia" w:cs="Calibri" w:hint="eastAsia"/>
        </w:rPr>
        <w:t xml:space="preserve"> </w:t>
      </w:r>
    </w:p>
    <w:p w14:paraId="04E91ABB" w14:textId="77777777" w:rsidR="00FC49A9" w:rsidRPr="00DA5D6C" w:rsidRDefault="00FC49A9" w:rsidP="004771A8">
      <w:pPr>
        <w:pStyle w:val="a0"/>
      </w:pPr>
      <w:r>
        <w:rPr>
          <w:rFonts w:hint="eastAsia"/>
        </w:rPr>
        <w:t xml:space="preserve">입점사 교환 프로세스는 아래와 같다. </w:t>
      </w:r>
    </w:p>
    <w:p w14:paraId="7DB33825" w14:textId="77777777" w:rsidR="00FC49A9" w:rsidRDefault="00FC49A9" w:rsidP="00FC49A9">
      <w:pPr>
        <w:jc w:val="center"/>
        <w:rPr>
          <w:rFonts w:asciiTheme="minorEastAsia" w:eastAsiaTheme="minorEastAsia" w:hAnsiTheme="minorEastAsia" w:cs="Calibri"/>
        </w:rPr>
      </w:pPr>
      <w:r>
        <w:rPr>
          <w:noProof/>
        </w:rPr>
        <w:lastRenderedPageBreak/>
        <w:drawing>
          <wp:inline distT="0" distB="0" distL="0" distR="0" wp14:anchorId="07ABA631" wp14:editId="5F135EAB">
            <wp:extent cx="5732145" cy="3629025"/>
            <wp:effectExtent l="0" t="0" r="1905" b="9525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D6D4" w14:textId="77777777" w:rsidR="00FC49A9" w:rsidRDefault="00FC49A9" w:rsidP="004771A8">
      <w:pPr>
        <w:pStyle w:val="a0"/>
        <w:numPr>
          <w:ilvl w:val="0"/>
          <w:numId w:val="0"/>
        </w:numPr>
        <w:ind w:left="1134"/>
      </w:pPr>
    </w:p>
    <w:p w14:paraId="79A778BA" w14:textId="77777777" w:rsidR="00FC49A9" w:rsidRPr="004733D5" w:rsidRDefault="00FC49A9" w:rsidP="00FC49A9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59" w:name="_Toc5121657"/>
      <w:r>
        <w:rPr>
          <w:rFonts w:asciiTheme="minorEastAsia" w:eastAsiaTheme="minorEastAsia" w:hAnsiTheme="minorEastAsia" w:cs="Calibri" w:hint="eastAsia"/>
        </w:rPr>
        <w:t>클레임 불가 요청</w:t>
      </w:r>
      <w:bookmarkEnd w:id="159"/>
    </w:p>
    <w:p w14:paraId="28CF5F1F" w14:textId="77777777" w:rsidR="00FC49A9" w:rsidRDefault="00FC49A9" w:rsidP="004771A8">
      <w:pPr>
        <w:pStyle w:val="a0"/>
      </w:pPr>
      <w:r>
        <w:rPr>
          <w:rFonts w:hint="eastAsia"/>
        </w:rPr>
        <w:t xml:space="preserve">입점사 클레임 접수 건에 대해 입점사가 직접 클레임 불가 처리를 하지 못한다. </w:t>
      </w:r>
    </w:p>
    <w:p w14:paraId="3681034D" w14:textId="77777777" w:rsidR="00FC49A9" w:rsidRDefault="00FC49A9" w:rsidP="004771A8">
      <w:pPr>
        <w:pStyle w:val="a0"/>
      </w:pPr>
      <w:r w:rsidRPr="00807FD7">
        <w:rPr>
          <w:rFonts w:hint="eastAsia"/>
        </w:rPr>
        <w:t xml:space="preserve">입점사 </w:t>
      </w:r>
      <w:r>
        <w:rPr>
          <w:rFonts w:hint="eastAsia"/>
        </w:rPr>
        <w:t>클레임 상품에 대한 수거지시 완료 후 심의(반품,교환 가능여부) 시 반품, 교환이 불가한 것으로 판단될 경우 [클레임 불가 요청]</w:t>
      </w:r>
      <w:r>
        <w:t xml:space="preserve"> </w:t>
      </w:r>
      <w:r>
        <w:rPr>
          <w:rFonts w:hint="eastAsia"/>
        </w:rPr>
        <w:t xml:space="preserve">처리를 할 수 있다. </w:t>
      </w:r>
    </w:p>
    <w:p w14:paraId="0E686F0D" w14:textId="77777777" w:rsidR="00FC49A9" w:rsidRDefault="00FC49A9" w:rsidP="004771A8">
      <w:pPr>
        <w:pStyle w:val="a0"/>
      </w:pPr>
      <w:r>
        <w:rPr>
          <w:rFonts w:hint="eastAsia"/>
        </w:rPr>
        <w:t xml:space="preserve">클레임 불가 요청 시에는 클레임불가 사유를 선택하여 등록한다. </w:t>
      </w:r>
    </w:p>
    <w:p w14:paraId="5779038A" w14:textId="77777777" w:rsidR="00FC49A9" w:rsidRDefault="00FC49A9" w:rsidP="004771A8">
      <w:pPr>
        <w:pStyle w:val="a0"/>
      </w:pPr>
      <w:r w:rsidRPr="00423630">
        <w:rPr>
          <w:rFonts w:hint="eastAsia"/>
        </w:rPr>
        <w:t>[클레임 불가 요청]</w:t>
      </w:r>
      <w:r w:rsidRPr="00423630">
        <w:t xml:space="preserve"> </w:t>
      </w:r>
      <w:r w:rsidRPr="00423630">
        <w:rPr>
          <w:rFonts w:hint="eastAsia"/>
        </w:rPr>
        <w:t xml:space="preserve">처리한 건은 자사 </w:t>
      </w:r>
      <w:r w:rsidRPr="00423630">
        <w:t xml:space="preserve">BO </w:t>
      </w:r>
      <w:r w:rsidRPr="00423630">
        <w:rPr>
          <w:rFonts w:hint="eastAsia"/>
        </w:rPr>
        <w:t xml:space="preserve">관리자가 해당 건을 확인하고 고객과 협의하여 </w:t>
      </w:r>
      <w:r w:rsidRPr="00423630">
        <w:t>‘</w:t>
      </w:r>
      <w:r w:rsidRPr="00423630">
        <w:rPr>
          <w:rFonts w:hint="eastAsia"/>
        </w:rPr>
        <w:t>클레임불가</w:t>
      </w:r>
      <w:r w:rsidRPr="00423630">
        <w:t xml:space="preserve">’ </w:t>
      </w:r>
      <w:r>
        <w:rPr>
          <w:rFonts w:hint="eastAsia"/>
        </w:rPr>
        <w:t xml:space="preserve">처리를 진행한다. </w:t>
      </w:r>
    </w:p>
    <w:p w14:paraId="5889995A" w14:textId="77777777" w:rsidR="00FC49A9" w:rsidRDefault="00FC49A9" w:rsidP="004771A8">
      <w:pPr>
        <w:pStyle w:val="a0"/>
      </w:pPr>
      <w:r>
        <w:rPr>
          <w:rFonts w:hint="eastAsia"/>
        </w:rPr>
        <w:t xml:space="preserve">클레임 불가 요청 건은 </w:t>
      </w:r>
      <w:r>
        <w:t>‘</w:t>
      </w:r>
      <w:r>
        <w:rPr>
          <w:rFonts w:hint="eastAsia"/>
        </w:rPr>
        <w:t>클레임 불가 요청 현황</w:t>
      </w:r>
      <w:r>
        <w:t>’</w:t>
      </w:r>
      <w:r>
        <w:rPr>
          <w:rFonts w:hint="eastAsia"/>
        </w:rPr>
        <w:t>을 통해 진행현황을 확인할 수 있다.</w:t>
      </w:r>
      <w:r>
        <w:t xml:space="preserve"> </w:t>
      </w:r>
    </w:p>
    <w:p w14:paraId="31CCF1D4" w14:textId="77777777" w:rsidR="00FC49A9" w:rsidRDefault="00FC49A9" w:rsidP="004771A8">
      <w:pPr>
        <w:pStyle w:val="a0"/>
        <w:numPr>
          <w:ilvl w:val="0"/>
          <w:numId w:val="0"/>
        </w:numPr>
        <w:ind w:left="1134"/>
      </w:pPr>
    </w:p>
    <w:p w14:paraId="1E662D95" w14:textId="77777777" w:rsidR="00FC49A9" w:rsidRDefault="00FC49A9" w:rsidP="00FC49A9">
      <w:pPr>
        <w:pStyle w:val="-2"/>
        <w:ind w:leftChars="142" w:left="851"/>
        <w:rPr>
          <w:rFonts w:asciiTheme="minorEastAsia" w:eastAsiaTheme="minorEastAsia" w:hAnsiTheme="minorEastAsia" w:cs="Calibri"/>
        </w:rPr>
      </w:pPr>
      <w:bookmarkStart w:id="160" w:name="_Toc5121658"/>
      <w:r>
        <w:rPr>
          <w:rFonts w:asciiTheme="minorEastAsia" w:eastAsiaTheme="minorEastAsia" w:hAnsiTheme="minorEastAsia" w:cs="Calibri" w:hint="eastAsia"/>
        </w:rPr>
        <w:t>입점사 A</w:t>
      </w:r>
      <w:r>
        <w:rPr>
          <w:rFonts w:asciiTheme="minorEastAsia" w:eastAsiaTheme="minorEastAsia" w:hAnsiTheme="minorEastAsia" w:cs="Calibri"/>
        </w:rPr>
        <w:t>S</w:t>
      </w:r>
      <w:r>
        <w:rPr>
          <w:rFonts w:asciiTheme="minorEastAsia" w:eastAsiaTheme="minorEastAsia" w:hAnsiTheme="minorEastAsia" w:cs="Calibri" w:hint="eastAsia"/>
        </w:rPr>
        <w:t xml:space="preserve"> 관리</w:t>
      </w:r>
      <w:bookmarkEnd w:id="160"/>
    </w:p>
    <w:p w14:paraId="50EF5F41" w14:textId="77777777" w:rsidR="00FC49A9" w:rsidRDefault="00FC49A9" w:rsidP="00FC49A9">
      <w:pPr>
        <w:pStyle w:val="-3"/>
        <w:ind w:leftChars="213" w:left="993"/>
        <w:rPr>
          <w:rFonts w:asciiTheme="minorEastAsia" w:eastAsiaTheme="minorEastAsia" w:hAnsiTheme="minorEastAsia" w:cs="Calibri"/>
        </w:rPr>
      </w:pPr>
      <w:bookmarkStart w:id="161" w:name="_Toc5121659"/>
      <w:r>
        <w:rPr>
          <w:rFonts w:asciiTheme="minorEastAsia" w:eastAsiaTheme="minorEastAsia" w:hAnsiTheme="minorEastAsia" w:cs="Calibri" w:hint="eastAsia"/>
        </w:rPr>
        <w:t>입점사 기본 A</w:t>
      </w:r>
      <w:r>
        <w:rPr>
          <w:rFonts w:asciiTheme="minorEastAsia" w:eastAsiaTheme="minorEastAsia" w:hAnsiTheme="minorEastAsia" w:cs="Calibri"/>
        </w:rPr>
        <w:t>S</w:t>
      </w:r>
      <w:r>
        <w:rPr>
          <w:rFonts w:asciiTheme="minorEastAsia" w:eastAsiaTheme="minorEastAsia" w:hAnsiTheme="minorEastAsia" w:cs="Calibri" w:hint="eastAsia"/>
        </w:rPr>
        <w:t>정책</w:t>
      </w:r>
      <w:bookmarkEnd w:id="161"/>
      <w:r>
        <w:rPr>
          <w:rFonts w:asciiTheme="minorEastAsia" w:eastAsiaTheme="minorEastAsia" w:hAnsiTheme="minorEastAsia" w:cs="Calibri" w:hint="eastAsia"/>
        </w:rPr>
        <w:t xml:space="preserve"> </w:t>
      </w:r>
    </w:p>
    <w:p w14:paraId="0A262E50" w14:textId="77777777" w:rsidR="00FC49A9" w:rsidRDefault="00FC49A9" w:rsidP="004771A8">
      <w:pPr>
        <w:pStyle w:val="a0"/>
      </w:pPr>
      <w:r w:rsidRPr="00B641E9">
        <w:rPr>
          <w:rFonts w:hint="eastAsia"/>
        </w:rPr>
        <w:t>AS</w:t>
      </w:r>
      <w:r w:rsidRPr="00B641E9">
        <w:t xml:space="preserve"> </w:t>
      </w:r>
      <w:r w:rsidRPr="00B641E9">
        <w:rPr>
          <w:rFonts w:hint="eastAsia"/>
        </w:rPr>
        <w:t xml:space="preserve">접수 및 처리는 자사상품에 한해 진행하며, 입점사 상품은 </w:t>
      </w:r>
      <w:r w:rsidRPr="00B641E9">
        <w:t>AS</w:t>
      </w:r>
      <w:r w:rsidRPr="00B641E9">
        <w:rPr>
          <w:rFonts w:hint="eastAsia"/>
        </w:rPr>
        <w:t xml:space="preserve">관련 프로세스를 </w:t>
      </w:r>
      <w:r>
        <w:rPr>
          <w:rFonts w:hint="eastAsia"/>
        </w:rPr>
        <w:t>사용</w:t>
      </w:r>
      <w:r w:rsidRPr="00B641E9">
        <w:rPr>
          <w:rFonts w:hint="eastAsia"/>
        </w:rPr>
        <w:t xml:space="preserve">하지 않는다. </w:t>
      </w:r>
    </w:p>
    <w:sectPr w:rsidR="00FC49A9">
      <w:pgSz w:w="11907" w:h="16840" w:code="9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36" w:author="김 경훈" w:date="2019-04-04T10:04:00Z" w:initials="김경">
    <w:p w14:paraId="4AAB1B73" w14:textId="77777777" w:rsidR="00444A01" w:rsidRDefault="00444A01">
      <w:pPr>
        <w:pStyle w:val="ad"/>
      </w:pPr>
      <w:r>
        <w:rPr>
          <w:rStyle w:val="ac"/>
        </w:rPr>
        <w:annotationRef/>
      </w:r>
      <w:r>
        <w:rPr>
          <w:rFonts w:hint="eastAsia"/>
        </w:rPr>
        <w:t>입점 문의 관리로 분리?</w:t>
      </w:r>
    </w:p>
    <w:p w14:paraId="2148EAC3" w14:textId="77777777" w:rsidR="00444A01" w:rsidRDefault="00444A01">
      <w:pPr>
        <w:pStyle w:val="ad"/>
      </w:pPr>
    </w:p>
  </w:comment>
  <w:comment w:id="70" w:author="김 경훈" w:date="2019-04-04T10:08:00Z" w:initials="김경">
    <w:p w14:paraId="406D4857" w14:textId="77777777" w:rsidR="00444A01" w:rsidRDefault="00444A01" w:rsidP="00C46323">
      <w:pPr>
        <w:pStyle w:val="ad"/>
      </w:pPr>
      <w:r>
        <w:rPr>
          <w:rStyle w:val="ac"/>
        </w:rPr>
        <w:annotationRef/>
      </w:r>
      <w:r>
        <w:rPr>
          <w:rFonts w:hint="eastAsia"/>
        </w:rPr>
        <w:t>관리자 계정관리로 이동?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148EAC3" w15:done="0"/>
  <w15:commentEx w15:paraId="406D4857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1D2F047" w14:textId="77777777" w:rsidR="006600C5" w:rsidRDefault="006600C5">
      <w:r>
        <w:separator/>
      </w:r>
    </w:p>
  </w:endnote>
  <w:endnote w:type="continuationSeparator" w:id="0">
    <w:p w14:paraId="467D6EE1" w14:textId="77777777" w:rsidR="006600C5" w:rsidRDefault="006600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Y헤드라인M">
    <w:panose1 w:val="02030600000101010101"/>
    <w:charset w:val="81"/>
    <w:family w:val="roman"/>
    <w:pitch w:val="variable"/>
    <w:sig w:usb0="900002A7" w:usb1="09D77CFB" w:usb2="00000010" w:usb3="00000000" w:csb0="00080001" w:csb1="00000000"/>
  </w:font>
  <w:font w:name="나눔고딕">
    <w:altName w:val="Arial Unicode MS"/>
    <w:charset w:val="81"/>
    <w:family w:val="modern"/>
    <w:pitch w:val="variable"/>
    <w:sig w:usb0="00000000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E77A25" w14:textId="77777777" w:rsidR="00444A01" w:rsidRDefault="00444A01">
    <w:pPr>
      <w:pStyle w:val="a9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3C45A5E6" w14:textId="77777777" w:rsidR="00444A01" w:rsidRDefault="00444A01">
    <w:pPr>
      <w:pStyle w:val="a9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C9A5C5" w14:textId="77777777" w:rsidR="00444A01" w:rsidRDefault="00444A01" w:rsidP="00C1402A">
    <w:pPr>
      <w:pStyle w:val="a9"/>
      <w:tabs>
        <w:tab w:val="clear" w:pos="4320"/>
        <w:tab w:val="clear" w:pos="8640"/>
        <w:tab w:val="center" w:pos="4513"/>
        <w:tab w:val="right" w:pos="9027"/>
      </w:tabs>
      <w:jc w:val="right"/>
    </w:pPr>
    <w:r>
      <w:rPr>
        <w:noProof/>
      </w:rPr>
      <w:drawing>
        <wp:inline distT="0" distB="0" distL="0" distR="0" wp14:anchorId="54641B8A" wp14:editId="1F8159D2">
          <wp:extent cx="409575" cy="133350"/>
          <wp:effectExtent l="0" t="0" r="0" b="0"/>
          <wp:docPr id="2" name="그림 2" descr="3top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3top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 w:rsidRPr="00FE0754">
      <w:rPr>
        <w:rFonts w:hint="eastAsia"/>
        <w:bCs/>
        <w:sz w:val="16"/>
        <w:szCs w:val="16"/>
      </w:rPr>
      <w:t>Copyright 3top 201</w:t>
    </w:r>
    <w:del w:id="2" w:author="3top_user000" w:date="2018-07-18T10:17:00Z">
      <w:r w:rsidRPr="00FE0754" w:rsidDel="001360DE">
        <w:rPr>
          <w:rFonts w:hint="eastAsia"/>
          <w:bCs/>
          <w:sz w:val="16"/>
          <w:szCs w:val="16"/>
        </w:rPr>
        <w:delText>3</w:delText>
      </w:r>
    </w:del>
    <w:r>
      <w:rPr>
        <w:bCs/>
        <w:sz w:val="16"/>
        <w:szCs w:val="16"/>
      </w:rPr>
      <w:t>9</w:t>
    </w:r>
    <w:r w:rsidRPr="00FE0754">
      <w:rPr>
        <w:rFonts w:hint="eastAsia"/>
        <w:bCs/>
        <w:sz w:val="16"/>
        <w:szCs w:val="16"/>
      </w:rPr>
      <w:t xml:space="preserve"> All Rights</w:t>
    </w:r>
    <w:r w:rsidRPr="00FE0754">
      <w:rPr>
        <w:rFonts w:hint="eastAsia"/>
        <w:bCs/>
        <w:sz w:val="18"/>
        <w:szCs w:val="16"/>
      </w:rPr>
      <w:t xml:space="preserve"> Reserved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0A7289" w14:textId="010D4F11" w:rsidR="00444A01" w:rsidRPr="00366218" w:rsidRDefault="00444A01" w:rsidP="00930DCE">
    <w:pPr>
      <w:widowControl/>
      <w:tabs>
        <w:tab w:val="center" w:pos="4513"/>
        <w:tab w:val="right" w:pos="9027"/>
      </w:tabs>
      <w:spacing w:line="240" w:lineRule="auto"/>
      <w:ind w:right="98"/>
      <w:jc w:val="right"/>
      <w:rPr>
        <w:b/>
        <w:b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AB57825" wp14:editId="2ECF0693">
              <wp:simplePos x="0" y="0"/>
              <wp:positionH relativeFrom="column">
                <wp:posOffset>8890</wp:posOffset>
              </wp:positionH>
              <wp:positionV relativeFrom="paragraph">
                <wp:posOffset>-43815</wp:posOffset>
              </wp:positionV>
              <wp:extent cx="5711825" cy="18415"/>
              <wp:effectExtent l="0" t="0" r="3810" b="635"/>
              <wp:wrapNone/>
              <wp:docPr id="1" name="사각형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11825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 xmlns:cx="http://schemas.microsoft.com/office/drawing/2014/chartex">
          <w:pict>
            <v:rect w14:anchorId="3BD57F28" id="사각형 38" o:spid="_x0000_s1026" style="position:absolute;left:0;text-align:left;margin-left:.7pt;margin-top:-3.45pt;width:449.75pt;height:1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" fillcolor="black" stroked="f" strokeweight="1pt"/>
          </w:pict>
        </mc:Fallback>
      </mc:AlternateContent>
    </w:r>
    <w:r>
      <w:rPr>
        <w:noProof/>
      </w:rPr>
      <w:drawing>
        <wp:inline distT="0" distB="0" distL="0" distR="0" wp14:anchorId="573BF4CA" wp14:editId="322ADCD9">
          <wp:extent cx="428625" cy="133350"/>
          <wp:effectExtent l="0" t="0" r="0" b="0"/>
          <wp:docPr id="45" name="그림 45" descr="3top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3top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8625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930DCE">
      <w:rPr>
        <w:b/>
        <w:bCs/>
      </w:rPr>
      <w:tab/>
    </w:r>
    <w:r w:rsidRPr="00C6385D">
      <w:rPr>
        <w:b/>
        <w:bCs/>
      </w:rPr>
      <w:fldChar w:fldCharType="begin"/>
    </w:r>
    <w:r w:rsidRPr="00C6385D">
      <w:rPr>
        <w:b/>
        <w:bCs/>
      </w:rPr>
      <w:instrText>PAGE   \* MERGEFORMAT</w:instrText>
    </w:r>
    <w:r w:rsidRPr="00C6385D">
      <w:rPr>
        <w:b/>
        <w:bCs/>
      </w:rPr>
      <w:fldChar w:fldCharType="separate"/>
    </w:r>
    <w:r w:rsidR="005C1701" w:rsidRPr="005C1701">
      <w:rPr>
        <w:b/>
        <w:bCs/>
        <w:noProof/>
        <w:lang w:val="ko-KR"/>
      </w:rPr>
      <w:t>3</w:t>
    </w:r>
    <w:r w:rsidRPr="00C6385D">
      <w:rPr>
        <w:b/>
        <w:bCs/>
      </w:rPr>
      <w:fldChar w:fldCharType="end"/>
    </w:r>
    <w:r w:rsidRPr="00930DCE">
      <w:rPr>
        <w:b/>
        <w:bCs/>
      </w:rPr>
      <w:tab/>
    </w:r>
    <w:r w:rsidRPr="00FE0754">
      <w:rPr>
        <w:rFonts w:hint="eastAsia"/>
        <w:bCs/>
        <w:sz w:val="16"/>
        <w:szCs w:val="16"/>
      </w:rPr>
      <w:t>Copyright 3top 201</w:t>
    </w:r>
    <w:del w:id="88" w:author="3top_user000" w:date="2018-07-18T10:17:00Z">
      <w:r w:rsidRPr="00FE0754" w:rsidDel="001360DE">
        <w:rPr>
          <w:rFonts w:hint="eastAsia"/>
          <w:bCs/>
          <w:sz w:val="16"/>
          <w:szCs w:val="16"/>
        </w:rPr>
        <w:delText>3</w:delText>
      </w:r>
    </w:del>
    <w:r>
      <w:rPr>
        <w:bCs/>
        <w:sz w:val="16"/>
        <w:szCs w:val="16"/>
      </w:rPr>
      <w:t>9</w:t>
    </w:r>
    <w:r w:rsidRPr="00FE0754">
      <w:rPr>
        <w:rFonts w:hint="eastAsia"/>
        <w:bCs/>
        <w:sz w:val="16"/>
        <w:szCs w:val="16"/>
      </w:rPr>
      <w:t xml:space="preserve"> All Rights</w:t>
    </w:r>
    <w:r w:rsidRPr="00FE0754">
      <w:rPr>
        <w:rFonts w:hint="eastAsia"/>
        <w:bCs/>
        <w:sz w:val="18"/>
        <w:szCs w:val="16"/>
      </w:rPr>
      <w:t xml:space="preserve"> Reserved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2BBDA5" w14:textId="77777777" w:rsidR="006600C5" w:rsidRDefault="006600C5">
      <w:r>
        <w:separator/>
      </w:r>
    </w:p>
  </w:footnote>
  <w:footnote w:type="continuationSeparator" w:id="0">
    <w:p w14:paraId="3C56266E" w14:textId="77777777" w:rsidR="006600C5" w:rsidRDefault="006600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A894DE" w14:textId="77777777" w:rsidR="00444A01" w:rsidRDefault="00444A01">
    <w:pPr>
      <w:pStyle w:val="a8"/>
      <w:ind w:rightChars="-166" w:right="-332"/>
      <w:jc w:val="right"/>
    </w:pPr>
  </w:p>
  <w:p w14:paraId="2063DA66" w14:textId="77777777" w:rsidR="00444A01" w:rsidRDefault="00444A01">
    <w:pPr>
      <w:pStyle w:val="a8"/>
      <w:jc w:val="right"/>
    </w:pPr>
  </w:p>
  <w:p w14:paraId="31BE350D" w14:textId="77777777" w:rsidR="00444A01" w:rsidRDefault="00444A01">
    <w:pPr>
      <w:pStyle w:val="a8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373" w:type="dxa"/>
      <w:tblInd w:w="10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V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2342"/>
      <w:gridCol w:w="2343"/>
      <w:gridCol w:w="2344"/>
      <w:gridCol w:w="2344"/>
    </w:tblGrid>
    <w:tr w:rsidR="00444A01" w:rsidRPr="00450C21" w14:paraId="6E90F3D4" w14:textId="77777777" w:rsidTr="00CC16C8">
      <w:trPr>
        <w:cantSplit/>
        <w:trHeight w:val="353"/>
      </w:trPr>
      <w:tc>
        <w:tcPr>
          <w:tcW w:w="9373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top w:w="0" w:type="dxa"/>
            <w:bottom w:w="0" w:type="dxa"/>
          </w:tcMar>
          <w:vAlign w:val="center"/>
        </w:tcPr>
        <w:p w14:paraId="3F139D93" w14:textId="77777777" w:rsidR="00444A01" w:rsidRPr="00EE3FF6" w:rsidRDefault="00444A01" w:rsidP="00B84AFE">
          <w:pPr>
            <w:spacing w:line="0" w:lineRule="atLeast"/>
            <w:jc w:val="center"/>
            <w:rPr>
              <w:b/>
              <w:bCs/>
              <w:sz w:val="32"/>
            </w:rPr>
          </w:pPr>
          <w:r w:rsidRPr="00EE3FF6">
            <w:rPr>
              <w:rFonts w:hint="eastAsia"/>
              <w:b/>
              <w:sz w:val="32"/>
            </w:rPr>
            <w:t>[</w:t>
          </w:r>
          <w:r>
            <w:rPr>
              <w:rFonts w:hint="eastAsia"/>
              <w:b/>
              <w:sz w:val="32"/>
            </w:rPr>
            <w:t>입점사</w:t>
          </w:r>
          <w:r w:rsidRPr="00EE3FF6">
            <w:rPr>
              <w:rFonts w:hint="eastAsia"/>
              <w:b/>
              <w:sz w:val="32"/>
            </w:rPr>
            <w:t>]</w:t>
          </w:r>
          <w:r w:rsidRPr="00EE3FF6">
            <w:rPr>
              <w:b/>
              <w:sz w:val="32"/>
            </w:rPr>
            <w:t xml:space="preserve"> </w:t>
          </w:r>
          <w:r w:rsidRPr="00EE3FF6">
            <w:rPr>
              <w:rFonts w:hint="eastAsia"/>
              <w:b/>
              <w:sz w:val="32"/>
            </w:rPr>
            <w:t>서비스 정책서</w:t>
          </w:r>
        </w:p>
      </w:tc>
    </w:tr>
    <w:tr w:rsidR="00444A01" w:rsidRPr="00450C21" w14:paraId="554A1881" w14:textId="77777777" w:rsidTr="00CC16C8">
      <w:trPr>
        <w:cantSplit/>
        <w:trHeight w:val="111"/>
      </w:trPr>
      <w:tc>
        <w:tcPr>
          <w:tcW w:w="2342" w:type="dxa"/>
          <w:tcBorders>
            <w:top w:val="single" w:sz="2" w:space="0" w:color="auto"/>
            <w:left w:val="single" w:sz="12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49E70DA4" w14:textId="77777777" w:rsidR="00444A01" w:rsidRPr="004B15C0" w:rsidRDefault="00444A01">
          <w:pPr>
            <w:spacing w:line="0" w:lineRule="atLeast"/>
            <w:jc w:val="center"/>
          </w:pPr>
          <w:r w:rsidRPr="004B15C0">
            <w:rPr>
              <w:rFonts w:hint="eastAsia"/>
            </w:rPr>
            <w:t>프로젝트</w:t>
          </w:r>
        </w:p>
      </w:tc>
      <w:tc>
        <w:tcPr>
          <w:tcW w:w="7031" w:type="dxa"/>
          <w:gridSpan w:val="3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12" w:space="0" w:color="auto"/>
          </w:tcBorders>
          <w:tcMar>
            <w:top w:w="0" w:type="dxa"/>
            <w:bottom w:w="0" w:type="dxa"/>
          </w:tcMar>
          <w:vAlign w:val="center"/>
        </w:tcPr>
        <w:p w14:paraId="40032FB5" w14:textId="77777777" w:rsidR="00444A01" w:rsidRPr="004B15C0" w:rsidRDefault="00444A01">
          <w:pPr>
            <w:tabs>
              <w:tab w:val="left" w:pos="1135"/>
            </w:tabs>
            <w:spacing w:line="0" w:lineRule="atLeast"/>
            <w:ind w:right="68"/>
          </w:pPr>
          <w:r w:rsidRPr="004B15C0">
            <w:rPr>
              <w:rFonts w:hint="eastAsia"/>
            </w:rPr>
            <w:t>ABC-MART 온라인 쇼핑몰 2.0 구축</w:t>
          </w:r>
        </w:p>
      </w:tc>
    </w:tr>
    <w:tr w:rsidR="00444A01" w:rsidRPr="00450C21" w14:paraId="52FCCBD9" w14:textId="77777777" w:rsidTr="00CC16C8">
      <w:trPr>
        <w:cantSplit/>
        <w:trHeight w:val="111"/>
      </w:trPr>
      <w:tc>
        <w:tcPr>
          <w:tcW w:w="2342" w:type="dxa"/>
          <w:tcBorders>
            <w:top w:val="single" w:sz="2" w:space="0" w:color="auto"/>
            <w:left w:val="single" w:sz="12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169B0055" w14:textId="77777777" w:rsidR="00444A01" w:rsidRPr="004B15C0" w:rsidRDefault="00444A01" w:rsidP="008A43B6">
          <w:pPr>
            <w:spacing w:line="0" w:lineRule="atLeast"/>
            <w:jc w:val="center"/>
          </w:pPr>
          <w:r w:rsidRPr="004B15C0">
            <w:rPr>
              <w:rFonts w:hint="eastAsia"/>
            </w:rPr>
            <w:t>작성자</w:t>
          </w:r>
        </w:p>
      </w:tc>
      <w:tc>
        <w:tcPr>
          <w:tcW w:w="2343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53686CD5" w14:textId="77777777" w:rsidR="00444A01" w:rsidRPr="004B15C0" w:rsidRDefault="00444A01" w:rsidP="00711C1E">
          <w:pPr>
            <w:spacing w:line="0" w:lineRule="atLeast"/>
            <w:jc w:val="center"/>
          </w:pPr>
          <w:r>
            <w:rPr>
              <w:rFonts w:hint="eastAsia"/>
            </w:rPr>
            <w:t>윤예지</w:t>
          </w:r>
        </w:p>
      </w:tc>
      <w:tc>
        <w:tcPr>
          <w:tcW w:w="2344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68240ACE" w14:textId="77777777" w:rsidR="00444A01" w:rsidRPr="004B15C0" w:rsidRDefault="00444A01" w:rsidP="008A43B6">
          <w:pPr>
            <w:spacing w:line="0" w:lineRule="atLeast"/>
            <w:jc w:val="center"/>
          </w:pPr>
          <w:r w:rsidRPr="004B15C0">
            <w:rPr>
              <w:rFonts w:hint="eastAsia"/>
            </w:rPr>
            <w:t>작성일</w:t>
          </w:r>
        </w:p>
      </w:tc>
      <w:tc>
        <w:tcPr>
          <w:tcW w:w="2344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12" w:space="0" w:color="auto"/>
          </w:tcBorders>
          <w:tcMar>
            <w:top w:w="0" w:type="dxa"/>
            <w:bottom w:w="0" w:type="dxa"/>
          </w:tcMar>
          <w:vAlign w:val="center"/>
        </w:tcPr>
        <w:p w14:paraId="49BF8276" w14:textId="4CDBC91C" w:rsidR="00444A01" w:rsidRPr="004B15C0" w:rsidRDefault="00444A01" w:rsidP="007E5D4B">
          <w:pPr>
            <w:tabs>
              <w:tab w:val="left" w:pos="1135"/>
            </w:tabs>
            <w:spacing w:line="0" w:lineRule="atLeast"/>
            <w:ind w:right="68"/>
            <w:jc w:val="center"/>
          </w:pPr>
          <w:r w:rsidRPr="004B15C0">
            <w:t>20</w:t>
          </w:r>
          <w:r w:rsidRPr="004B15C0">
            <w:rPr>
              <w:rFonts w:hint="eastAsia"/>
            </w:rPr>
            <w:t>1</w:t>
          </w:r>
          <w:r>
            <w:t>9</w:t>
          </w:r>
          <w:r>
            <w:rPr>
              <w:rFonts w:hint="eastAsia"/>
            </w:rPr>
            <w:t>-</w:t>
          </w:r>
          <w:r>
            <w:t>04</w:t>
          </w:r>
          <w:r w:rsidRPr="004B15C0">
            <w:rPr>
              <w:rFonts w:hint="eastAsia"/>
            </w:rPr>
            <w:t>-</w:t>
          </w:r>
          <w:r>
            <w:t>04</w:t>
          </w:r>
        </w:p>
      </w:tc>
    </w:tr>
    <w:tr w:rsidR="00444A01" w:rsidRPr="00450C21" w14:paraId="1D20C4FA" w14:textId="77777777" w:rsidTr="00CC16C8">
      <w:trPr>
        <w:cantSplit/>
        <w:trHeight w:val="207"/>
      </w:trPr>
      <w:tc>
        <w:tcPr>
          <w:tcW w:w="2342" w:type="dxa"/>
          <w:tcBorders>
            <w:top w:val="single" w:sz="4" w:space="0" w:color="auto"/>
            <w:bottom w:val="single" w:sz="12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47251BA6" w14:textId="77777777" w:rsidR="00444A01" w:rsidRPr="004B15C0" w:rsidRDefault="00444A01" w:rsidP="00AC3467">
          <w:pPr>
            <w:spacing w:line="0" w:lineRule="atLeast"/>
            <w:jc w:val="center"/>
          </w:pPr>
          <w:r w:rsidRPr="004B15C0">
            <w:rPr>
              <w:rFonts w:hint="eastAsia"/>
            </w:rPr>
            <w:t>승인자</w:t>
          </w:r>
        </w:p>
      </w:tc>
      <w:tc>
        <w:tcPr>
          <w:tcW w:w="2343" w:type="dxa"/>
          <w:tcBorders>
            <w:top w:val="single" w:sz="4" w:space="0" w:color="auto"/>
            <w:left w:val="single" w:sz="4" w:space="0" w:color="auto"/>
            <w:bottom w:val="single" w:sz="12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75A284A5" w14:textId="77777777" w:rsidR="00444A01" w:rsidRPr="004B15C0" w:rsidRDefault="00444A01" w:rsidP="00711C1E">
          <w:pPr>
            <w:spacing w:line="0" w:lineRule="atLeast"/>
            <w:jc w:val="center"/>
          </w:pPr>
        </w:p>
      </w:tc>
      <w:tc>
        <w:tcPr>
          <w:tcW w:w="2344" w:type="dxa"/>
          <w:tcBorders>
            <w:top w:val="single" w:sz="4" w:space="0" w:color="auto"/>
            <w:left w:val="single" w:sz="4" w:space="0" w:color="auto"/>
            <w:bottom w:val="single" w:sz="12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76C7A9DF" w14:textId="77777777" w:rsidR="00444A01" w:rsidRPr="004B15C0" w:rsidRDefault="00444A01">
          <w:pPr>
            <w:spacing w:line="0" w:lineRule="atLeast"/>
            <w:jc w:val="center"/>
          </w:pPr>
          <w:r w:rsidRPr="004B15C0">
            <w:rPr>
              <w:rFonts w:hint="eastAsia"/>
            </w:rPr>
            <w:t>승인일</w:t>
          </w:r>
        </w:p>
      </w:tc>
      <w:tc>
        <w:tcPr>
          <w:tcW w:w="2344" w:type="dxa"/>
          <w:tcBorders>
            <w:top w:val="single" w:sz="4" w:space="0" w:color="auto"/>
            <w:left w:val="single" w:sz="4" w:space="0" w:color="auto"/>
            <w:bottom w:val="single" w:sz="12" w:space="0" w:color="auto"/>
          </w:tcBorders>
          <w:tcMar>
            <w:top w:w="0" w:type="dxa"/>
            <w:bottom w:w="0" w:type="dxa"/>
          </w:tcMar>
          <w:vAlign w:val="center"/>
        </w:tcPr>
        <w:p w14:paraId="64CCBAA2" w14:textId="77777777" w:rsidR="00444A01" w:rsidRPr="004B15C0" w:rsidRDefault="00444A01" w:rsidP="00711C1E">
          <w:pPr>
            <w:spacing w:line="0" w:lineRule="atLeast"/>
            <w:jc w:val="center"/>
          </w:pPr>
        </w:p>
      </w:tc>
    </w:tr>
  </w:tbl>
  <w:p w14:paraId="0D31626C" w14:textId="77777777" w:rsidR="00444A01" w:rsidRPr="00450C21" w:rsidRDefault="00444A01" w:rsidP="00B338C1">
    <w:pPr>
      <w:pStyle w:val="a8"/>
      <w:ind w:right="1000"/>
      <w:rPr>
        <w:rFonts w:ascii="나눔고딕" w:eastAsia="나눔고딕" w:hAnsi="나눔고딕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2E387F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2" w15:restartNumberingAfterBreak="0">
    <w:nsid w:val="03D10A0A"/>
    <w:multiLevelType w:val="hybridMultilevel"/>
    <w:tmpl w:val="9DE4E090"/>
    <w:lvl w:ilvl="0" w:tplc="7A4645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9C88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C627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6CAF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8802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B22E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6AE0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BE83D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0A41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47518F2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4" w15:restartNumberingAfterBreak="0">
    <w:nsid w:val="0531523C"/>
    <w:multiLevelType w:val="hybridMultilevel"/>
    <w:tmpl w:val="09F6A24C"/>
    <w:lvl w:ilvl="0" w:tplc="B36001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C251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1CA9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FAFB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7607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385E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E2D3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08CF2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005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30D0A56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6" w15:restartNumberingAfterBreak="0">
    <w:nsid w:val="138F12F9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7" w15:restartNumberingAfterBreak="0">
    <w:nsid w:val="1B665620"/>
    <w:multiLevelType w:val="hybridMultilevel"/>
    <w:tmpl w:val="8604A9AC"/>
    <w:lvl w:ilvl="0" w:tplc="C2C22A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08BA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BEAA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061A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1A56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222B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28B3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E01E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EA5B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CBB663E"/>
    <w:multiLevelType w:val="hybridMultilevel"/>
    <w:tmpl w:val="44F03EAC"/>
    <w:lvl w:ilvl="0" w:tplc="ADCC19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18D1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7256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0C80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A9A3B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025E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8086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D68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6EF3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DEA6189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10" w15:restartNumberingAfterBreak="0">
    <w:nsid w:val="1DF02EDD"/>
    <w:multiLevelType w:val="hybridMultilevel"/>
    <w:tmpl w:val="37E6E856"/>
    <w:lvl w:ilvl="0" w:tplc="C7F8FE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6E32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6CDB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B6C2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F270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BCA7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8883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B20E9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592B2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1F9A18E5"/>
    <w:multiLevelType w:val="hybridMultilevel"/>
    <w:tmpl w:val="684A366E"/>
    <w:lvl w:ilvl="0" w:tplc="9998C9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E69E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CA7D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0EC3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4A51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A8C6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468C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1C60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DE41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04365C3"/>
    <w:multiLevelType w:val="hybridMultilevel"/>
    <w:tmpl w:val="6DE0C348"/>
    <w:lvl w:ilvl="0" w:tplc="15A494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3C0D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D298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F211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6A06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8E465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4478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38CC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F26F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39B2A63"/>
    <w:multiLevelType w:val="hybridMultilevel"/>
    <w:tmpl w:val="1674ACD6"/>
    <w:lvl w:ilvl="0" w:tplc="A83C7326">
      <w:start w:val="1"/>
      <w:numFmt w:val="ganada"/>
      <w:pStyle w:val="a"/>
      <w:lvlText w:val="%1."/>
      <w:lvlJc w:val="left"/>
      <w:pPr>
        <w:ind w:left="542" w:hanging="40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942" w:hanging="400"/>
      </w:pPr>
    </w:lvl>
    <w:lvl w:ilvl="2" w:tplc="FFFFFFFF" w:tentative="1">
      <w:start w:val="1"/>
      <w:numFmt w:val="lowerRoman"/>
      <w:lvlText w:val="%3."/>
      <w:lvlJc w:val="right"/>
      <w:pPr>
        <w:ind w:left="1342" w:hanging="400"/>
      </w:pPr>
    </w:lvl>
    <w:lvl w:ilvl="3" w:tplc="FFFFFFFF" w:tentative="1">
      <w:start w:val="1"/>
      <w:numFmt w:val="decimal"/>
      <w:lvlText w:val="%4."/>
      <w:lvlJc w:val="left"/>
      <w:pPr>
        <w:ind w:left="1742" w:hanging="400"/>
      </w:pPr>
    </w:lvl>
    <w:lvl w:ilvl="4" w:tplc="FFFFFFFF" w:tentative="1">
      <w:start w:val="1"/>
      <w:numFmt w:val="upperLetter"/>
      <w:lvlText w:val="%5."/>
      <w:lvlJc w:val="left"/>
      <w:pPr>
        <w:ind w:left="2142" w:hanging="400"/>
      </w:pPr>
    </w:lvl>
    <w:lvl w:ilvl="5" w:tplc="FFFFFFFF" w:tentative="1">
      <w:start w:val="1"/>
      <w:numFmt w:val="lowerRoman"/>
      <w:lvlText w:val="%6."/>
      <w:lvlJc w:val="right"/>
      <w:pPr>
        <w:ind w:left="2542" w:hanging="400"/>
      </w:pPr>
    </w:lvl>
    <w:lvl w:ilvl="6" w:tplc="FFFFFFFF" w:tentative="1">
      <w:start w:val="1"/>
      <w:numFmt w:val="decimal"/>
      <w:lvlText w:val="%7."/>
      <w:lvlJc w:val="left"/>
      <w:pPr>
        <w:ind w:left="2942" w:hanging="400"/>
      </w:pPr>
    </w:lvl>
    <w:lvl w:ilvl="7" w:tplc="FFFFFFFF" w:tentative="1">
      <w:start w:val="1"/>
      <w:numFmt w:val="upperLetter"/>
      <w:lvlText w:val="%8."/>
      <w:lvlJc w:val="left"/>
      <w:pPr>
        <w:ind w:left="3342" w:hanging="400"/>
      </w:pPr>
    </w:lvl>
    <w:lvl w:ilvl="8" w:tplc="FFFFFFFF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4" w15:restartNumberingAfterBreak="0">
    <w:nsid w:val="25D217B3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15" w15:restartNumberingAfterBreak="0">
    <w:nsid w:val="25F56018"/>
    <w:multiLevelType w:val="hybridMultilevel"/>
    <w:tmpl w:val="6BAE80FA"/>
    <w:lvl w:ilvl="0" w:tplc="657827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E62D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33CF0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D4D2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84C3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9C9F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3888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AE65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62C0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2E0F26AF"/>
    <w:multiLevelType w:val="hybridMultilevel"/>
    <w:tmpl w:val="76622028"/>
    <w:lvl w:ilvl="0" w:tplc="FADECF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C6F2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B686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D029C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9685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1AEC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0A91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8262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AE45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2E424BC9"/>
    <w:multiLevelType w:val="hybridMultilevel"/>
    <w:tmpl w:val="17800B84"/>
    <w:lvl w:ilvl="0" w:tplc="56EE734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 Unicode MS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2E594DB8"/>
    <w:multiLevelType w:val="hybridMultilevel"/>
    <w:tmpl w:val="AC40C1C6"/>
    <w:lvl w:ilvl="0" w:tplc="739824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1A81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4ED0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76CC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1028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4ABC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C00F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776F9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F640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32A523AC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20" w15:restartNumberingAfterBreak="0">
    <w:nsid w:val="36592F3E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21" w15:restartNumberingAfterBreak="0">
    <w:nsid w:val="36CB4958"/>
    <w:multiLevelType w:val="hybridMultilevel"/>
    <w:tmpl w:val="03AC406A"/>
    <w:lvl w:ilvl="0" w:tplc="C884E28A">
      <w:start w:val="1"/>
      <w:numFmt w:val="bullet"/>
      <w:lvlText w:val="•"/>
      <w:lvlJc w:val="left"/>
      <w:pPr>
        <w:tabs>
          <w:tab w:val="num" w:pos="1354"/>
        </w:tabs>
        <w:ind w:left="1354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8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4" w:hanging="400"/>
      </w:pPr>
      <w:rPr>
        <w:rFonts w:ascii="Wingdings" w:hAnsi="Wingdings" w:hint="default"/>
      </w:rPr>
    </w:lvl>
  </w:abstractNum>
  <w:abstractNum w:abstractNumId="22" w15:restartNumberingAfterBreak="0">
    <w:nsid w:val="37296414"/>
    <w:multiLevelType w:val="hybridMultilevel"/>
    <w:tmpl w:val="39FABB8E"/>
    <w:lvl w:ilvl="0" w:tplc="E8746EE2">
      <w:start w:val="1"/>
      <w:numFmt w:val="bullet"/>
      <w:pStyle w:val="20"/>
      <w:lvlText w:val="-"/>
      <w:lvlJc w:val="left"/>
      <w:pPr>
        <w:tabs>
          <w:tab w:val="num" w:pos="930"/>
        </w:tabs>
        <w:ind w:left="907" w:hanging="340"/>
      </w:pPr>
      <w:rPr>
        <w:rFonts w:ascii="바탕체" w:eastAsia="바탕체" w:hAnsi="바탕체" w:hint="eastAsia"/>
      </w:rPr>
    </w:lvl>
    <w:lvl w:ilvl="1" w:tplc="FFFFFFFF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37992D35"/>
    <w:multiLevelType w:val="hybridMultilevel"/>
    <w:tmpl w:val="243C7446"/>
    <w:lvl w:ilvl="0" w:tplc="40BAA9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AE4C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9B263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9C73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72C6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4C1F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0283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7011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6442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38542F9C"/>
    <w:multiLevelType w:val="hybridMultilevel"/>
    <w:tmpl w:val="3FBA4540"/>
    <w:lvl w:ilvl="0" w:tplc="28F83C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9459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DA21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2269E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30D9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3EF6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F22C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ACB6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025E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3AD368D9"/>
    <w:multiLevelType w:val="hybridMultilevel"/>
    <w:tmpl w:val="2A9C0C08"/>
    <w:lvl w:ilvl="0" w:tplc="0EC021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374BE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6665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1A88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9261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C00D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70FC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EC72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566BA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3F427D22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27" w15:restartNumberingAfterBreak="0">
    <w:nsid w:val="40040F2A"/>
    <w:multiLevelType w:val="hybridMultilevel"/>
    <w:tmpl w:val="EBD8641C"/>
    <w:lvl w:ilvl="0" w:tplc="EA0C5A72">
      <w:numFmt w:val="bullet"/>
      <w:lvlText w:val="•"/>
      <w:lvlJc w:val="left"/>
      <w:pPr>
        <w:ind w:left="2134" w:hanging="400"/>
      </w:pPr>
      <w:rPr>
        <w:rFonts w:ascii="맑은 고딕" w:eastAsia="맑은 고딕" w:hAnsi="맑은 고딕" w:cs="Times New Roman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25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34" w:hanging="400"/>
      </w:pPr>
      <w:rPr>
        <w:rFonts w:ascii="Wingdings" w:hAnsi="Wingdings" w:hint="default"/>
      </w:rPr>
    </w:lvl>
  </w:abstractNum>
  <w:abstractNum w:abstractNumId="28" w15:restartNumberingAfterBreak="0">
    <w:nsid w:val="46C959D9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29" w15:restartNumberingAfterBreak="0">
    <w:nsid w:val="47CC3039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30" w15:restartNumberingAfterBreak="0">
    <w:nsid w:val="4B583570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31" w15:restartNumberingAfterBreak="0">
    <w:nsid w:val="4ED874C5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32" w15:restartNumberingAfterBreak="0">
    <w:nsid w:val="549F25B1"/>
    <w:multiLevelType w:val="multilevel"/>
    <w:tmpl w:val="8BE2F3A2"/>
    <w:lvl w:ilvl="0">
      <w:start w:val="1"/>
      <w:numFmt w:val="decimal"/>
      <w:pStyle w:val="-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-2"/>
      <w:lvlText w:val="%1.%2"/>
      <w:lvlJc w:val="left"/>
      <w:pPr>
        <w:ind w:left="992" w:hanging="567"/>
      </w:pPr>
      <w:rPr>
        <w:rFonts w:hint="eastAsia"/>
        <w:lang w:eastAsia="ko-KR"/>
      </w:rPr>
    </w:lvl>
    <w:lvl w:ilvl="2">
      <w:start w:val="1"/>
      <w:numFmt w:val="decimal"/>
      <w:pStyle w:val="-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bullet"/>
      <w:pStyle w:val="a0"/>
      <w:lvlText w:val=""/>
      <w:lvlJc w:val="left"/>
      <w:pPr>
        <w:ind w:left="1984" w:hanging="708"/>
      </w:pPr>
      <w:rPr>
        <w:rFonts w:ascii="Wingdings" w:hAnsi="Wingdings" w:hint="default"/>
      </w:rPr>
    </w:lvl>
    <w:lvl w:ilvl="4">
      <w:start w:val="1"/>
      <w:numFmt w:val="bullet"/>
      <w:pStyle w:val="21"/>
      <w:lvlText w:val=""/>
      <w:lvlJc w:val="left"/>
      <w:pPr>
        <w:ind w:left="2551" w:hanging="850"/>
      </w:pPr>
      <w:rPr>
        <w:rFonts w:ascii="Wingdings" w:hAnsi="Wingdings"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3" w15:restartNumberingAfterBreak="0">
    <w:nsid w:val="54B26CD4"/>
    <w:multiLevelType w:val="hybridMultilevel"/>
    <w:tmpl w:val="7BD89636"/>
    <w:lvl w:ilvl="0" w:tplc="39387B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EA14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48E1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3030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B20A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F5813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3074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EEC4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1030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551E2F8F"/>
    <w:multiLevelType w:val="hybridMultilevel"/>
    <w:tmpl w:val="FD206D7A"/>
    <w:lvl w:ilvl="0" w:tplc="709814DA">
      <w:start w:val="1"/>
      <w:numFmt w:val="bullet"/>
      <w:lvlText w:val="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35" w15:restartNumberingAfterBreak="0">
    <w:nsid w:val="59FF4AEC"/>
    <w:multiLevelType w:val="hybridMultilevel"/>
    <w:tmpl w:val="F74485B8"/>
    <w:lvl w:ilvl="0" w:tplc="C884E28A">
      <w:start w:val="1"/>
      <w:numFmt w:val="bullet"/>
      <w:lvlText w:val="•"/>
      <w:lvlJc w:val="left"/>
      <w:pPr>
        <w:tabs>
          <w:tab w:val="num" w:pos="1354"/>
        </w:tabs>
        <w:ind w:left="1354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8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4" w:hanging="400"/>
      </w:pPr>
      <w:rPr>
        <w:rFonts w:ascii="Wingdings" w:hAnsi="Wingdings" w:hint="default"/>
      </w:rPr>
    </w:lvl>
  </w:abstractNum>
  <w:abstractNum w:abstractNumId="36" w15:restartNumberingAfterBreak="0">
    <w:nsid w:val="5A3C6884"/>
    <w:multiLevelType w:val="hybridMultilevel"/>
    <w:tmpl w:val="971A53AE"/>
    <w:lvl w:ilvl="0" w:tplc="C884E2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B2E9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724B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CE1B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64F0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EAEA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7BC71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EAE68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4C6E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5B260B11"/>
    <w:multiLevelType w:val="hybridMultilevel"/>
    <w:tmpl w:val="F71211DE"/>
    <w:lvl w:ilvl="0" w:tplc="DA1E5CF2">
      <w:start w:val="1"/>
      <w:numFmt w:val="bullet"/>
      <w:pStyle w:val="a1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5D432C0C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39" w15:restartNumberingAfterBreak="0">
    <w:nsid w:val="5E646808"/>
    <w:multiLevelType w:val="multilevel"/>
    <w:tmpl w:val="4AC28432"/>
    <w:styleLink w:val="10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hint="default"/>
        <w:color w:val="auto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bullet"/>
      <w:lvlText w:val=""/>
      <w:lvlJc w:val="left"/>
      <w:pPr>
        <w:ind w:left="1984" w:hanging="708"/>
      </w:pPr>
      <w:rPr>
        <w:rFonts w:ascii="Wingdings" w:hAnsi="Wingdings" w:hint="default"/>
      </w:rPr>
    </w:lvl>
    <w:lvl w:ilvl="4">
      <w:start w:val="1"/>
      <w:numFmt w:val="bullet"/>
      <w:lvlText w:val="•"/>
      <w:lvlJc w:val="left"/>
      <w:pPr>
        <w:ind w:left="2551" w:hanging="850"/>
      </w:pPr>
      <w:rPr>
        <w:rFonts w:ascii="맑은 고딕" w:eastAsia="맑은 고딕" w:hAnsi="맑은 고딕" w:hint="eastAsia"/>
        <w:color w:val="auto"/>
      </w:r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5F1869A8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41" w15:restartNumberingAfterBreak="0">
    <w:nsid w:val="61302741"/>
    <w:multiLevelType w:val="hybridMultilevel"/>
    <w:tmpl w:val="35848160"/>
    <w:lvl w:ilvl="0" w:tplc="9F249E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2491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8650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96DF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F057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0E1D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129D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28D4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4AE8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62C56C73"/>
    <w:multiLevelType w:val="hybridMultilevel"/>
    <w:tmpl w:val="AB102B44"/>
    <w:lvl w:ilvl="0" w:tplc="2B6049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B209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8A44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78A7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4ADA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0082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4CE6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8653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4A44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64584A62"/>
    <w:multiLevelType w:val="hybridMultilevel"/>
    <w:tmpl w:val="34BA1CDE"/>
    <w:lvl w:ilvl="0" w:tplc="09542C76">
      <w:numFmt w:val="bullet"/>
      <w:lvlText w:val="※"/>
      <w:lvlJc w:val="left"/>
      <w:pPr>
        <w:ind w:left="556" w:hanging="360"/>
      </w:pPr>
      <w:rPr>
        <w:rFonts w:ascii="맑은 고딕" w:eastAsia="맑은 고딕" w:hAnsi="맑은 고딕" w:cs="Times New Roman" w:hint="eastAsia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9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9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96" w:hanging="400"/>
      </w:pPr>
      <w:rPr>
        <w:rFonts w:ascii="Wingdings" w:hAnsi="Wingdings" w:hint="default"/>
      </w:rPr>
    </w:lvl>
  </w:abstractNum>
  <w:abstractNum w:abstractNumId="44" w15:restartNumberingAfterBreak="0">
    <w:nsid w:val="65025401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45" w15:restartNumberingAfterBreak="0">
    <w:nsid w:val="6B950374"/>
    <w:multiLevelType w:val="hybridMultilevel"/>
    <w:tmpl w:val="55286A90"/>
    <w:lvl w:ilvl="0" w:tplc="748C7E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86A3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1CF9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A85B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761C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6492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5038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EACF8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4CA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6C455533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47" w15:restartNumberingAfterBreak="0">
    <w:nsid w:val="6D4E273A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48" w15:restartNumberingAfterBreak="0">
    <w:nsid w:val="702628BB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49" w15:restartNumberingAfterBreak="0">
    <w:nsid w:val="711048AD"/>
    <w:multiLevelType w:val="hybridMultilevel"/>
    <w:tmpl w:val="B49067A6"/>
    <w:lvl w:ilvl="0" w:tplc="BCF200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1EA5D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6AD7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5E25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18E5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C64C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3C7D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2880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7A72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0" w15:restartNumberingAfterBreak="0">
    <w:nsid w:val="719C4488"/>
    <w:multiLevelType w:val="hybridMultilevel"/>
    <w:tmpl w:val="A1D299C2"/>
    <w:lvl w:ilvl="0" w:tplc="2EF851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7471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5EE9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08E1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A807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328D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FDEBB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A640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A0D9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1" w15:restartNumberingAfterBreak="0">
    <w:nsid w:val="719E0723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52" w15:restartNumberingAfterBreak="0">
    <w:nsid w:val="75337738"/>
    <w:multiLevelType w:val="multilevel"/>
    <w:tmpl w:val="DD98BEBA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  <w:lang w:eastAsia="ko-KR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bullet"/>
      <w:lvlText w:val=""/>
      <w:lvlJc w:val="left"/>
      <w:pPr>
        <w:ind w:left="1418" w:hanging="708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ind w:left="2551" w:hanging="850"/>
      </w:pPr>
      <w:rPr>
        <w:rFonts w:ascii="Wingdings" w:hAnsi="Wingdings"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3" w15:restartNumberingAfterBreak="0">
    <w:nsid w:val="7A490C79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54" w15:restartNumberingAfterBreak="0">
    <w:nsid w:val="7C313AC4"/>
    <w:multiLevelType w:val="hybridMultilevel"/>
    <w:tmpl w:val="5AE68A1C"/>
    <w:lvl w:ilvl="0" w:tplc="F5A418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C495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16D2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4E23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C489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38C2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8E39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B4D9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DEA38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22"/>
  </w:num>
  <w:num w:numId="3">
    <w:abstractNumId w:val="32"/>
  </w:num>
  <w:num w:numId="4">
    <w:abstractNumId w:val="39"/>
  </w:num>
  <w:num w:numId="5">
    <w:abstractNumId w:val="19"/>
  </w:num>
  <w:num w:numId="6">
    <w:abstractNumId w:val="13"/>
  </w:num>
  <w:num w:numId="7">
    <w:abstractNumId w:val="53"/>
  </w:num>
  <w:num w:numId="8">
    <w:abstractNumId w:val="3"/>
  </w:num>
  <w:num w:numId="9">
    <w:abstractNumId w:val="20"/>
  </w:num>
  <w:num w:numId="10">
    <w:abstractNumId w:val="9"/>
  </w:num>
  <w:num w:numId="11">
    <w:abstractNumId w:val="51"/>
  </w:num>
  <w:num w:numId="12">
    <w:abstractNumId w:val="6"/>
  </w:num>
  <w:num w:numId="13">
    <w:abstractNumId w:val="28"/>
  </w:num>
  <w:num w:numId="14">
    <w:abstractNumId w:val="26"/>
  </w:num>
  <w:num w:numId="15">
    <w:abstractNumId w:val="30"/>
  </w:num>
  <w:num w:numId="16">
    <w:abstractNumId w:val="5"/>
  </w:num>
  <w:num w:numId="17">
    <w:abstractNumId w:val="14"/>
  </w:num>
  <w:num w:numId="18">
    <w:abstractNumId w:val="46"/>
  </w:num>
  <w:num w:numId="19">
    <w:abstractNumId w:val="38"/>
  </w:num>
  <w:num w:numId="20">
    <w:abstractNumId w:val="47"/>
  </w:num>
  <w:num w:numId="21">
    <w:abstractNumId w:val="1"/>
  </w:num>
  <w:num w:numId="22">
    <w:abstractNumId w:val="48"/>
  </w:num>
  <w:num w:numId="23">
    <w:abstractNumId w:val="31"/>
  </w:num>
  <w:num w:numId="24">
    <w:abstractNumId w:val="29"/>
  </w:num>
  <w:num w:numId="25">
    <w:abstractNumId w:val="44"/>
  </w:num>
  <w:num w:numId="26">
    <w:abstractNumId w:val="40"/>
  </w:num>
  <w:num w:numId="27">
    <w:abstractNumId w:val="27"/>
  </w:num>
  <w:num w:numId="28">
    <w:abstractNumId w:val="17"/>
  </w:num>
  <w:num w:numId="29">
    <w:abstractNumId w:val="37"/>
  </w:num>
  <w:num w:numId="30">
    <w:abstractNumId w:val="43"/>
  </w:num>
  <w:num w:numId="3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52"/>
  </w:num>
  <w:num w:numId="36">
    <w:abstractNumId w:val="34"/>
  </w:num>
  <w:num w:numId="37">
    <w:abstractNumId w:val="24"/>
  </w:num>
  <w:num w:numId="38">
    <w:abstractNumId w:val="54"/>
  </w:num>
  <w:num w:numId="39">
    <w:abstractNumId w:val="16"/>
  </w:num>
  <w:num w:numId="40">
    <w:abstractNumId w:val="7"/>
  </w:num>
  <w:num w:numId="41">
    <w:abstractNumId w:val="49"/>
  </w:num>
  <w:num w:numId="42">
    <w:abstractNumId w:val="41"/>
  </w:num>
  <w:num w:numId="43">
    <w:abstractNumId w:val="10"/>
  </w:num>
  <w:num w:numId="44">
    <w:abstractNumId w:val="50"/>
  </w:num>
  <w:num w:numId="45">
    <w:abstractNumId w:val="8"/>
  </w:num>
  <w:num w:numId="46">
    <w:abstractNumId w:val="12"/>
  </w:num>
  <w:num w:numId="47">
    <w:abstractNumId w:val="25"/>
  </w:num>
  <w:num w:numId="48">
    <w:abstractNumId w:val="23"/>
  </w:num>
  <w:num w:numId="49">
    <w:abstractNumId w:val="15"/>
  </w:num>
  <w:num w:numId="50">
    <w:abstractNumId w:val="4"/>
  </w:num>
  <w:num w:numId="51">
    <w:abstractNumId w:val="36"/>
  </w:num>
  <w:num w:numId="52">
    <w:abstractNumId w:val="2"/>
  </w:num>
  <w:num w:numId="53">
    <w:abstractNumId w:val="18"/>
  </w:num>
  <w:num w:numId="54">
    <w:abstractNumId w:val="45"/>
  </w:num>
  <w:num w:numId="55">
    <w:abstractNumId w:val="11"/>
  </w:num>
  <w:num w:numId="56">
    <w:abstractNumId w:val="42"/>
  </w:num>
  <w:num w:numId="57">
    <w:abstractNumId w:val="33"/>
  </w:num>
  <w:num w:numId="58">
    <w:abstractNumId w:val="35"/>
  </w:num>
  <w:num w:numId="59">
    <w:abstractNumId w:val="21"/>
  </w:num>
  <w:numIdMacAtCleanup w:val="59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김 경훈">
    <w15:presenceInfo w15:providerId="Windows Live" w15:userId="27eaa80ad7c45614"/>
  </w15:person>
  <w15:person w15:author="3top_user000">
    <w15:presenceInfo w15:providerId="None" w15:userId="3top_user0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29F"/>
    <w:rsid w:val="00000F91"/>
    <w:rsid w:val="00002632"/>
    <w:rsid w:val="0000493F"/>
    <w:rsid w:val="00011471"/>
    <w:rsid w:val="00012480"/>
    <w:rsid w:val="00012B30"/>
    <w:rsid w:val="00013FF4"/>
    <w:rsid w:val="000150C1"/>
    <w:rsid w:val="00015D19"/>
    <w:rsid w:val="000166A3"/>
    <w:rsid w:val="000202DE"/>
    <w:rsid w:val="000227FA"/>
    <w:rsid w:val="00025E02"/>
    <w:rsid w:val="0002702C"/>
    <w:rsid w:val="0003019E"/>
    <w:rsid w:val="00032E8D"/>
    <w:rsid w:val="000342F5"/>
    <w:rsid w:val="0003464C"/>
    <w:rsid w:val="00044D2C"/>
    <w:rsid w:val="00044F68"/>
    <w:rsid w:val="00045EE0"/>
    <w:rsid w:val="00047468"/>
    <w:rsid w:val="00054EAD"/>
    <w:rsid w:val="0005602C"/>
    <w:rsid w:val="000564D9"/>
    <w:rsid w:val="00060B89"/>
    <w:rsid w:val="00065994"/>
    <w:rsid w:val="00066E4A"/>
    <w:rsid w:val="00067DE7"/>
    <w:rsid w:val="00071AB8"/>
    <w:rsid w:val="000765B3"/>
    <w:rsid w:val="0007661A"/>
    <w:rsid w:val="00077461"/>
    <w:rsid w:val="00077D5E"/>
    <w:rsid w:val="00080079"/>
    <w:rsid w:val="000849A3"/>
    <w:rsid w:val="00086796"/>
    <w:rsid w:val="0009095E"/>
    <w:rsid w:val="00094D48"/>
    <w:rsid w:val="00095C06"/>
    <w:rsid w:val="0009647F"/>
    <w:rsid w:val="000A4532"/>
    <w:rsid w:val="000A7223"/>
    <w:rsid w:val="000B0D7E"/>
    <w:rsid w:val="000B1590"/>
    <w:rsid w:val="000B2680"/>
    <w:rsid w:val="000B3046"/>
    <w:rsid w:val="000B6ACD"/>
    <w:rsid w:val="000B71C6"/>
    <w:rsid w:val="000C48FA"/>
    <w:rsid w:val="000C5192"/>
    <w:rsid w:val="000C7303"/>
    <w:rsid w:val="000D05FD"/>
    <w:rsid w:val="000D06FC"/>
    <w:rsid w:val="000D0AC7"/>
    <w:rsid w:val="000D0CFA"/>
    <w:rsid w:val="000D1D45"/>
    <w:rsid w:val="000E0FE4"/>
    <w:rsid w:val="000E1E5D"/>
    <w:rsid w:val="000E5434"/>
    <w:rsid w:val="000E5523"/>
    <w:rsid w:val="000E7BA3"/>
    <w:rsid w:val="000F10EE"/>
    <w:rsid w:val="000F16EB"/>
    <w:rsid w:val="000F1706"/>
    <w:rsid w:val="000F3AF2"/>
    <w:rsid w:val="000F673E"/>
    <w:rsid w:val="001027FF"/>
    <w:rsid w:val="001046D5"/>
    <w:rsid w:val="0010737E"/>
    <w:rsid w:val="00107DC0"/>
    <w:rsid w:val="0011067B"/>
    <w:rsid w:val="00112E0C"/>
    <w:rsid w:val="0011573D"/>
    <w:rsid w:val="00120843"/>
    <w:rsid w:val="00120BCA"/>
    <w:rsid w:val="00120EF4"/>
    <w:rsid w:val="00120FBB"/>
    <w:rsid w:val="001264DA"/>
    <w:rsid w:val="00126BD1"/>
    <w:rsid w:val="00133479"/>
    <w:rsid w:val="00134609"/>
    <w:rsid w:val="00135276"/>
    <w:rsid w:val="0014339D"/>
    <w:rsid w:val="00143981"/>
    <w:rsid w:val="00144B87"/>
    <w:rsid w:val="00153B46"/>
    <w:rsid w:val="001542E0"/>
    <w:rsid w:val="00160E17"/>
    <w:rsid w:val="00161429"/>
    <w:rsid w:val="00162676"/>
    <w:rsid w:val="00163A82"/>
    <w:rsid w:val="00165E74"/>
    <w:rsid w:val="00166E9A"/>
    <w:rsid w:val="0016758E"/>
    <w:rsid w:val="00167D42"/>
    <w:rsid w:val="0017036D"/>
    <w:rsid w:val="001720CD"/>
    <w:rsid w:val="00173C21"/>
    <w:rsid w:val="00173C7C"/>
    <w:rsid w:val="001744AB"/>
    <w:rsid w:val="00174833"/>
    <w:rsid w:val="001754B4"/>
    <w:rsid w:val="00180400"/>
    <w:rsid w:val="0018398D"/>
    <w:rsid w:val="00183B92"/>
    <w:rsid w:val="0018691F"/>
    <w:rsid w:val="00186B7D"/>
    <w:rsid w:val="00192C3D"/>
    <w:rsid w:val="00192E1A"/>
    <w:rsid w:val="001937FC"/>
    <w:rsid w:val="00194316"/>
    <w:rsid w:val="00195B4F"/>
    <w:rsid w:val="00195C3E"/>
    <w:rsid w:val="001966A1"/>
    <w:rsid w:val="00197232"/>
    <w:rsid w:val="001A29E0"/>
    <w:rsid w:val="001A4C28"/>
    <w:rsid w:val="001A58FD"/>
    <w:rsid w:val="001A60A2"/>
    <w:rsid w:val="001A7A52"/>
    <w:rsid w:val="001B10F3"/>
    <w:rsid w:val="001B1759"/>
    <w:rsid w:val="001B3F65"/>
    <w:rsid w:val="001B71E1"/>
    <w:rsid w:val="001B7F36"/>
    <w:rsid w:val="001C20C1"/>
    <w:rsid w:val="001C2AF2"/>
    <w:rsid w:val="001C48AB"/>
    <w:rsid w:val="001C567C"/>
    <w:rsid w:val="001C7924"/>
    <w:rsid w:val="001D1A3B"/>
    <w:rsid w:val="001D4096"/>
    <w:rsid w:val="001D5542"/>
    <w:rsid w:val="001D562A"/>
    <w:rsid w:val="001D621A"/>
    <w:rsid w:val="001E0A7C"/>
    <w:rsid w:val="001E24A9"/>
    <w:rsid w:val="001E5040"/>
    <w:rsid w:val="001F4AB1"/>
    <w:rsid w:val="001F5EED"/>
    <w:rsid w:val="001F6592"/>
    <w:rsid w:val="00200324"/>
    <w:rsid w:val="00201933"/>
    <w:rsid w:val="00203B35"/>
    <w:rsid w:val="0020772C"/>
    <w:rsid w:val="00210646"/>
    <w:rsid w:val="002205F9"/>
    <w:rsid w:val="00224BB8"/>
    <w:rsid w:val="002304CC"/>
    <w:rsid w:val="00230A5B"/>
    <w:rsid w:val="00234787"/>
    <w:rsid w:val="00235B24"/>
    <w:rsid w:val="00236CD8"/>
    <w:rsid w:val="002411E9"/>
    <w:rsid w:val="00242260"/>
    <w:rsid w:val="002440BE"/>
    <w:rsid w:val="00244A0F"/>
    <w:rsid w:val="00246CC7"/>
    <w:rsid w:val="002501D6"/>
    <w:rsid w:val="002522FE"/>
    <w:rsid w:val="00260B08"/>
    <w:rsid w:val="0026112D"/>
    <w:rsid w:val="00261688"/>
    <w:rsid w:val="00263241"/>
    <w:rsid w:val="002642B6"/>
    <w:rsid w:val="002653A3"/>
    <w:rsid w:val="002658CD"/>
    <w:rsid w:val="00266A52"/>
    <w:rsid w:val="00267155"/>
    <w:rsid w:val="00267DC4"/>
    <w:rsid w:val="00272D4C"/>
    <w:rsid w:val="00274897"/>
    <w:rsid w:val="00275A2A"/>
    <w:rsid w:val="0028210D"/>
    <w:rsid w:val="0028211C"/>
    <w:rsid w:val="00287FF6"/>
    <w:rsid w:val="00290D8A"/>
    <w:rsid w:val="0029288B"/>
    <w:rsid w:val="0029472A"/>
    <w:rsid w:val="00295499"/>
    <w:rsid w:val="00297ADA"/>
    <w:rsid w:val="002A0A55"/>
    <w:rsid w:val="002A1C83"/>
    <w:rsid w:val="002A4D74"/>
    <w:rsid w:val="002A5FF3"/>
    <w:rsid w:val="002B0DA3"/>
    <w:rsid w:val="002B2F74"/>
    <w:rsid w:val="002B37B2"/>
    <w:rsid w:val="002B49EF"/>
    <w:rsid w:val="002B6BB2"/>
    <w:rsid w:val="002C162F"/>
    <w:rsid w:val="002C4F85"/>
    <w:rsid w:val="002D055E"/>
    <w:rsid w:val="002D0F3B"/>
    <w:rsid w:val="002D253B"/>
    <w:rsid w:val="002D2662"/>
    <w:rsid w:val="002D27F6"/>
    <w:rsid w:val="002D285B"/>
    <w:rsid w:val="002D7A62"/>
    <w:rsid w:val="002E126B"/>
    <w:rsid w:val="002E35EF"/>
    <w:rsid w:val="002E3844"/>
    <w:rsid w:val="002E3F95"/>
    <w:rsid w:val="002E4558"/>
    <w:rsid w:val="002E4CCD"/>
    <w:rsid w:val="002E519F"/>
    <w:rsid w:val="002E6FFE"/>
    <w:rsid w:val="002F293C"/>
    <w:rsid w:val="002F70D3"/>
    <w:rsid w:val="003077DC"/>
    <w:rsid w:val="003078FC"/>
    <w:rsid w:val="00307FF0"/>
    <w:rsid w:val="00311C92"/>
    <w:rsid w:val="00313025"/>
    <w:rsid w:val="00313643"/>
    <w:rsid w:val="00315537"/>
    <w:rsid w:val="00315F6F"/>
    <w:rsid w:val="00321AAA"/>
    <w:rsid w:val="00321B39"/>
    <w:rsid w:val="00323992"/>
    <w:rsid w:val="0032506C"/>
    <w:rsid w:val="00330435"/>
    <w:rsid w:val="003306E1"/>
    <w:rsid w:val="003322E5"/>
    <w:rsid w:val="00332AB5"/>
    <w:rsid w:val="00333565"/>
    <w:rsid w:val="00334136"/>
    <w:rsid w:val="003346C5"/>
    <w:rsid w:val="00341A82"/>
    <w:rsid w:val="00342A46"/>
    <w:rsid w:val="00342B9B"/>
    <w:rsid w:val="00343BAC"/>
    <w:rsid w:val="003443C2"/>
    <w:rsid w:val="00345454"/>
    <w:rsid w:val="00345988"/>
    <w:rsid w:val="00345FBE"/>
    <w:rsid w:val="00347373"/>
    <w:rsid w:val="003478AC"/>
    <w:rsid w:val="00347FAD"/>
    <w:rsid w:val="00353E3E"/>
    <w:rsid w:val="00354AB6"/>
    <w:rsid w:val="00354CA1"/>
    <w:rsid w:val="003557E1"/>
    <w:rsid w:val="00361314"/>
    <w:rsid w:val="00362418"/>
    <w:rsid w:val="00362F94"/>
    <w:rsid w:val="0036318B"/>
    <w:rsid w:val="003646A2"/>
    <w:rsid w:val="0037461F"/>
    <w:rsid w:val="00375DB3"/>
    <w:rsid w:val="00376D6E"/>
    <w:rsid w:val="00376E2E"/>
    <w:rsid w:val="00380829"/>
    <w:rsid w:val="0038095A"/>
    <w:rsid w:val="00381063"/>
    <w:rsid w:val="00382D33"/>
    <w:rsid w:val="00386445"/>
    <w:rsid w:val="003906C1"/>
    <w:rsid w:val="00390B2F"/>
    <w:rsid w:val="00392130"/>
    <w:rsid w:val="00392702"/>
    <w:rsid w:val="0039312B"/>
    <w:rsid w:val="003943AD"/>
    <w:rsid w:val="0039796D"/>
    <w:rsid w:val="00397D21"/>
    <w:rsid w:val="003A0B80"/>
    <w:rsid w:val="003A1880"/>
    <w:rsid w:val="003A2223"/>
    <w:rsid w:val="003A301D"/>
    <w:rsid w:val="003A46BD"/>
    <w:rsid w:val="003A5EBE"/>
    <w:rsid w:val="003A678F"/>
    <w:rsid w:val="003A76EF"/>
    <w:rsid w:val="003A7B53"/>
    <w:rsid w:val="003B4EA3"/>
    <w:rsid w:val="003B5F37"/>
    <w:rsid w:val="003C316B"/>
    <w:rsid w:val="003C48B1"/>
    <w:rsid w:val="003C6D91"/>
    <w:rsid w:val="003C7B46"/>
    <w:rsid w:val="003E03B0"/>
    <w:rsid w:val="003E05FE"/>
    <w:rsid w:val="003E14AB"/>
    <w:rsid w:val="003E4A52"/>
    <w:rsid w:val="003E4BDC"/>
    <w:rsid w:val="003E7F85"/>
    <w:rsid w:val="003E7FBB"/>
    <w:rsid w:val="003F2617"/>
    <w:rsid w:val="003F5550"/>
    <w:rsid w:val="003F5780"/>
    <w:rsid w:val="003F5C08"/>
    <w:rsid w:val="003F7F26"/>
    <w:rsid w:val="00401B6E"/>
    <w:rsid w:val="004026AA"/>
    <w:rsid w:val="004059B9"/>
    <w:rsid w:val="00410E7E"/>
    <w:rsid w:val="00411F0E"/>
    <w:rsid w:val="00412ED6"/>
    <w:rsid w:val="00415542"/>
    <w:rsid w:val="00415EF8"/>
    <w:rsid w:val="0042299E"/>
    <w:rsid w:val="00427AE4"/>
    <w:rsid w:val="004334F1"/>
    <w:rsid w:val="00435F9A"/>
    <w:rsid w:val="00437535"/>
    <w:rsid w:val="00444178"/>
    <w:rsid w:val="00444A01"/>
    <w:rsid w:val="004460C8"/>
    <w:rsid w:val="004466ED"/>
    <w:rsid w:val="00446915"/>
    <w:rsid w:val="00446B5F"/>
    <w:rsid w:val="00450576"/>
    <w:rsid w:val="0045079C"/>
    <w:rsid w:val="00450C21"/>
    <w:rsid w:val="00450DA1"/>
    <w:rsid w:val="00451FDE"/>
    <w:rsid w:val="00453025"/>
    <w:rsid w:val="00453CBD"/>
    <w:rsid w:val="00453CF0"/>
    <w:rsid w:val="00454877"/>
    <w:rsid w:val="00454A4D"/>
    <w:rsid w:val="00457AF2"/>
    <w:rsid w:val="00461166"/>
    <w:rsid w:val="00461422"/>
    <w:rsid w:val="00461C57"/>
    <w:rsid w:val="004624ED"/>
    <w:rsid w:val="00466178"/>
    <w:rsid w:val="00467522"/>
    <w:rsid w:val="00467543"/>
    <w:rsid w:val="00472AB2"/>
    <w:rsid w:val="004742B9"/>
    <w:rsid w:val="00476A2F"/>
    <w:rsid w:val="004771A8"/>
    <w:rsid w:val="004820ED"/>
    <w:rsid w:val="00483CF7"/>
    <w:rsid w:val="00484BB7"/>
    <w:rsid w:val="00486A1C"/>
    <w:rsid w:val="00486DC2"/>
    <w:rsid w:val="00486FD9"/>
    <w:rsid w:val="00491C2F"/>
    <w:rsid w:val="00493DEA"/>
    <w:rsid w:val="00496834"/>
    <w:rsid w:val="004A22A9"/>
    <w:rsid w:val="004A2BA7"/>
    <w:rsid w:val="004A60FC"/>
    <w:rsid w:val="004A6155"/>
    <w:rsid w:val="004A632B"/>
    <w:rsid w:val="004A770F"/>
    <w:rsid w:val="004B15C0"/>
    <w:rsid w:val="004B18C9"/>
    <w:rsid w:val="004B1BAC"/>
    <w:rsid w:val="004B6C7E"/>
    <w:rsid w:val="004B7BAA"/>
    <w:rsid w:val="004C1137"/>
    <w:rsid w:val="004C237D"/>
    <w:rsid w:val="004C2E46"/>
    <w:rsid w:val="004C5BA5"/>
    <w:rsid w:val="004D211B"/>
    <w:rsid w:val="004D2A09"/>
    <w:rsid w:val="004D3B49"/>
    <w:rsid w:val="004E100B"/>
    <w:rsid w:val="004E1DFF"/>
    <w:rsid w:val="004E4C4C"/>
    <w:rsid w:val="004F0503"/>
    <w:rsid w:val="004F1797"/>
    <w:rsid w:val="004F213C"/>
    <w:rsid w:val="004F256C"/>
    <w:rsid w:val="004F3254"/>
    <w:rsid w:val="004F57FD"/>
    <w:rsid w:val="004F5A6D"/>
    <w:rsid w:val="004F6A47"/>
    <w:rsid w:val="00505254"/>
    <w:rsid w:val="00505EFE"/>
    <w:rsid w:val="00511989"/>
    <w:rsid w:val="005137DE"/>
    <w:rsid w:val="00514DE6"/>
    <w:rsid w:val="00514FBF"/>
    <w:rsid w:val="005253F2"/>
    <w:rsid w:val="005311CE"/>
    <w:rsid w:val="00531F5D"/>
    <w:rsid w:val="00532FCD"/>
    <w:rsid w:val="00533339"/>
    <w:rsid w:val="0053464C"/>
    <w:rsid w:val="00536556"/>
    <w:rsid w:val="0053761D"/>
    <w:rsid w:val="00540B6A"/>
    <w:rsid w:val="00541647"/>
    <w:rsid w:val="00543091"/>
    <w:rsid w:val="00545F51"/>
    <w:rsid w:val="0054702A"/>
    <w:rsid w:val="00551CA0"/>
    <w:rsid w:val="005530AD"/>
    <w:rsid w:val="0055514C"/>
    <w:rsid w:val="00557B63"/>
    <w:rsid w:val="00562B48"/>
    <w:rsid w:val="0056434B"/>
    <w:rsid w:val="00566139"/>
    <w:rsid w:val="00567844"/>
    <w:rsid w:val="00570C7A"/>
    <w:rsid w:val="005715D9"/>
    <w:rsid w:val="00573D57"/>
    <w:rsid w:val="0057427E"/>
    <w:rsid w:val="00576140"/>
    <w:rsid w:val="00580B9B"/>
    <w:rsid w:val="00580F0A"/>
    <w:rsid w:val="0058564B"/>
    <w:rsid w:val="00587EBD"/>
    <w:rsid w:val="00593E67"/>
    <w:rsid w:val="005960E7"/>
    <w:rsid w:val="0059640B"/>
    <w:rsid w:val="00596C19"/>
    <w:rsid w:val="005A0412"/>
    <w:rsid w:val="005A35CE"/>
    <w:rsid w:val="005A4570"/>
    <w:rsid w:val="005A74B1"/>
    <w:rsid w:val="005A7E49"/>
    <w:rsid w:val="005B1005"/>
    <w:rsid w:val="005B69A3"/>
    <w:rsid w:val="005B6F1B"/>
    <w:rsid w:val="005B7081"/>
    <w:rsid w:val="005B7A09"/>
    <w:rsid w:val="005C1701"/>
    <w:rsid w:val="005C59F0"/>
    <w:rsid w:val="005C674A"/>
    <w:rsid w:val="005D0092"/>
    <w:rsid w:val="005D09CA"/>
    <w:rsid w:val="005D0A03"/>
    <w:rsid w:val="005D3859"/>
    <w:rsid w:val="005D62EE"/>
    <w:rsid w:val="005D76CB"/>
    <w:rsid w:val="005E2555"/>
    <w:rsid w:val="005E5627"/>
    <w:rsid w:val="005F3603"/>
    <w:rsid w:val="005F7ADF"/>
    <w:rsid w:val="005F7DA7"/>
    <w:rsid w:val="006010ED"/>
    <w:rsid w:val="00605130"/>
    <w:rsid w:val="00606E34"/>
    <w:rsid w:val="00612892"/>
    <w:rsid w:val="00615B42"/>
    <w:rsid w:val="00617F51"/>
    <w:rsid w:val="00620214"/>
    <w:rsid w:val="006230AE"/>
    <w:rsid w:val="006337AD"/>
    <w:rsid w:val="00635DCB"/>
    <w:rsid w:val="00640E68"/>
    <w:rsid w:val="0064181F"/>
    <w:rsid w:val="0064192C"/>
    <w:rsid w:val="00642052"/>
    <w:rsid w:val="00642918"/>
    <w:rsid w:val="00643AE6"/>
    <w:rsid w:val="006449ED"/>
    <w:rsid w:val="00645FA2"/>
    <w:rsid w:val="006505F1"/>
    <w:rsid w:val="0065184A"/>
    <w:rsid w:val="00651A83"/>
    <w:rsid w:val="00652028"/>
    <w:rsid w:val="006521B6"/>
    <w:rsid w:val="00652CE4"/>
    <w:rsid w:val="006537A4"/>
    <w:rsid w:val="00657E94"/>
    <w:rsid w:val="006600C5"/>
    <w:rsid w:val="00663724"/>
    <w:rsid w:val="0066467D"/>
    <w:rsid w:val="00665849"/>
    <w:rsid w:val="00671ACF"/>
    <w:rsid w:val="0067432B"/>
    <w:rsid w:val="0067628A"/>
    <w:rsid w:val="00682593"/>
    <w:rsid w:val="00684DC3"/>
    <w:rsid w:val="00690BBC"/>
    <w:rsid w:val="00691786"/>
    <w:rsid w:val="006934D3"/>
    <w:rsid w:val="00693B9C"/>
    <w:rsid w:val="00697235"/>
    <w:rsid w:val="006972D3"/>
    <w:rsid w:val="006A0DC0"/>
    <w:rsid w:val="006A1292"/>
    <w:rsid w:val="006A159A"/>
    <w:rsid w:val="006A1AED"/>
    <w:rsid w:val="006A6031"/>
    <w:rsid w:val="006A6E7C"/>
    <w:rsid w:val="006B0CD1"/>
    <w:rsid w:val="006C3541"/>
    <w:rsid w:val="006C47A2"/>
    <w:rsid w:val="006C5CBF"/>
    <w:rsid w:val="006C7965"/>
    <w:rsid w:val="006D019D"/>
    <w:rsid w:val="006D15CC"/>
    <w:rsid w:val="006D6384"/>
    <w:rsid w:val="006E30F0"/>
    <w:rsid w:val="006E400B"/>
    <w:rsid w:val="006E6900"/>
    <w:rsid w:val="006F5B65"/>
    <w:rsid w:val="006F6972"/>
    <w:rsid w:val="00700206"/>
    <w:rsid w:val="00700649"/>
    <w:rsid w:val="0070160A"/>
    <w:rsid w:val="0070197B"/>
    <w:rsid w:val="00702206"/>
    <w:rsid w:val="00702684"/>
    <w:rsid w:val="00705859"/>
    <w:rsid w:val="00711C1E"/>
    <w:rsid w:val="00712663"/>
    <w:rsid w:val="00712D70"/>
    <w:rsid w:val="0071412C"/>
    <w:rsid w:val="007164D2"/>
    <w:rsid w:val="007175BF"/>
    <w:rsid w:val="00717FF5"/>
    <w:rsid w:val="00720DB1"/>
    <w:rsid w:val="00721570"/>
    <w:rsid w:val="00724836"/>
    <w:rsid w:val="00726D71"/>
    <w:rsid w:val="00730DDF"/>
    <w:rsid w:val="0073167D"/>
    <w:rsid w:val="00732363"/>
    <w:rsid w:val="00735AC0"/>
    <w:rsid w:val="00741FBA"/>
    <w:rsid w:val="0074216C"/>
    <w:rsid w:val="007476C5"/>
    <w:rsid w:val="00755425"/>
    <w:rsid w:val="00757B49"/>
    <w:rsid w:val="00764B06"/>
    <w:rsid w:val="007651D6"/>
    <w:rsid w:val="00766C13"/>
    <w:rsid w:val="00771B5A"/>
    <w:rsid w:val="007729A5"/>
    <w:rsid w:val="007750BE"/>
    <w:rsid w:val="007767CF"/>
    <w:rsid w:val="00777608"/>
    <w:rsid w:val="00780C4A"/>
    <w:rsid w:val="00780F66"/>
    <w:rsid w:val="00782C7C"/>
    <w:rsid w:val="0078604A"/>
    <w:rsid w:val="00787F09"/>
    <w:rsid w:val="007907E1"/>
    <w:rsid w:val="0079316B"/>
    <w:rsid w:val="0079392E"/>
    <w:rsid w:val="00795192"/>
    <w:rsid w:val="00797315"/>
    <w:rsid w:val="007A1B88"/>
    <w:rsid w:val="007A5A8A"/>
    <w:rsid w:val="007A5ACE"/>
    <w:rsid w:val="007B0CFF"/>
    <w:rsid w:val="007B2EA9"/>
    <w:rsid w:val="007B3F56"/>
    <w:rsid w:val="007B7909"/>
    <w:rsid w:val="007C0226"/>
    <w:rsid w:val="007C3936"/>
    <w:rsid w:val="007C4A08"/>
    <w:rsid w:val="007C6021"/>
    <w:rsid w:val="007D393C"/>
    <w:rsid w:val="007D3F7D"/>
    <w:rsid w:val="007D4805"/>
    <w:rsid w:val="007D4E63"/>
    <w:rsid w:val="007D5F93"/>
    <w:rsid w:val="007D7297"/>
    <w:rsid w:val="007E05B0"/>
    <w:rsid w:val="007E2BE6"/>
    <w:rsid w:val="007E571C"/>
    <w:rsid w:val="007E5D4B"/>
    <w:rsid w:val="007E5F4A"/>
    <w:rsid w:val="007E7226"/>
    <w:rsid w:val="007F1E45"/>
    <w:rsid w:val="007F3DA0"/>
    <w:rsid w:val="007F5280"/>
    <w:rsid w:val="007F6A01"/>
    <w:rsid w:val="007F70CE"/>
    <w:rsid w:val="00800FE6"/>
    <w:rsid w:val="00801EE4"/>
    <w:rsid w:val="00804614"/>
    <w:rsid w:val="00806CA5"/>
    <w:rsid w:val="00806EA0"/>
    <w:rsid w:val="0080785E"/>
    <w:rsid w:val="00807BAC"/>
    <w:rsid w:val="00807FD7"/>
    <w:rsid w:val="00815134"/>
    <w:rsid w:val="00815C34"/>
    <w:rsid w:val="008163D0"/>
    <w:rsid w:val="008173BD"/>
    <w:rsid w:val="008179FE"/>
    <w:rsid w:val="00822841"/>
    <w:rsid w:val="00823E16"/>
    <w:rsid w:val="00826FD4"/>
    <w:rsid w:val="008274C2"/>
    <w:rsid w:val="008300C8"/>
    <w:rsid w:val="00830739"/>
    <w:rsid w:val="00831DFC"/>
    <w:rsid w:val="00832DA2"/>
    <w:rsid w:val="008352D7"/>
    <w:rsid w:val="00835E11"/>
    <w:rsid w:val="008371E0"/>
    <w:rsid w:val="0083747F"/>
    <w:rsid w:val="00837F0C"/>
    <w:rsid w:val="008435D0"/>
    <w:rsid w:val="00843C48"/>
    <w:rsid w:val="0084434F"/>
    <w:rsid w:val="00845BDA"/>
    <w:rsid w:val="00851AC6"/>
    <w:rsid w:val="00853756"/>
    <w:rsid w:val="00853EBF"/>
    <w:rsid w:val="00854EF2"/>
    <w:rsid w:val="00856EB4"/>
    <w:rsid w:val="00857495"/>
    <w:rsid w:val="00860E03"/>
    <w:rsid w:val="0086419C"/>
    <w:rsid w:val="00865B82"/>
    <w:rsid w:val="00866482"/>
    <w:rsid w:val="00866CB1"/>
    <w:rsid w:val="008701BD"/>
    <w:rsid w:val="00871667"/>
    <w:rsid w:val="00872C46"/>
    <w:rsid w:val="008744CA"/>
    <w:rsid w:val="00874C8C"/>
    <w:rsid w:val="00876735"/>
    <w:rsid w:val="008801DD"/>
    <w:rsid w:val="00880357"/>
    <w:rsid w:val="00881173"/>
    <w:rsid w:val="00881CDB"/>
    <w:rsid w:val="00886A8A"/>
    <w:rsid w:val="00887848"/>
    <w:rsid w:val="00887E4A"/>
    <w:rsid w:val="00890AC7"/>
    <w:rsid w:val="00892E52"/>
    <w:rsid w:val="0089458E"/>
    <w:rsid w:val="008951CE"/>
    <w:rsid w:val="008A1BA6"/>
    <w:rsid w:val="008A2CCE"/>
    <w:rsid w:val="008A43B6"/>
    <w:rsid w:val="008A55A8"/>
    <w:rsid w:val="008B3D8B"/>
    <w:rsid w:val="008B4492"/>
    <w:rsid w:val="008B55A8"/>
    <w:rsid w:val="008B7D31"/>
    <w:rsid w:val="008C0A32"/>
    <w:rsid w:val="008C39F8"/>
    <w:rsid w:val="008C56E0"/>
    <w:rsid w:val="008C6A99"/>
    <w:rsid w:val="008D1582"/>
    <w:rsid w:val="008D2ED8"/>
    <w:rsid w:val="008D568C"/>
    <w:rsid w:val="008E73A7"/>
    <w:rsid w:val="008E7B32"/>
    <w:rsid w:val="008F0DE1"/>
    <w:rsid w:val="008F2BFF"/>
    <w:rsid w:val="008F40BC"/>
    <w:rsid w:val="008F497E"/>
    <w:rsid w:val="0090045E"/>
    <w:rsid w:val="0090078B"/>
    <w:rsid w:val="00903517"/>
    <w:rsid w:val="009056DB"/>
    <w:rsid w:val="009058FB"/>
    <w:rsid w:val="00911169"/>
    <w:rsid w:val="00911FD5"/>
    <w:rsid w:val="0091318C"/>
    <w:rsid w:val="00913640"/>
    <w:rsid w:val="00916105"/>
    <w:rsid w:val="009162E6"/>
    <w:rsid w:val="00917BC4"/>
    <w:rsid w:val="00920590"/>
    <w:rsid w:val="009222CB"/>
    <w:rsid w:val="00927B1A"/>
    <w:rsid w:val="00930DCE"/>
    <w:rsid w:val="009322D5"/>
    <w:rsid w:val="0093353A"/>
    <w:rsid w:val="00933E26"/>
    <w:rsid w:val="00935215"/>
    <w:rsid w:val="00935977"/>
    <w:rsid w:val="00943FBE"/>
    <w:rsid w:val="00945FD8"/>
    <w:rsid w:val="00947D2F"/>
    <w:rsid w:val="0095213A"/>
    <w:rsid w:val="00952278"/>
    <w:rsid w:val="0095489E"/>
    <w:rsid w:val="00955C9D"/>
    <w:rsid w:val="009567C6"/>
    <w:rsid w:val="00957BD5"/>
    <w:rsid w:val="0096147B"/>
    <w:rsid w:val="00962DB3"/>
    <w:rsid w:val="00962ECD"/>
    <w:rsid w:val="00963B7D"/>
    <w:rsid w:val="00964173"/>
    <w:rsid w:val="009663DD"/>
    <w:rsid w:val="00967385"/>
    <w:rsid w:val="009674B6"/>
    <w:rsid w:val="0097170C"/>
    <w:rsid w:val="00971EA7"/>
    <w:rsid w:val="00974B2A"/>
    <w:rsid w:val="009804AC"/>
    <w:rsid w:val="00981CC6"/>
    <w:rsid w:val="009822FD"/>
    <w:rsid w:val="009827B0"/>
    <w:rsid w:val="00985152"/>
    <w:rsid w:val="009857CE"/>
    <w:rsid w:val="00987709"/>
    <w:rsid w:val="00987D12"/>
    <w:rsid w:val="009903D4"/>
    <w:rsid w:val="00990C86"/>
    <w:rsid w:val="0099392E"/>
    <w:rsid w:val="00995D3A"/>
    <w:rsid w:val="00997F80"/>
    <w:rsid w:val="009A26BF"/>
    <w:rsid w:val="009A32BC"/>
    <w:rsid w:val="009A388F"/>
    <w:rsid w:val="009A3D70"/>
    <w:rsid w:val="009A4A85"/>
    <w:rsid w:val="009A52BE"/>
    <w:rsid w:val="009A7365"/>
    <w:rsid w:val="009A7B25"/>
    <w:rsid w:val="009B253E"/>
    <w:rsid w:val="009B2CC9"/>
    <w:rsid w:val="009B45A5"/>
    <w:rsid w:val="009B4FFD"/>
    <w:rsid w:val="009B5D3C"/>
    <w:rsid w:val="009B6C39"/>
    <w:rsid w:val="009C0413"/>
    <w:rsid w:val="009C0CC3"/>
    <w:rsid w:val="009C11B6"/>
    <w:rsid w:val="009C68A7"/>
    <w:rsid w:val="009C74EF"/>
    <w:rsid w:val="009C7ABE"/>
    <w:rsid w:val="009D0D28"/>
    <w:rsid w:val="009D3B45"/>
    <w:rsid w:val="009D42D6"/>
    <w:rsid w:val="009E0F29"/>
    <w:rsid w:val="009E165F"/>
    <w:rsid w:val="009E4D28"/>
    <w:rsid w:val="009F211F"/>
    <w:rsid w:val="009F2525"/>
    <w:rsid w:val="009F3998"/>
    <w:rsid w:val="009F6284"/>
    <w:rsid w:val="00A003F9"/>
    <w:rsid w:val="00A02408"/>
    <w:rsid w:val="00A04457"/>
    <w:rsid w:val="00A04F7E"/>
    <w:rsid w:val="00A0567F"/>
    <w:rsid w:val="00A06488"/>
    <w:rsid w:val="00A101AB"/>
    <w:rsid w:val="00A10A1F"/>
    <w:rsid w:val="00A11050"/>
    <w:rsid w:val="00A1155F"/>
    <w:rsid w:val="00A12F6E"/>
    <w:rsid w:val="00A170A6"/>
    <w:rsid w:val="00A17E77"/>
    <w:rsid w:val="00A2435C"/>
    <w:rsid w:val="00A314B1"/>
    <w:rsid w:val="00A3167C"/>
    <w:rsid w:val="00A31AF9"/>
    <w:rsid w:val="00A32FA3"/>
    <w:rsid w:val="00A331DE"/>
    <w:rsid w:val="00A34FCD"/>
    <w:rsid w:val="00A43147"/>
    <w:rsid w:val="00A463D5"/>
    <w:rsid w:val="00A50626"/>
    <w:rsid w:val="00A5406C"/>
    <w:rsid w:val="00A571F1"/>
    <w:rsid w:val="00A604E2"/>
    <w:rsid w:val="00A607A6"/>
    <w:rsid w:val="00A60830"/>
    <w:rsid w:val="00A6556E"/>
    <w:rsid w:val="00A6606D"/>
    <w:rsid w:val="00A6621C"/>
    <w:rsid w:val="00A670D7"/>
    <w:rsid w:val="00A70365"/>
    <w:rsid w:val="00A71AF8"/>
    <w:rsid w:val="00A7239C"/>
    <w:rsid w:val="00A73449"/>
    <w:rsid w:val="00A74DE5"/>
    <w:rsid w:val="00A76896"/>
    <w:rsid w:val="00A814A7"/>
    <w:rsid w:val="00A83252"/>
    <w:rsid w:val="00A83CC6"/>
    <w:rsid w:val="00A90ABC"/>
    <w:rsid w:val="00A92B0F"/>
    <w:rsid w:val="00A94B25"/>
    <w:rsid w:val="00A94BBB"/>
    <w:rsid w:val="00A9526C"/>
    <w:rsid w:val="00AA23FF"/>
    <w:rsid w:val="00AA4559"/>
    <w:rsid w:val="00AA530B"/>
    <w:rsid w:val="00AA54BB"/>
    <w:rsid w:val="00AB1168"/>
    <w:rsid w:val="00AB25BA"/>
    <w:rsid w:val="00AB3592"/>
    <w:rsid w:val="00AC3467"/>
    <w:rsid w:val="00AC75D2"/>
    <w:rsid w:val="00AE0CC4"/>
    <w:rsid w:val="00AE2D8B"/>
    <w:rsid w:val="00AE46D8"/>
    <w:rsid w:val="00AF0680"/>
    <w:rsid w:val="00AF45BA"/>
    <w:rsid w:val="00AF4FBA"/>
    <w:rsid w:val="00AF6E33"/>
    <w:rsid w:val="00B02B25"/>
    <w:rsid w:val="00B03C69"/>
    <w:rsid w:val="00B04822"/>
    <w:rsid w:val="00B05890"/>
    <w:rsid w:val="00B06FA8"/>
    <w:rsid w:val="00B10489"/>
    <w:rsid w:val="00B10C08"/>
    <w:rsid w:val="00B10E17"/>
    <w:rsid w:val="00B13316"/>
    <w:rsid w:val="00B1353C"/>
    <w:rsid w:val="00B22996"/>
    <w:rsid w:val="00B25A58"/>
    <w:rsid w:val="00B317AD"/>
    <w:rsid w:val="00B338C1"/>
    <w:rsid w:val="00B34B37"/>
    <w:rsid w:val="00B37C3F"/>
    <w:rsid w:val="00B43A86"/>
    <w:rsid w:val="00B44666"/>
    <w:rsid w:val="00B45928"/>
    <w:rsid w:val="00B46802"/>
    <w:rsid w:val="00B468A8"/>
    <w:rsid w:val="00B46F13"/>
    <w:rsid w:val="00B47F04"/>
    <w:rsid w:val="00B5357D"/>
    <w:rsid w:val="00B5515C"/>
    <w:rsid w:val="00B6036B"/>
    <w:rsid w:val="00B61510"/>
    <w:rsid w:val="00B64BCD"/>
    <w:rsid w:val="00B65428"/>
    <w:rsid w:val="00B66EC8"/>
    <w:rsid w:val="00B70306"/>
    <w:rsid w:val="00B7168D"/>
    <w:rsid w:val="00B73643"/>
    <w:rsid w:val="00B739EF"/>
    <w:rsid w:val="00B7616F"/>
    <w:rsid w:val="00B76B9B"/>
    <w:rsid w:val="00B81F8F"/>
    <w:rsid w:val="00B820D2"/>
    <w:rsid w:val="00B84AFE"/>
    <w:rsid w:val="00B8505D"/>
    <w:rsid w:val="00B90149"/>
    <w:rsid w:val="00B9284B"/>
    <w:rsid w:val="00B92B34"/>
    <w:rsid w:val="00B93205"/>
    <w:rsid w:val="00B9460C"/>
    <w:rsid w:val="00B95968"/>
    <w:rsid w:val="00B972FE"/>
    <w:rsid w:val="00B97DEE"/>
    <w:rsid w:val="00BA59A9"/>
    <w:rsid w:val="00BA6C30"/>
    <w:rsid w:val="00BB09FD"/>
    <w:rsid w:val="00BB229F"/>
    <w:rsid w:val="00BC2746"/>
    <w:rsid w:val="00BC48E1"/>
    <w:rsid w:val="00BD00C0"/>
    <w:rsid w:val="00BD016A"/>
    <w:rsid w:val="00BD42FE"/>
    <w:rsid w:val="00BD5598"/>
    <w:rsid w:val="00BD6E2D"/>
    <w:rsid w:val="00BD7D8A"/>
    <w:rsid w:val="00BE050B"/>
    <w:rsid w:val="00BE2084"/>
    <w:rsid w:val="00BE38D7"/>
    <w:rsid w:val="00BE54C6"/>
    <w:rsid w:val="00BF3024"/>
    <w:rsid w:val="00BF388E"/>
    <w:rsid w:val="00C018F5"/>
    <w:rsid w:val="00C019B6"/>
    <w:rsid w:val="00C05930"/>
    <w:rsid w:val="00C06BF1"/>
    <w:rsid w:val="00C114FE"/>
    <w:rsid w:val="00C117C8"/>
    <w:rsid w:val="00C1191A"/>
    <w:rsid w:val="00C11FD3"/>
    <w:rsid w:val="00C1402A"/>
    <w:rsid w:val="00C1560E"/>
    <w:rsid w:val="00C22639"/>
    <w:rsid w:val="00C2704D"/>
    <w:rsid w:val="00C309C1"/>
    <w:rsid w:val="00C328E4"/>
    <w:rsid w:val="00C32CA6"/>
    <w:rsid w:val="00C32FA2"/>
    <w:rsid w:val="00C34BEB"/>
    <w:rsid w:val="00C37BDB"/>
    <w:rsid w:val="00C427D0"/>
    <w:rsid w:val="00C45548"/>
    <w:rsid w:val="00C46323"/>
    <w:rsid w:val="00C479B3"/>
    <w:rsid w:val="00C51709"/>
    <w:rsid w:val="00C52DE7"/>
    <w:rsid w:val="00C54316"/>
    <w:rsid w:val="00C54E7E"/>
    <w:rsid w:val="00C5510A"/>
    <w:rsid w:val="00C56C4D"/>
    <w:rsid w:val="00C5763E"/>
    <w:rsid w:val="00C57EFB"/>
    <w:rsid w:val="00C611B8"/>
    <w:rsid w:val="00C6157C"/>
    <w:rsid w:val="00C6385D"/>
    <w:rsid w:val="00C643EA"/>
    <w:rsid w:val="00C64A59"/>
    <w:rsid w:val="00C67778"/>
    <w:rsid w:val="00C70119"/>
    <w:rsid w:val="00C7573B"/>
    <w:rsid w:val="00C75A11"/>
    <w:rsid w:val="00C761FB"/>
    <w:rsid w:val="00C774CE"/>
    <w:rsid w:val="00C8113A"/>
    <w:rsid w:val="00C8158A"/>
    <w:rsid w:val="00C81DDA"/>
    <w:rsid w:val="00C82CB6"/>
    <w:rsid w:val="00C832D9"/>
    <w:rsid w:val="00C86247"/>
    <w:rsid w:val="00C8657A"/>
    <w:rsid w:val="00C90F4A"/>
    <w:rsid w:val="00C95602"/>
    <w:rsid w:val="00CA21BC"/>
    <w:rsid w:val="00CA4682"/>
    <w:rsid w:val="00CA5786"/>
    <w:rsid w:val="00CA5E45"/>
    <w:rsid w:val="00CA6E7F"/>
    <w:rsid w:val="00CA7730"/>
    <w:rsid w:val="00CB167A"/>
    <w:rsid w:val="00CB5C54"/>
    <w:rsid w:val="00CB7C19"/>
    <w:rsid w:val="00CC0F02"/>
    <w:rsid w:val="00CC16C8"/>
    <w:rsid w:val="00CC1ED1"/>
    <w:rsid w:val="00CC3052"/>
    <w:rsid w:val="00CD18EE"/>
    <w:rsid w:val="00CD326E"/>
    <w:rsid w:val="00CD5DB4"/>
    <w:rsid w:val="00CE222B"/>
    <w:rsid w:val="00CE253F"/>
    <w:rsid w:val="00CE3B09"/>
    <w:rsid w:val="00CE3E9A"/>
    <w:rsid w:val="00CE44BC"/>
    <w:rsid w:val="00CE7B75"/>
    <w:rsid w:val="00CF42DE"/>
    <w:rsid w:val="00CF4C8C"/>
    <w:rsid w:val="00CF701F"/>
    <w:rsid w:val="00CF7244"/>
    <w:rsid w:val="00D050D6"/>
    <w:rsid w:val="00D05983"/>
    <w:rsid w:val="00D07427"/>
    <w:rsid w:val="00D0778B"/>
    <w:rsid w:val="00D12284"/>
    <w:rsid w:val="00D12745"/>
    <w:rsid w:val="00D14D86"/>
    <w:rsid w:val="00D17693"/>
    <w:rsid w:val="00D220D1"/>
    <w:rsid w:val="00D269DB"/>
    <w:rsid w:val="00D30A69"/>
    <w:rsid w:val="00D31E7D"/>
    <w:rsid w:val="00D33D99"/>
    <w:rsid w:val="00D40DF9"/>
    <w:rsid w:val="00D4457C"/>
    <w:rsid w:val="00D45486"/>
    <w:rsid w:val="00D46BFE"/>
    <w:rsid w:val="00D47070"/>
    <w:rsid w:val="00D53AA9"/>
    <w:rsid w:val="00D557EC"/>
    <w:rsid w:val="00D602C2"/>
    <w:rsid w:val="00D606FE"/>
    <w:rsid w:val="00D628D8"/>
    <w:rsid w:val="00D64D14"/>
    <w:rsid w:val="00D73BF2"/>
    <w:rsid w:val="00D7465A"/>
    <w:rsid w:val="00D75BC0"/>
    <w:rsid w:val="00D77366"/>
    <w:rsid w:val="00D7796A"/>
    <w:rsid w:val="00D82F68"/>
    <w:rsid w:val="00D83EBE"/>
    <w:rsid w:val="00D841F4"/>
    <w:rsid w:val="00D9120B"/>
    <w:rsid w:val="00D91A7B"/>
    <w:rsid w:val="00D91E11"/>
    <w:rsid w:val="00D93788"/>
    <w:rsid w:val="00D941E7"/>
    <w:rsid w:val="00D96449"/>
    <w:rsid w:val="00DA19E8"/>
    <w:rsid w:val="00DA3ACB"/>
    <w:rsid w:val="00DA5407"/>
    <w:rsid w:val="00DB0D4A"/>
    <w:rsid w:val="00DB3950"/>
    <w:rsid w:val="00DB3A67"/>
    <w:rsid w:val="00DB4BCB"/>
    <w:rsid w:val="00DB567D"/>
    <w:rsid w:val="00DC2A99"/>
    <w:rsid w:val="00DC5E20"/>
    <w:rsid w:val="00DC60DF"/>
    <w:rsid w:val="00DC6265"/>
    <w:rsid w:val="00DD0516"/>
    <w:rsid w:val="00DD0CEC"/>
    <w:rsid w:val="00DD3C9E"/>
    <w:rsid w:val="00DE5A0C"/>
    <w:rsid w:val="00DE6BAB"/>
    <w:rsid w:val="00DF14F8"/>
    <w:rsid w:val="00DF320C"/>
    <w:rsid w:val="00DF51EB"/>
    <w:rsid w:val="00DF5F99"/>
    <w:rsid w:val="00E00C9B"/>
    <w:rsid w:val="00E01BFE"/>
    <w:rsid w:val="00E02C03"/>
    <w:rsid w:val="00E0349F"/>
    <w:rsid w:val="00E045E8"/>
    <w:rsid w:val="00E11019"/>
    <w:rsid w:val="00E11C4D"/>
    <w:rsid w:val="00E176A5"/>
    <w:rsid w:val="00E17701"/>
    <w:rsid w:val="00E17F3A"/>
    <w:rsid w:val="00E24A55"/>
    <w:rsid w:val="00E24C23"/>
    <w:rsid w:val="00E3080B"/>
    <w:rsid w:val="00E34D5F"/>
    <w:rsid w:val="00E4073A"/>
    <w:rsid w:val="00E40989"/>
    <w:rsid w:val="00E41F3E"/>
    <w:rsid w:val="00E42070"/>
    <w:rsid w:val="00E44547"/>
    <w:rsid w:val="00E46E79"/>
    <w:rsid w:val="00E51D70"/>
    <w:rsid w:val="00E53067"/>
    <w:rsid w:val="00E56881"/>
    <w:rsid w:val="00E56A0C"/>
    <w:rsid w:val="00E56B50"/>
    <w:rsid w:val="00E60F01"/>
    <w:rsid w:val="00E65ABF"/>
    <w:rsid w:val="00E672E9"/>
    <w:rsid w:val="00E70294"/>
    <w:rsid w:val="00E74726"/>
    <w:rsid w:val="00E75ABD"/>
    <w:rsid w:val="00E7763E"/>
    <w:rsid w:val="00E83FAC"/>
    <w:rsid w:val="00E90305"/>
    <w:rsid w:val="00E90DAC"/>
    <w:rsid w:val="00E91985"/>
    <w:rsid w:val="00E91D71"/>
    <w:rsid w:val="00E92D20"/>
    <w:rsid w:val="00E948F9"/>
    <w:rsid w:val="00EA2739"/>
    <w:rsid w:val="00EA6218"/>
    <w:rsid w:val="00EB00A4"/>
    <w:rsid w:val="00EB1267"/>
    <w:rsid w:val="00EB227E"/>
    <w:rsid w:val="00EB25FC"/>
    <w:rsid w:val="00EB411E"/>
    <w:rsid w:val="00EB478B"/>
    <w:rsid w:val="00EB6854"/>
    <w:rsid w:val="00EB6995"/>
    <w:rsid w:val="00EC10D8"/>
    <w:rsid w:val="00EC14CC"/>
    <w:rsid w:val="00EC1A4A"/>
    <w:rsid w:val="00EC3897"/>
    <w:rsid w:val="00EC5B5F"/>
    <w:rsid w:val="00EC6114"/>
    <w:rsid w:val="00EC6251"/>
    <w:rsid w:val="00ED031D"/>
    <w:rsid w:val="00ED24E5"/>
    <w:rsid w:val="00ED28C9"/>
    <w:rsid w:val="00ED2A75"/>
    <w:rsid w:val="00EE3FF6"/>
    <w:rsid w:val="00EE7075"/>
    <w:rsid w:val="00EE76C5"/>
    <w:rsid w:val="00EF0200"/>
    <w:rsid w:val="00EF0DC0"/>
    <w:rsid w:val="00EF0FC1"/>
    <w:rsid w:val="00EF682E"/>
    <w:rsid w:val="00EF7ADF"/>
    <w:rsid w:val="00F016BE"/>
    <w:rsid w:val="00F047E4"/>
    <w:rsid w:val="00F05372"/>
    <w:rsid w:val="00F07E36"/>
    <w:rsid w:val="00F101EF"/>
    <w:rsid w:val="00F11E7E"/>
    <w:rsid w:val="00F130DA"/>
    <w:rsid w:val="00F171AC"/>
    <w:rsid w:val="00F21514"/>
    <w:rsid w:val="00F21B56"/>
    <w:rsid w:val="00F222D8"/>
    <w:rsid w:val="00F222DC"/>
    <w:rsid w:val="00F23ED2"/>
    <w:rsid w:val="00F25B82"/>
    <w:rsid w:val="00F36465"/>
    <w:rsid w:val="00F379BF"/>
    <w:rsid w:val="00F4270D"/>
    <w:rsid w:val="00F4335D"/>
    <w:rsid w:val="00F509E0"/>
    <w:rsid w:val="00F50BC6"/>
    <w:rsid w:val="00F5185C"/>
    <w:rsid w:val="00F53564"/>
    <w:rsid w:val="00F541FD"/>
    <w:rsid w:val="00F55C81"/>
    <w:rsid w:val="00F65153"/>
    <w:rsid w:val="00F65D91"/>
    <w:rsid w:val="00F666E9"/>
    <w:rsid w:val="00F72736"/>
    <w:rsid w:val="00F73643"/>
    <w:rsid w:val="00F7418B"/>
    <w:rsid w:val="00F75586"/>
    <w:rsid w:val="00F75BD3"/>
    <w:rsid w:val="00F774BE"/>
    <w:rsid w:val="00F77C07"/>
    <w:rsid w:val="00F81CD5"/>
    <w:rsid w:val="00F82C1E"/>
    <w:rsid w:val="00F834CA"/>
    <w:rsid w:val="00F850E7"/>
    <w:rsid w:val="00F865C7"/>
    <w:rsid w:val="00F86952"/>
    <w:rsid w:val="00F86B7A"/>
    <w:rsid w:val="00F90E4D"/>
    <w:rsid w:val="00F947CF"/>
    <w:rsid w:val="00F9524E"/>
    <w:rsid w:val="00F96244"/>
    <w:rsid w:val="00FA58DA"/>
    <w:rsid w:val="00FA7BA3"/>
    <w:rsid w:val="00FB2226"/>
    <w:rsid w:val="00FB6213"/>
    <w:rsid w:val="00FB6E4C"/>
    <w:rsid w:val="00FB7F5F"/>
    <w:rsid w:val="00FC1BE2"/>
    <w:rsid w:val="00FC1E66"/>
    <w:rsid w:val="00FC4333"/>
    <w:rsid w:val="00FC49A9"/>
    <w:rsid w:val="00FC50ED"/>
    <w:rsid w:val="00FC54B8"/>
    <w:rsid w:val="00FC678A"/>
    <w:rsid w:val="00FD0908"/>
    <w:rsid w:val="00FD1784"/>
    <w:rsid w:val="00FD47D7"/>
    <w:rsid w:val="00FD4B50"/>
    <w:rsid w:val="00FD74AF"/>
    <w:rsid w:val="00FE4C77"/>
    <w:rsid w:val="00FE575A"/>
    <w:rsid w:val="00FE59A4"/>
    <w:rsid w:val="00FE66F5"/>
    <w:rsid w:val="00FE7FAB"/>
    <w:rsid w:val="00FF06E4"/>
    <w:rsid w:val="00FF534C"/>
    <w:rsid w:val="00FF6A78"/>
    <w:rsid w:val="00FF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ocId w14:val="31674727"/>
  <w15:chartTrackingRefBased/>
  <w15:docId w15:val="{241C56FB-E68A-4647-8C35-41A3B3BEC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Arial Unicode MS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pPr>
      <w:widowControl w:val="0"/>
      <w:spacing w:line="240" w:lineRule="atLeast"/>
      <w:jc w:val="both"/>
    </w:pPr>
  </w:style>
  <w:style w:type="paragraph" w:styleId="1">
    <w:name w:val="heading 1"/>
    <w:aliases w:val="l1,level 1 heading"/>
    <w:basedOn w:val="a2"/>
    <w:next w:val="a2"/>
    <w:link w:val="1Char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2">
    <w:name w:val="heading 2"/>
    <w:basedOn w:val="1"/>
    <w:next w:val="a2"/>
    <w:link w:val="2Char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2"/>
    <w:link w:val="3Char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2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2"/>
    <w:next w:val="a2"/>
    <w:qFormat/>
    <w:pPr>
      <w:numPr>
        <w:ilvl w:val="4"/>
        <w:numId w:val="1"/>
      </w:numPr>
      <w:spacing w:before="240" w:after="60"/>
      <w:outlineLvl w:val="4"/>
    </w:pPr>
  </w:style>
  <w:style w:type="paragraph" w:styleId="6">
    <w:name w:val="heading 6"/>
    <w:basedOn w:val="a2"/>
    <w:next w:val="a2"/>
    <w:qFormat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7">
    <w:name w:val="heading 7"/>
    <w:basedOn w:val="a2"/>
    <w:next w:val="a2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2"/>
    <w:next w:val="a2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9">
    <w:name w:val="heading 9"/>
    <w:basedOn w:val="a2"/>
    <w:next w:val="a2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basedOn w:val="a4"/>
    <w:uiPriority w:val="59"/>
    <w:rsid w:val="008179FE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itle"/>
    <w:basedOn w:val="a2"/>
    <w:next w:val="a2"/>
    <w:link w:val="Char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11">
    <w:name w:val="toc 1"/>
    <w:basedOn w:val="a2"/>
    <w:next w:val="a2"/>
    <w:uiPriority w:val="39"/>
    <w:pPr>
      <w:spacing w:before="120" w:after="120"/>
      <w:jc w:val="left"/>
    </w:pPr>
    <w:rPr>
      <w:b/>
      <w:bCs/>
      <w:caps/>
    </w:rPr>
  </w:style>
  <w:style w:type="paragraph" w:styleId="30">
    <w:name w:val="toc 3"/>
    <w:basedOn w:val="a2"/>
    <w:next w:val="a2"/>
    <w:uiPriority w:val="39"/>
    <w:pPr>
      <w:ind w:left="400"/>
      <w:jc w:val="left"/>
    </w:pPr>
    <w:rPr>
      <w:i/>
      <w:iCs/>
    </w:rPr>
  </w:style>
  <w:style w:type="paragraph" w:styleId="a8">
    <w:name w:val="header"/>
    <w:basedOn w:val="a2"/>
    <w:link w:val="Char0"/>
    <w:pPr>
      <w:tabs>
        <w:tab w:val="center" w:pos="4320"/>
        <w:tab w:val="right" w:pos="8640"/>
      </w:tabs>
    </w:pPr>
  </w:style>
  <w:style w:type="paragraph" w:styleId="a9">
    <w:name w:val="footer"/>
    <w:basedOn w:val="a2"/>
    <w:link w:val="Char1"/>
    <w:uiPriority w:val="99"/>
    <w:pPr>
      <w:tabs>
        <w:tab w:val="center" w:pos="4320"/>
        <w:tab w:val="right" w:pos="8640"/>
      </w:tabs>
    </w:pPr>
  </w:style>
  <w:style w:type="character" w:styleId="aa">
    <w:name w:val="page number"/>
    <w:basedOn w:val="a3"/>
  </w:style>
  <w:style w:type="paragraph" w:customStyle="1" w:styleId="TOC1">
    <w:name w:val="TOC 제목1"/>
    <w:basedOn w:val="1"/>
    <w:next w:val="a2"/>
    <w:pPr>
      <w:keepLines/>
      <w:widowControl/>
      <w:numPr>
        <w:numId w:val="0"/>
      </w:numPr>
      <w:overflowPunct w:val="0"/>
      <w:autoSpaceDE w:val="0"/>
      <w:autoSpaceDN w:val="0"/>
      <w:adjustRightInd w:val="0"/>
      <w:spacing w:before="240" w:after="240" w:line="240" w:lineRule="auto"/>
      <w:ind w:left="720" w:hanging="720"/>
      <w:jc w:val="center"/>
      <w:outlineLvl w:val="9"/>
    </w:pPr>
    <w:rPr>
      <w:rFonts w:eastAsia="굴림체"/>
      <w:kern w:val="28"/>
      <w:sz w:val="32"/>
    </w:rPr>
  </w:style>
  <w:style w:type="paragraph" w:styleId="22">
    <w:name w:val="toc 2"/>
    <w:basedOn w:val="a2"/>
    <w:next w:val="a2"/>
    <w:autoRedefine/>
    <w:uiPriority w:val="39"/>
    <w:pPr>
      <w:ind w:left="200"/>
      <w:jc w:val="left"/>
    </w:pPr>
    <w:rPr>
      <w:smallCaps/>
    </w:rPr>
  </w:style>
  <w:style w:type="paragraph" w:styleId="ab">
    <w:name w:val="Body Text"/>
    <w:basedOn w:val="a2"/>
    <w:pPr>
      <w:spacing w:after="120" w:line="240" w:lineRule="auto"/>
      <w:ind w:left="1080"/>
    </w:pPr>
  </w:style>
  <w:style w:type="paragraph" w:customStyle="1" w:styleId="ClassDocumentation">
    <w:name w:val="Class Documentation"/>
    <w:basedOn w:val="a2"/>
    <w:pPr>
      <w:spacing w:line="240" w:lineRule="auto"/>
      <w:ind w:left="1440"/>
    </w:pPr>
    <w:rPr>
      <w:kern w:val="28"/>
    </w:rPr>
  </w:style>
  <w:style w:type="character" w:styleId="ac">
    <w:name w:val="annotation reference"/>
    <w:rPr>
      <w:color w:val="FF00FF"/>
      <w:sz w:val="16"/>
    </w:rPr>
  </w:style>
  <w:style w:type="paragraph" w:styleId="ad">
    <w:name w:val="annotation text"/>
    <w:basedOn w:val="a2"/>
    <w:link w:val="Char10"/>
    <w:pPr>
      <w:keepLines/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customStyle="1" w:styleId="Tabletext">
    <w:name w:val="Tabletext"/>
    <w:basedOn w:val="a2"/>
    <w:pPr>
      <w:keepLines/>
      <w:autoSpaceDE w:val="0"/>
      <w:autoSpaceDN w:val="0"/>
      <w:spacing w:after="120"/>
    </w:pPr>
  </w:style>
  <w:style w:type="character" w:customStyle="1" w:styleId="CharChar4">
    <w:name w:val="Char Char4"/>
    <w:rPr>
      <w:rFonts w:ascii="Tahoma" w:eastAsia="돋움" w:hAnsi="Tahoma"/>
      <w:lang w:val="en-US" w:eastAsia="en-US" w:bidi="ar-SA"/>
    </w:rPr>
  </w:style>
  <w:style w:type="paragraph" w:styleId="ae">
    <w:name w:val="Balloon Text"/>
    <w:basedOn w:val="a2"/>
    <w:link w:val="Char2"/>
    <w:rPr>
      <w:rFonts w:ascii="Arial" w:hAnsi="Arial"/>
      <w:sz w:val="18"/>
      <w:szCs w:val="18"/>
    </w:rPr>
  </w:style>
  <w:style w:type="paragraph" w:styleId="af">
    <w:name w:val="caption"/>
    <w:basedOn w:val="a2"/>
    <w:next w:val="a2"/>
    <w:qFormat/>
    <w:pPr>
      <w:spacing w:before="120" w:after="240"/>
      <w:jc w:val="left"/>
    </w:pPr>
    <w:rPr>
      <w:rFonts w:ascii="Times New Roman" w:eastAsia="바탕" w:hAnsi="Times New Roman"/>
      <w:b/>
      <w:bCs/>
    </w:rPr>
  </w:style>
  <w:style w:type="paragraph" w:styleId="40">
    <w:name w:val="toc 4"/>
    <w:basedOn w:val="a2"/>
    <w:next w:val="a2"/>
    <w:autoRedefine/>
    <w:uiPriority w:val="39"/>
    <w:rsid w:val="006A0DC0"/>
    <w:pPr>
      <w:ind w:left="600"/>
      <w:jc w:val="left"/>
    </w:pPr>
    <w:rPr>
      <w:sz w:val="18"/>
      <w:szCs w:val="18"/>
    </w:rPr>
  </w:style>
  <w:style w:type="paragraph" w:styleId="50">
    <w:name w:val="toc 5"/>
    <w:basedOn w:val="a2"/>
    <w:next w:val="a2"/>
    <w:autoRedefine/>
    <w:uiPriority w:val="39"/>
    <w:rsid w:val="006A0DC0"/>
    <w:pPr>
      <w:ind w:left="800"/>
      <w:jc w:val="left"/>
    </w:pPr>
    <w:rPr>
      <w:sz w:val="18"/>
      <w:szCs w:val="18"/>
    </w:rPr>
  </w:style>
  <w:style w:type="paragraph" w:styleId="60">
    <w:name w:val="toc 6"/>
    <w:basedOn w:val="a2"/>
    <w:next w:val="a2"/>
    <w:autoRedefine/>
    <w:uiPriority w:val="39"/>
    <w:rsid w:val="006A0DC0"/>
    <w:pPr>
      <w:ind w:left="1000"/>
      <w:jc w:val="left"/>
    </w:pPr>
    <w:rPr>
      <w:sz w:val="18"/>
      <w:szCs w:val="18"/>
    </w:rPr>
  </w:style>
  <w:style w:type="paragraph" w:styleId="70">
    <w:name w:val="toc 7"/>
    <w:basedOn w:val="a2"/>
    <w:next w:val="a2"/>
    <w:autoRedefine/>
    <w:uiPriority w:val="39"/>
    <w:rsid w:val="006A0DC0"/>
    <w:pPr>
      <w:ind w:left="1200"/>
      <w:jc w:val="left"/>
    </w:pPr>
    <w:rPr>
      <w:sz w:val="18"/>
      <w:szCs w:val="18"/>
    </w:rPr>
  </w:style>
  <w:style w:type="paragraph" w:styleId="80">
    <w:name w:val="toc 8"/>
    <w:basedOn w:val="a2"/>
    <w:next w:val="a2"/>
    <w:autoRedefine/>
    <w:uiPriority w:val="39"/>
    <w:rsid w:val="006A0DC0"/>
    <w:pPr>
      <w:ind w:left="1400"/>
      <w:jc w:val="left"/>
    </w:pPr>
    <w:rPr>
      <w:sz w:val="18"/>
      <w:szCs w:val="18"/>
    </w:rPr>
  </w:style>
  <w:style w:type="paragraph" w:styleId="90">
    <w:name w:val="toc 9"/>
    <w:basedOn w:val="a2"/>
    <w:next w:val="a2"/>
    <w:autoRedefine/>
    <w:uiPriority w:val="39"/>
    <w:rsid w:val="006A0DC0"/>
    <w:pPr>
      <w:ind w:left="1600"/>
      <w:jc w:val="left"/>
    </w:pPr>
    <w:rPr>
      <w:sz w:val="18"/>
      <w:szCs w:val="18"/>
    </w:rPr>
  </w:style>
  <w:style w:type="paragraph" w:styleId="af0">
    <w:name w:val="Normal (Web)"/>
    <w:basedOn w:val="a2"/>
    <w:uiPriority w:val="99"/>
    <w:unhideWhenUsed/>
    <w:rsid w:val="00A463D5"/>
    <w:pPr>
      <w:widowControl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styleId="af1">
    <w:name w:val="List Paragraph"/>
    <w:basedOn w:val="a2"/>
    <w:link w:val="Char3"/>
    <w:uiPriority w:val="34"/>
    <w:qFormat/>
    <w:rsid w:val="00321AAA"/>
    <w:pPr>
      <w:ind w:leftChars="400" w:left="800"/>
    </w:pPr>
  </w:style>
  <w:style w:type="paragraph" w:styleId="TOC">
    <w:name w:val="TOC Heading"/>
    <w:basedOn w:val="1"/>
    <w:next w:val="a2"/>
    <w:uiPriority w:val="39"/>
    <w:semiHidden/>
    <w:unhideWhenUsed/>
    <w:qFormat/>
    <w:rsid w:val="0097170C"/>
    <w:pPr>
      <w:numPr>
        <w:numId w:val="0"/>
      </w:numPr>
      <w:spacing w:before="0" w:after="0"/>
      <w:outlineLvl w:val="9"/>
    </w:pPr>
    <w:rPr>
      <w:rFonts w:asciiTheme="majorHAnsi" w:eastAsiaTheme="majorEastAsia" w:hAnsiTheme="majorHAnsi" w:cstheme="majorBidi"/>
      <w:b w:val="0"/>
      <w:sz w:val="28"/>
      <w:szCs w:val="28"/>
    </w:rPr>
  </w:style>
  <w:style w:type="paragraph" w:customStyle="1" w:styleId="af2">
    <w:name w:val="바탕글"/>
    <w:rsid w:val="0097170C"/>
    <w:pPr>
      <w:widowControl w:val="0"/>
      <w:wordWrap w:val="0"/>
      <w:autoSpaceDE w:val="0"/>
      <w:autoSpaceDN w:val="0"/>
      <w:adjustRightInd w:val="0"/>
      <w:jc w:val="both"/>
      <w:textAlignment w:val="baseline"/>
    </w:pPr>
    <w:rPr>
      <w:rFonts w:ascii="바탕체" w:eastAsia="바탕체" w:hAnsi="Times New Roman" w:cs="Times New Roman"/>
      <w:color w:val="000000"/>
    </w:rPr>
  </w:style>
  <w:style w:type="character" w:customStyle="1" w:styleId="2Char">
    <w:name w:val="제목 2 Char"/>
    <w:basedOn w:val="a3"/>
    <w:link w:val="2"/>
    <w:rsid w:val="0097170C"/>
    <w:rPr>
      <w:rFonts w:ascii="Arial" w:hAnsi="Arial"/>
      <w:b/>
    </w:rPr>
  </w:style>
  <w:style w:type="character" w:styleId="af3">
    <w:name w:val="Hyperlink"/>
    <w:basedOn w:val="a3"/>
    <w:uiPriority w:val="99"/>
    <w:rsid w:val="0097170C"/>
    <w:rPr>
      <w:color w:val="0000FF"/>
      <w:u w:val="single"/>
    </w:rPr>
  </w:style>
  <w:style w:type="paragraph" w:customStyle="1" w:styleId="RFP">
    <w:name w:val="RFP본문"/>
    <w:basedOn w:val="a9"/>
    <w:rsid w:val="0097170C"/>
    <w:pPr>
      <w:tabs>
        <w:tab w:val="clear" w:pos="4320"/>
        <w:tab w:val="clear" w:pos="8640"/>
      </w:tabs>
      <w:wordWrap w:val="0"/>
      <w:autoSpaceDE w:val="0"/>
      <w:autoSpaceDN w:val="0"/>
      <w:spacing w:line="240" w:lineRule="auto"/>
      <w:ind w:leftChars="337" w:left="540"/>
      <w:jc w:val="left"/>
    </w:pPr>
    <w:rPr>
      <w:rFonts w:ascii="Arial" w:eastAsia="굴림체" w:hAnsi="Arial" w:cs="Arial"/>
      <w:snapToGrid w:val="0"/>
      <w:kern w:val="2"/>
      <w:sz w:val="22"/>
      <w:szCs w:val="24"/>
    </w:rPr>
  </w:style>
  <w:style w:type="numbering" w:customStyle="1" w:styleId="10">
    <w:name w:val="스타일1"/>
    <w:uiPriority w:val="99"/>
    <w:rsid w:val="0097170C"/>
    <w:pPr>
      <w:numPr>
        <w:numId w:val="4"/>
      </w:numPr>
    </w:pPr>
  </w:style>
  <w:style w:type="paragraph" w:styleId="af4">
    <w:name w:val="Document Map"/>
    <w:basedOn w:val="a2"/>
    <w:link w:val="Char4"/>
    <w:rsid w:val="0097170C"/>
    <w:pPr>
      <w:shd w:val="clear" w:color="auto" w:fill="000080"/>
      <w:wordWrap w:val="0"/>
      <w:autoSpaceDE w:val="0"/>
      <w:autoSpaceDN w:val="0"/>
      <w:spacing w:line="240" w:lineRule="auto"/>
    </w:pPr>
    <w:rPr>
      <w:rFonts w:ascii="Arial" w:eastAsia="돋움" w:hAnsi="Arial" w:cs="Times New Roman"/>
      <w:kern w:val="2"/>
      <w:szCs w:val="24"/>
    </w:rPr>
  </w:style>
  <w:style w:type="character" w:customStyle="1" w:styleId="Char4">
    <w:name w:val="문서 구조 Char"/>
    <w:basedOn w:val="a3"/>
    <w:link w:val="af4"/>
    <w:rsid w:val="0097170C"/>
    <w:rPr>
      <w:rFonts w:ascii="Arial" w:eastAsia="돋움" w:hAnsi="Arial" w:cs="Times New Roman"/>
      <w:kern w:val="2"/>
      <w:szCs w:val="24"/>
      <w:shd w:val="clear" w:color="auto" w:fill="000080"/>
    </w:rPr>
  </w:style>
  <w:style w:type="paragraph" w:customStyle="1" w:styleId="12">
    <w:name w:val="본문1"/>
    <w:basedOn w:val="ab"/>
    <w:autoRedefine/>
    <w:rsid w:val="0097170C"/>
    <w:pPr>
      <w:tabs>
        <w:tab w:val="num" w:pos="800"/>
      </w:tabs>
      <w:autoSpaceDE w:val="0"/>
      <w:autoSpaceDN w:val="0"/>
      <w:spacing w:after="20"/>
      <w:ind w:left="800" w:hanging="400"/>
    </w:pPr>
    <w:rPr>
      <w:rFonts w:ascii="바탕체" w:eastAsia="바탕체" w:hAnsi="바탕체" w:cs="Arial"/>
      <w:color w:val="000000"/>
      <w:kern w:val="2"/>
      <w:sz w:val="22"/>
      <w:szCs w:val="22"/>
    </w:rPr>
  </w:style>
  <w:style w:type="paragraph" w:customStyle="1" w:styleId="20">
    <w:name w:val="본문2"/>
    <w:basedOn w:val="12"/>
    <w:autoRedefine/>
    <w:rsid w:val="0097170C"/>
    <w:pPr>
      <w:numPr>
        <w:numId w:val="2"/>
      </w:numPr>
      <w:spacing w:before="60" w:after="60"/>
      <w:jc w:val="left"/>
    </w:pPr>
    <w:rPr>
      <w:rFonts w:asciiTheme="minorHAnsi" w:eastAsiaTheme="minorHAnsi" w:hAnsiTheme="minorHAnsi"/>
      <w:sz w:val="20"/>
      <w:szCs w:val="20"/>
    </w:rPr>
  </w:style>
  <w:style w:type="paragraph" w:styleId="af5">
    <w:name w:val="Date"/>
    <w:basedOn w:val="a2"/>
    <w:next w:val="a2"/>
    <w:link w:val="Char5"/>
    <w:rsid w:val="0097170C"/>
    <w:pPr>
      <w:wordWrap w:val="0"/>
      <w:autoSpaceDE w:val="0"/>
      <w:autoSpaceDN w:val="0"/>
      <w:spacing w:line="240" w:lineRule="auto"/>
    </w:pPr>
    <w:rPr>
      <w:rFonts w:ascii="바탕" w:eastAsia="Calibri" w:hAnsi="Times New Roman" w:cs="Times New Roman"/>
      <w:kern w:val="2"/>
      <w:szCs w:val="24"/>
    </w:rPr>
  </w:style>
  <w:style w:type="character" w:customStyle="1" w:styleId="Char5">
    <w:name w:val="날짜 Char"/>
    <w:basedOn w:val="a3"/>
    <w:link w:val="af5"/>
    <w:rsid w:val="0097170C"/>
    <w:rPr>
      <w:rFonts w:ascii="바탕" w:eastAsia="Calibri" w:hAnsi="Times New Roman" w:cs="Times New Roman"/>
      <w:kern w:val="2"/>
      <w:szCs w:val="24"/>
    </w:rPr>
  </w:style>
  <w:style w:type="character" w:customStyle="1" w:styleId="Char2">
    <w:name w:val="풍선 도움말 텍스트 Char"/>
    <w:basedOn w:val="a3"/>
    <w:link w:val="ae"/>
    <w:rsid w:val="0097170C"/>
    <w:rPr>
      <w:rFonts w:ascii="Arial" w:hAnsi="Arial"/>
      <w:sz w:val="18"/>
      <w:szCs w:val="18"/>
    </w:rPr>
  </w:style>
  <w:style w:type="character" w:customStyle="1" w:styleId="Char6">
    <w:name w:val="메모 텍스트 Char"/>
    <w:basedOn w:val="a3"/>
    <w:rsid w:val="0097170C"/>
    <w:rPr>
      <w:rFonts w:ascii="바탕"/>
      <w:kern w:val="2"/>
      <w:szCs w:val="24"/>
    </w:rPr>
  </w:style>
  <w:style w:type="paragraph" w:styleId="af6">
    <w:name w:val="Normal Indent"/>
    <w:basedOn w:val="a2"/>
    <w:rsid w:val="0097170C"/>
    <w:pPr>
      <w:wordWrap w:val="0"/>
      <w:snapToGrid w:val="0"/>
      <w:spacing w:line="320" w:lineRule="exact"/>
      <w:ind w:left="851"/>
      <w:jc w:val="left"/>
    </w:pPr>
    <w:rPr>
      <w:rFonts w:ascii="Century Gothic" w:eastAsia="돋움" w:hAnsi="Century Gothic" w:cs="Times New Roman"/>
      <w:kern w:val="2"/>
    </w:rPr>
  </w:style>
  <w:style w:type="paragraph" w:styleId="af7">
    <w:name w:val="annotation subject"/>
    <w:basedOn w:val="ad"/>
    <w:next w:val="ad"/>
    <w:link w:val="Char7"/>
    <w:rsid w:val="0097170C"/>
    <w:pPr>
      <w:keepLines w:val="0"/>
      <w:tabs>
        <w:tab w:val="clear" w:pos="187"/>
      </w:tabs>
      <w:wordWrap w:val="0"/>
      <w:autoSpaceDE w:val="0"/>
      <w:autoSpaceDN w:val="0"/>
      <w:spacing w:after="0" w:line="240" w:lineRule="auto"/>
      <w:ind w:left="0" w:firstLine="0"/>
      <w:jc w:val="left"/>
    </w:pPr>
    <w:rPr>
      <w:rFonts w:ascii="바탕" w:eastAsia="Calibri" w:hAnsi="Times New Roman" w:cs="Times New Roman"/>
      <w:b/>
      <w:bCs/>
      <w:kern w:val="2"/>
      <w:sz w:val="20"/>
      <w:szCs w:val="24"/>
    </w:rPr>
  </w:style>
  <w:style w:type="character" w:customStyle="1" w:styleId="Char10">
    <w:name w:val="메모 텍스트 Char1"/>
    <w:basedOn w:val="a3"/>
    <w:link w:val="ad"/>
    <w:rsid w:val="0097170C"/>
    <w:rPr>
      <w:sz w:val="18"/>
    </w:rPr>
  </w:style>
  <w:style w:type="character" w:customStyle="1" w:styleId="Char7">
    <w:name w:val="메모 주제 Char"/>
    <w:basedOn w:val="Char10"/>
    <w:link w:val="af7"/>
    <w:rsid w:val="0097170C"/>
    <w:rPr>
      <w:rFonts w:ascii="바탕" w:eastAsia="Calibri" w:hAnsi="Times New Roman" w:cs="Times New Roman"/>
      <w:b/>
      <w:bCs/>
      <w:kern w:val="2"/>
      <w:sz w:val="18"/>
      <w:szCs w:val="24"/>
    </w:rPr>
  </w:style>
  <w:style w:type="paragraph" w:styleId="af8">
    <w:name w:val="Subtitle"/>
    <w:basedOn w:val="a2"/>
    <w:next w:val="a2"/>
    <w:link w:val="Char8"/>
    <w:qFormat/>
    <w:rsid w:val="0097170C"/>
    <w:pPr>
      <w:wordWrap w:val="0"/>
      <w:autoSpaceDE w:val="0"/>
      <w:autoSpaceDN w:val="0"/>
      <w:spacing w:after="60" w:line="240" w:lineRule="auto"/>
      <w:jc w:val="center"/>
      <w:outlineLvl w:val="1"/>
    </w:pPr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Char8">
    <w:name w:val="부제 Char"/>
    <w:basedOn w:val="a3"/>
    <w:link w:val="af8"/>
    <w:rsid w:val="0097170C"/>
    <w:rPr>
      <w:rFonts w:asciiTheme="majorHAnsi" w:eastAsiaTheme="majorEastAsia" w:hAnsiTheme="majorHAnsi" w:cstheme="majorBidi"/>
      <w:kern w:val="2"/>
      <w:sz w:val="24"/>
      <w:szCs w:val="24"/>
    </w:rPr>
  </w:style>
  <w:style w:type="paragraph" w:customStyle="1" w:styleId="Normal1">
    <w:name w:val="Normal1"/>
    <w:basedOn w:val="a2"/>
    <w:rsid w:val="0097170C"/>
    <w:pPr>
      <w:keepNext/>
      <w:widowControl/>
      <w:spacing w:line="240" w:lineRule="auto"/>
      <w:jc w:val="left"/>
    </w:pPr>
    <w:rPr>
      <w:rFonts w:ascii="Book Antiqua" w:eastAsia="Times New Roman" w:hAnsi="Book Antiqua" w:cs="Times New Roman"/>
      <w:lang w:eastAsia="en-US"/>
    </w:rPr>
  </w:style>
  <w:style w:type="paragraph" w:customStyle="1" w:styleId="af9">
    <w:name w:val="스타일"/>
    <w:rsid w:val="0097170C"/>
    <w:pPr>
      <w:widowControl w:val="0"/>
      <w:tabs>
        <w:tab w:val="left" w:pos="807"/>
        <w:tab w:val="left" w:pos="1602"/>
        <w:tab w:val="left" w:pos="2396"/>
        <w:tab w:val="left" w:pos="3200"/>
        <w:tab w:val="left" w:pos="3852"/>
        <w:tab w:val="left" w:pos="4572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800" w:hanging="300"/>
      <w:jc w:val="both"/>
    </w:pPr>
    <w:rPr>
      <w:rFonts w:ascii="바탕체" w:eastAsia="바탕체" w:hAnsi="Times New Roman" w:cs="Times New Roman"/>
      <w:color w:val="000000"/>
      <w:sz w:val="24"/>
      <w:szCs w:val="24"/>
    </w:rPr>
  </w:style>
  <w:style w:type="paragraph" w:customStyle="1" w:styleId="ABLOCKPARA">
    <w:name w:val="A BLOCK PARA"/>
    <w:basedOn w:val="a2"/>
    <w:rsid w:val="0097170C"/>
    <w:pPr>
      <w:widowControl/>
      <w:spacing w:line="240" w:lineRule="auto"/>
      <w:jc w:val="left"/>
    </w:pPr>
    <w:rPr>
      <w:rFonts w:ascii="Book Antiqua" w:eastAsia="Calibri" w:hAnsi="Book Antiqua" w:cs="Times New Roman"/>
      <w:sz w:val="22"/>
    </w:rPr>
  </w:style>
  <w:style w:type="character" w:styleId="afa">
    <w:name w:val="Book Title"/>
    <w:aliases w:val="박스(1단계)"/>
    <w:basedOn w:val="a3"/>
    <w:uiPriority w:val="33"/>
    <w:qFormat/>
    <w:rsid w:val="0097170C"/>
    <w:rPr>
      <w:rFonts w:eastAsiaTheme="minorEastAsia"/>
      <w:bCs/>
      <w:smallCaps/>
      <w:spacing w:val="5"/>
      <w:sz w:val="20"/>
    </w:rPr>
  </w:style>
  <w:style w:type="character" w:customStyle="1" w:styleId="3Char">
    <w:name w:val="제목 3 Char"/>
    <w:basedOn w:val="a3"/>
    <w:link w:val="3"/>
    <w:rsid w:val="0097170C"/>
    <w:rPr>
      <w:rFonts w:ascii="Arial" w:hAnsi="Arial"/>
      <w:i/>
    </w:rPr>
  </w:style>
  <w:style w:type="character" w:customStyle="1" w:styleId="1Char">
    <w:name w:val="제목 1 Char"/>
    <w:aliases w:val="l1 Char,level 1 heading Char"/>
    <w:basedOn w:val="a3"/>
    <w:link w:val="1"/>
    <w:rsid w:val="0097170C"/>
    <w:rPr>
      <w:rFonts w:ascii="Arial" w:hAnsi="Arial"/>
      <w:b/>
      <w:sz w:val="24"/>
    </w:rPr>
  </w:style>
  <w:style w:type="character" w:customStyle="1" w:styleId="Char">
    <w:name w:val="제목 Char"/>
    <w:basedOn w:val="a3"/>
    <w:link w:val="a7"/>
    <w:rsid w:val="0097170C"/>
    <w:rPr>
      <w:rFonts w:ascii="Arial" w:hAnsi="Arial"/>
      <w:b/>
      <w:sz w:val="36"/>
    </w:rPr>
  </w:style>
  <w:style w:type="paragraph" w:customStyle="1" w:styleId="-1">
    <w:name w:val="제목-1"/>
    <w:basedOn w:val="af1"/>
    <w:autoRedefine/>
    <w:qFormat/>
    <w:rsid w:val="00FC49A9"/>
    <w:pPr>
      <w:numPr>
        <w:numId w:val="3"/>
      </w:numPr>
      <w:wordWrap w:val="0"/>
      <w:autoSpaceDE w:val="0"/>
      <w:autoSpaceDN w:val="0"/>
      <w:spacing w:line="240" w:lineRule="auto"/>
      <w:ind w:leftChars="0" w:left="426"/>
      <w:outlineLvl w:val="0"/>
      <w:pPrChange w:id="0" w:author="김 경훈" w:date="2019-04-04T11:23:00Z">
        <w:pPr>
          <w:widowControl w:val="0"/>
          <w:numPr>
            <w:numId w:val="3"/>
          </w:numPr>
          <w:wordWrap w:val="0"/>
          <w:autoSpaceDE w:val="0"/>
          <w:autoSpaceDN w:val="0"/>
          <w:ind w:left="426" w:hanging="425"/>
          <w:jc w:val="both"/>
          <w:outlineLvl w:val="0"/>
        </w:pPr>
      </w:pPrChange>
    </w:pPr>
    <w:rPr>
      <w:rFonts w:cs="Times New Roman"/>
      <w:b/>
      <w:kern w:val="2"/>
      <w:sz w:val="28"/>
      <w:szCs w:val="24"/>
      <w:rPrChange w:id="0" w:author="김 경훈" w:date="2019-04-04T11:23:00Z">
        <w:rPr>
          <w:rFonts w:ascii="맑은 고딕" w:eastAsia="맑은 고딕" w:hAnsi="맑은 고딕"/>
          <w:b/>
          <w:kern w:val="2"/>
          <w:sz w:val="28"/>
          <w:szCs w:val="24"/>
          <w:lang w:val="en-US" w:eastAsia="ko-KR" w:bidi="ar-SA"/>
        </w:rPr>
      </w:rPrChange>
    </w:rPr>
  </w:style>
  <w:style w:type="paragraph" w:customStyle="1" w:styleId="-2">
    <w:name w:val="제목-2"/>
    <w:basedOn w:val="af1"/>
    <w:qFormat/>
    <w:rsid w:val="0097170C"/>
    <w:pPr>
      <w:numPr>
        <w:ilvl w:val="1"/>
        <w:numId w:val="3"/>
      </w:numPr>
      <w:wordWrap w:val="0"/>
      <w:autoSpaceDE w:val="0"/>
      <w:autoSpaceDN w:val="0"/>
      <w:spacing w:line="240" w:lineRule="auto"/>
      <w:ind w:leftChars="0" w:left="0"/>
      <w:outlineLvl w:val="1"/>
    </w:pPr>
    <w:rPr>
      <w:rFonts w:cs="Times New Roman"/>
      <w:b/>
      <w:kern w:val="2"/>
      <w:sz w:val="24"/>
      <w:szCs w:val="24"/>
    </w:rPr>
  </w:style>
  <w:style w:type="paragraph" w:customStyle="1" w:styleId="-3">
    <w:name w:val="제목-3"/>
    <w:basedOn w:val="af1"/>
    <w:link w:val="-3Char"/>
    <w:qFormat/>
    <w:rsid w:val="0097170C"/>
    <w:pPr>
      <w:numPr>
        <w:ilvl w:val="2"/>
        <w:numId w:val="3"/>
      </w:numPr>
      <w:wordWrap w:val="0"/>
      <w:autoSpaceDE w:val="0"/>
      <w:autoSpaceDN w:val="0"/>
      <w:spacing w:line="240" w:lineRule="auto"/>
      <w:ind w:leftChars="0" w:left="0"/>
      <w:outlineLvl w:val="2"/>
    </w:pPr>
    <w:rPr>
      <w:rFonts w:cs="Times New Roman"/>
      <w:b/>
      <w:sz w:val="22"/>
    </w:rPr>
  </w:style>
  <w:style w:type="paragraph" w:customStyle="1" w:styleId="a0">
    <w:name w:val="닷컴본문"/>
    <w:basedOn w:val="-3"/>
    <w:link w:val="Char9"/>
    <w:autoRedefine/>
    <w:qFormat/>
    <w:rsid w:val="004771A8"/>
    <w:pPr>
      <w:numPr>
        <w:ilvl w:val="3"/>
      </w:numPr>
      <w:ind w:left="1134" w:hanging="397"/>
      <w:outlineLvl w:val="9"/>
      <w:pPrChange w:id="1" w:author="김 경훈" w:date="2019-04-04T10:22:00Z">
        <w:pPr>
          <w:widowControl w:val="0"/>
          <w:numPr>
            <w:ilvl w:val="3"/>
            <w:numId w:val="3"/>
          </w:numPr>
          <w:wordWrap w:val="0"/>
          <w:autoSpaceDE w:val="0"/>
          <w:autoSpaceDN w:val="0"/>
          <w:ind w:left="1134" w:hanging="397"/>
          <w:jc w:val="both"/>
        </w:pPr>
      </w:pPrChange>
    </w:pPr>
    <w:rPr>
      <w:rFonts w:asciiTheme="minorEastAsia" w:eastAsiaTheme="minorEastAsia" w:hAnsiTheme="minorEastAsia" w:cs="Calibri"/>
      <w:b w:val="0"/>
      <w:rPrChange w:id="1" w:author="김 경훈" w:date="2019-04-04T10:22:00Z">
        <w:rPr>
          <w:rFonts w:asciiTheme="minorEastAsia" w:eastAsiaTheme="minorEastAsia" w:hAnsiTheme="minorEastAsia" w:cs="Calibri"/>
          <w:sz w:val="22"/>
          <w:lang w:val="en-US" w:eastAsia="ko-KR" w:bidi="ar-SA"/>
        </w:rPr>
      </w:rPrChange>
    </w:rPr>
  </w:style>
  <w:style w:type="paragraph" w:customStyle="1" w:styleId="-10">
    <w:name w:val="닷컴제목-1"/>
    <w:basedOn w:val="-1"/>
    <w:qFormat/>
    <w:rsid w:val="0097170C"/>
  </w:style>
  <w:style w:type="paragraph" w:customStyle="1" w:styleId="-20">
    <w:name w:val="닷컴제목-2"/>
    <w:basedOn w:val="-2"/>
    <w:qFormat/>
    <w:rsid w:val="0097170C"/>
    <w:pPr>
      <w:ind w:leftChars="100" w:left="600" w:rightChars="100" w:right="100"/>
      <w:jc w:val="left"/>
    </w:pPr>
  </w:style>
  <w:style w:type="paragraph" w:customStyle="1" w:styleId="-30">
    <w:name w:val="닷컴제목-3"/>
    <w:basedOn w:val="-3"/>
    <w:qFormat/>
    <w:rsid w:val="0097170C"/>
  </w:style>
  <w:style w:type="paragraph" w:customStyle="1" w:styleId="21">
    <w:name w:val="스타일2"/>
    <w:basedOn w:val="a0"/>
    <w:link w:val="2Char0"/>
    <w:qFormat/>
    <w:rsid w:val="0097170C"/>
    <w:pPr>
      <w:numPr>
        <w:ilvl w:val="4"/>
      </w:numPr>
      <w:ind w:leftChars="100" w:left="2098" w:rightChars="100" w:right="100" w:hanging="284"/>
    </w:pPr>
  </w:style>
  <w:style w:type="character" w:customStyle="1" w:styleId="Char3">
    <w:name w:val="목록 단락 Char"/>
    <w:basedOn w:val="a3"/>
    <w:link w:val="af1"/>
    <w:uiPriority w:val="34"/>
    <w:rsid w:val="0097170C"/>
  </w:style>
  <w:style w:type="character" w:customStyle="1" w:styleId="-3Char">
    <w:name w:val="제목-3 Char"/>
    <w:basedOn w:val="Char3"/>
    <w:link w:val="-3"/>
    <w:rsid w:val="0097170C"/>
    <w:rPr>
      <w:rFonts w:cs="Times New Roman"/>
      <w:b/>
      <w:sz w:val="22"/>
    </w:rPr>
  </w:style>
  <w:style w:type="character" w:customStyle="1" w:styleId="Char9">
    <w:name w:val="닷컴본문 Char"/>
    <w:basedOn w:val="-3Char"/>
    <w:link w:val="a0"/>
    <w:rsid w:val="004771A8"/>
    <w:rPr>
      <w:rFonts w:asciiTheme="minorEastAsia" w:eastAsiaTheme="minorEastAsia" w:hAnsiTheme="minorEastAsia" w:cs="Calibri"/>
      <w:b w:val="0"/>
      <w:sz w:val="22"/>
    </w:rPr>
  </w:style>
  <w:style w:type="character" w:customStyle="1" w:styleId="2Char0">
    <w:name w:val="스타일2 Char"/>
    <w:basedOn w:val="Char9"/>
    <w:link w:val="21"/>
    <w:rsid w:val="0097170C"/>
    <w:rPr>
      <w:rFonts w:ascii="Calibri" w:eastAsiaTheme="minorEastAsia" w:hAnsi="Calibri" w:cs="Calibri"/>
      <w:b w:val="0"/>
      <w:sz w:val="22"/>
    </w:rPr>
  </w:style>
  <w:style w:type="character" w:customStyle="1" w:styleId="Char1">
    <w:name w:val="바닥글 Char"/>
    <w:basedOn w:val="a3"/>
    <w:link w:val="a9"/>
    <w:uiPriority w:val="99"/>
    <w:rsid w:val="0097170C"/>
  </w:style>
  <w:style w:type="character" w:customStyle="1" w:styleId="Char0">
    <w:name w:val="머리글 Char"/>
    <w:basedOn w:val="a3"/>
    <w:link w:val="a8"/>
    <w:rsid w:val="0097170C"/>
  </w:style>
  <w:style w:type="character" w:customStyle="1" w:styleId="1Char0">
    <w:name w:val="스타일1 Char"/>
    <w:basedOn w:val="Char3"/>
    <w:rsid w:val="0097170C"/>
    <w:rPr>
      <w:rFonts w:asciiTheme="minorEastAsia" w:eastAsiaTheme="minorEastAsia" w:hAnsiTheme="minorEastAsia"/>
    </w:rPr>
  </w:style>
  <w:style w:type="paragraph" w:customStyle="1" w:styleId="13">
    <w:name w:val="글머리1"/>
    <w:basedOn w:val="ab"/>
    <w:link w:val="1Char1"/>
    <w:qFormat/>
    <w:rsid w:val="0097170C"/>
    <w:pPr>
      <w:widowControl/>
      <w:spacing w:after="0"/>
      <w:ind w:left="1200" w:hanging="400"/>
      <w:jc w:val="left"/>
    </w:pPr>
    <w:rPr>
      <w:rFonts w:cs="Arial"/>
      <w:kern w:val="2"/>
      <w:szCs w:val="24"/>
    </w:rPr>
  </w:style>
  <w:style w:type="character" w:customStyle="1" w:styleId="1Char1">
    <w:name w:val="글머리1 Char"/>
    <w:basedOn w:val="Char3"/>
    <w:link w:val="13"/>
    <w:rsid w:val="0097170C"/>
    <w:rPr>
      <w:rFonts w:cs="Arial"/>
      <w:kern w:val="2"/>
      <w:szCs w:val="24"/>
    </w:rPr>
  </w:style>
  <w:style w:type="paragraph" w:customStyle="1" w:styleId="afb">
    <w:name w:val="네모(본문)"/>
    <w:basedOn w:val="a2"/>
    <w:link w:val="Chara"/>
    <w:qFormat/>
    <w:rsid w:val="00CC0F02"/>
    <w:pPr>
      <w:wordWrap w:val="0"/>
      <w:autoSpaceDE w:val="0"/>
      <w:autoSpaceDN w:val="0"/>
      <w:spacing w:line="276" w:lineRule="auto"/>
      <w:ind w:leftChars="478" w:left="851"/>
      <w:jc w:val="left"/>
    </w:pPr>
    <w:rPr>
      <w:rFonts w:cs="Times New Roman"/>
      <w:spacing w:val="-16"/>
      <w:kern w:val="2"/>
      <w:sz w:val="21"/>
      <w:szCs w:val="21"/>
    </w:rPr>
  </w:style>
  <w:style w:type="character" w:customStyle="1" w:styleId="Chara">
    <w:name w:val="네모(본문) Char"/>
    <w:link w:val="afb"/>
    <w:rsid w:val="00CC0F02"/>
    <w:rPr>
      <w:rFonts w:cs="Times New Roman"/>
      <w:spacing w:val="-16"/>
      <w:kern w:val="2"/>
      <w:sz w:val="21"/>
      <w:szCs w:val="21"/>
    </w:rPr>
  </w:style>
  <w:style w:type="paragraph" w:customStyle="1" w:styleId="a">
    <w:name w:val="표 순서"/>
    <w:basedOn w:val="af1"/>
    <w:qFormat/>
    <w:rsid w:val="00CC0F02"/>
    <w:pPr>
      <w:numPr>
        <w:numId w:val="6"/>
      </w:numPr>
      <w:wordWrap w:val="0"/>
      <w:autoSpaceDE w:val="0"/>
      <w:autoSpaceDN w:val="0"/>
      <w:spacing w:line="276" w:lineRule="auto"/>
      <w:ind w:leftChars="0" w:left="0"/>
      <w:jc w:val="left"/>
    </w:pPr>
    <w:rPr>
      <w:rFonts w:cs="Times New Roman"/>
      <w:spacing w:val="-16"/>
      <w:kern w:val="2"/>
      <w:sz w:val="21"/>
      <w:szCs w:val="21"/>
    </w:rPr>
  </w:style>
  <w:style w:type="paragraph" w:customStyle="1" w:styleId="a1">
    <w:name w:val="표_쩜"/>
    <w:basedOn w:val="af1"/>
    <w:link w:val="Charb"/>
    <w:qFormat/>
    <w:rsid w:val="00B64BCD"/>
    <w:pPr>
      <w:numPr>
        <w:numId w:val="29"/>
      </w:numPr>
      <w:wordWrap w:val="0"/>
      <w:autoSpaceDE w:val="0"/>
      <w:autoSpaceDN w:val="0"/>
      <w:spacing w:line="276" w:lineRule="auto"/>
      <w:ind w:leftChars="0" w:left="196" w:hanging="196"/>
      <w:jc w:val="left"/>
    </w:pPr>
    <w:rPr>
      <w:rFonts w:cs="Times New Roman"/>
      <w:spacing w:val="-16"/>
      <w:kern w:val="2"/>
      <w:sz w:val="21"/>
      <w:szCs w:val="21"/>
    </w:rPr>
  </w:style>
  <w:style w:type="character" w:customStyle="1" w:styleId="Charb">
    <w:name w:val="표_쩜 Char"/>
    <w:link w:val="a1"/>
    <w:rsid w:val="00B64BCD"/>
    <w:rPr>
      <w:rFonts w:cs="Times New Roman"/>
      <w:spacing w:val="-16"/>
      <w:kern w:val="2"/>
      <w:sz w:val="21"/>
      <w:szCs w:val="21"/>
    </w:rPr>
  </w:style>
  <w:style w:type="paragraph" w:styleId="afc">
    <w:name w:val="Revision"/>
    <w:hidden/>
    <w:uiPriority w:val="99"/>
    <w:semiHidden/>
    <w:rsid w:val="009D42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18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25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471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77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239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270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805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22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009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51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67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889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0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267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53469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003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924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96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600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31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626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6588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88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736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7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12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58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722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11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028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329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490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614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716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328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60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8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40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661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640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96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229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838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303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187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201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726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944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1.png"/><Relationship Id="rId12" Type="http://schemas.microsoft.com/office/2011/relationships/commentsExtended" Target="commentsExtended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mments" Target="comments.xml"/><Relationship Id="rId24" Type="http://schemas.openxmlformats.org/officeDocument/2006/relationships/image" Target="media/image12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2.xml"/><Relationship Id="rId22" Type="http://schemas.openxmlformats.org/officeDocument/2006/relationships/image" Target="media/image10.png"/><Relationship Id="rId27" Type="http://schemas.microsoft.com/office/2011/relationships/people" Target="peop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36</Pages>
  <Words>4282</Words>
  <Characters>24413</Characters>
  <Application>Microsoft Office Word</Application>
  <DocSecurity>0</DocSecurity>
  <Lines>203</Lines>
  <Paragraphs>57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e-motion</dc:creator>
  <cp:keywords/>
  <dc:description/>
  <cp:lastModifiedBy>김 경훈</cp:lastModifiedBy>
  <cp:revision>2</cp:revision>
  <cp:lastPrinted>2005-03-11T02:27:00Z</cp:lastPrinted>
  <dcterms:created xsi:type="dcterms:W3CDTF">2019-05-08T06:38:00Z</dcterms:created>
  <dcterms:modified xsi:type="dcterms:W3CDTF">2019-05-08T06:38:00Z</dcterms:modified>
</cp:coreProperties>
</file>