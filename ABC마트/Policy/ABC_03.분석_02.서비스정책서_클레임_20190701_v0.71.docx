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09E04E" w14:textId="77777777" w:rsidR="003F5C08" w:rsidRPr="001D69C3" w:rsidRDefault="00C56C4D" w:rsidP="00EC10D8">
      <w:pPr>
        <w:jc w:val="left"/>
        <w:rPr>
          <w:sz w:val="32"/>
        </w:rPr>
      </w:pPr>
      <w:r w:rsidRPr="001D69C3">
        <w:rPr>
          <w:noProof/>
          <w:sz w:val="32"/>
        </w:rPr>
        <w:drawing>
          <wp:inline distT="0" distB="0" distL="0" distR="0" wp14:anchorId="1C2CF095" wp14:editId="03163955">
            <wp:extent cx="1047750" cy="323850"/>
            <wp:effectExtent l="0" t="0" r="0" b="0"/>
            <wp:docPr id="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EEF1E" w14:textId="77777777" w:rsidR="003F5C08" w:rsidRPr="001D69C3" w:rsidRDefault="003F5C08">
      <w:pPr>
        <w:jc w:val="right"/>
        <w:rPr>
          <w:sz w:val="32"/>
        </w:rPr>
      </w:pPr>
    </w:p>
    <w:p w14:paraId="5E58497C" w14:textId="77777777" w:rsidR="003F5C08" w:rsidRPr="001D69C3" w:rsidRDefault="003F5C08">
      <w:pPr>
        <w:jc w:val="right"/>
        <w:rPr>
          <w:sz w:val="32"/>
        </w:rPr>
      </w:pPr>
    </w:p>
    <w:p w14:paraId="7C07EFFC" w14:textId="77777777" w:rsidR="003F5C08" w:rsidRPr="001D69C3" w:rsidRDefault="003F5C08">
      <w:pPr>
        <w:jc w:val="right"/>
        <w:rPr>
          <w:sz w:val="32"/>
        </w:rPr>
      </w:pPr>
    </w:p>
    <w:p w14:paraId="578EA3DC" w14:textId="77777777" w:rsidR="003F5C08" w:rsidRPr="001D69C3" w:rsidRDefault="003F5C08">
      <w:pPr>
        <w:jc w:val="right"/>
        <w:rPr>
          <w:sz w:val="32"/>
        </w:rPr>
      </w:pPr>
    </w:p>
    <w:p w14:paraId="16311EF1" w14:textId="77777777" w:rsidR="003F5C08" w:rsidRPr="001D69C3" w:rsidRDefault="003F5C08">
      <w:pPr>
        <w:jc w:val="right"/>
        <w:rPr>
          <w:sz w:val="32"/>
        </w:rPr>
      </w:pPr>
    </w:p>
    <w:p w14:paraId="757CCC3A" w14:textId="77777777" w:rsidR="003F5C08" w:rsidRPr="001D69C3" w:rsidRDefault="003F5C08">
      <w:pPr>
        <w:jc w:val="right"/>
        <w:rPr>
          <w:sz w:val="32"/>
        </w:rPr>
      </w:pPr>
    </w:p>
    <w:p w14:paraId="4FB3D49D" w14:textId="77777777" w:rsidR="003F5C08" w:rsidRPr="001D69C3" w:rsidRDefault="003F5C08">
      <w:pPr>
        <w:jc w:val="right"/>
        <w:rPr>
          <w:sz w:val="32"/>
        </w:rPr>
      </w:pPr>
    </w:p>
    <w:p w14:paraId="40F07B81" w14:textId="77777777" w:rsidR="003F5C08" w:rsidRPr="001D69C3" w:rsidRDefault="003F5C08">
      <w:pPr>
        <w:jc w:val="right"/>
        <w:rPr>
          <w:sz w:val="32"/>
        </w:rPr>
      </w:pPr>
    </w:p>
    <w:p w14:paraId="64BECFFD" w14:textId="77777777" w:rsidR="003F5C08" w:rsidRPr="001D69C3" w:rsidRDefault="003F5C08">
      <w:pPr>
        <w:jc w:val="right"/>
        <w:rPr>
          <w:sz w:val="32"/>
        </w:rPr>
      </w:pPr>
    </w:p>
    <w:p w14:paraId="073E0BBC" w14:textId="77777777" w:rsidR="003F5C08" w:rsidRPr="001D69C3" w:rsidRDefault="00163A82" w:rsidP="00D96449">
      <w:pPr>
        <w:tabs>
          <w:tab w:val="left" w:pos="1620"/>
        </w:tabs>
        <w:jc w:val="right"/>
        <w:rPr>
          <w:sz w:val="32"/>
        </w:rPr>
      </w:pPr>
      <w:r w:rsidRPr="001D69C3"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A22402" wp14:editId="154C2810">
                <wp:simplePos x="0" y="0"/>
                <wp:positionH relativeFrom="column">
                  <wp:posOffset>1743075</wp:posOffset>
                </wp:positionH>
                <wp:positionV relativeFrom="paragraph">
                  <wp:posOffset>273050</wp:posOffset>
                </wp:positionV>
                <wp:extent cx="4179844" cy="662953"/>
                <wp:effectExtent l="0" t="0" r="11430" b="3810"/>
                <wp:wrapNone/>
                <wp:docPr id="42" name="그룹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9844" cy="662953"/>
                          <a:chOff x="-122194" y="0"/>
                          <a:chExt cx="4179844" cy="662953"/>
                        </a:xfrm>
                      </wpg:grpSpPr>
                      <wps:wsp>
                        <wps:cNvPr id="3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-122194" y="57109"/>
                            <a:ext cx="2642234" cy="60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CC25B9" w14:textId="77777777" w:rsidR="003D0A15" w:rsidRDefault="003D0A15" w:rsidP="00562B48">
                              <w:pPr>
                                <w:pStyle w:val="af2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</w:pPr>
                              <w:r>
                                <w:rPr>
                                  <w:rFonts w:ascii="맑은 고딕" w:eastAsia="맑은 고딕" w:hAnsi="맑은 고딕" w:cs="HY헤드라인M" w:hint="eastAsia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[클</w:t>
                              </w:r>
                              <w:r>
                                <w:rPr>
                                  <w:rFonts w:ascii="맑은 고딕" w:eastAsia="맑은 고딕" w:hAnsi="맑은 고딕" w:cs="HY헤드라인M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레</w:t>
                              </w:r>
                              <w:r>
                                <w:rPr>
                                  <w:rFonts w:ascii="맑은 고딕" w:eastAsia="맑은 고딕" w:hAnsi="맑은 고딕" w:cs="HY헤드라인M" w:hint="eastAsia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임] 서비스 정책서</w:t>
                              </w:r>
                            </w:p>
                            <w:p w14:paraId="60CFCC5F" w14:textId="77777777" w:rsidR="003D0A15" w:rsidRPr="00B47F04" w:rsidRDefault="003D0A15" w:rsidP="00562B48">
                              <w:pPr>
                                <w:pStyle w:val="af2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47F04">
                                <w:rPr>
                                  <w:rFonts w:ascii="맑은 고딕" w:eastAsia="맑은 고딕" w:hAnsi="맑은 고딕" w:cs="Arial" w:hint="eastAsia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3TOP Project Management Methodology</w:t>
                              </w:r>
                            </w:p>
                          </w:txbxContent>
                        </wps:txbx>
                        <wps:bodyPr wrap="none" lIns="91440" tIns="118800" rIns="91440" bIns="45720" anchor="t" upright="1">
                          <a:spAutoFit/>
                        </wps:bodyPr>
                      </wps:wsp>
                      <wps:wsp>
                        <wps:cNvPr id="35" name="Line 7"/>
                        <wps:cNvCnPr/>
                        <wps:spPr bwMode="auto">
                          <a:xfrm>
                            <a:off x="2647950" y="161925"/>
                            <a:ext cx="0" cy="43815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2733675" y="0"/>
                            <a:ext cx="132397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BB4189" w14:textId="04DC90FC" w:rsidR="003D0A15" w:rsidRPr="00562B48" w:rsidRDefault="003D0A15" w:rsidP="009F3998">
                              <w:pPr>
                                <w:pStyle w:val="af2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v0.</w:t>
                              </w:r>
                              <w:r>
                                <w:rPr>
                                  <w:rFonts w:ascii="맑은 고딕" w:eastAsia="맑은 고딕" w:hAnsi="맑은 고딕" w:cstheme="minorBidi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5</w:t>
                              </w:r>
                              <w:r w:rsidRPr="00562B48"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73152" tIns="0" rIns="0" bIns="0" anchor="t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A22402" id="그룹 42" o:spid="_x0000_s1026" style="position:absolute;left:0;text-align:left;margin-left:137.25pt;margin-top:21.5pt;width:329.1pt;height:52.2pt;z-index:251659264;mso-width-relative:margin" coordorigin="-1221" coordsize="41798,6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left:-1221;top:571;width:26421;height:60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" filled="f" stroked="f">
                  <v:textbox style="mso-fit-shape-to-text:t" inset=",3.3mm">
                    <w:txbxContent>
                      <w:p w14:paraId="06CC25B9" w14:textId="77777777" w:rsidR="003D0A15" w:rsidRDefault="003D0A15" w:rsidP="00562B48">
                        <w:pPr>
                          <w:pStyle w:val="af2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</w:pPr>
                        <w:r>
                          <w:rPr>
                            <w:rFonts w:ascii="맑은 고딕" w:eastAsia="맑은 고딕" w:hAnsi="맑은 고딕" w:cs="HY헤드라인M" w:hint="eastAsia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[클</w:t>
                        </w:r>
                        <w:r>
                          <w:rPr>
                            <w:rFonts w:ascii="맑은 고딕" w:eastAsia="맑은 고딕" w:hAnsi="맑은 고딕" w:cs="HY헤드라인M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레</w:t>
                        </w:r>
                        <w:r>
                          <w:rPr>
                            <w:rFonts w:ascii="맑은 고딕" w:eastAsia="맑은 고딕" w:hAnsi="맑은 고딕" w:cs="HY헤드라인M" w:hint="eastAsia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임] 서비스 정책서</w:t>
                        </w:r>
                      </w:p>
                      <w:p w14:paraId="60CFCC5F" w14:textId="77777777" w:rsidR="003D0A15" w:rsidRPr="00B47F04" w:rsidRDefault="003D0A15" w:rsidP="00562B48">
                        <w:pPr>
                          <w:pStyle w:val="af2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  <w:rPr>
                            <w:sz w:val="20"/>
                            <w:szCs w:val="20"/>
                          </w:rPr>
                        </w:pPr>
                        <w:r w:rsidRPr="00B47F04">
                          <w:rPr>
                            <w:rFonts w:ascii="맑은 고딕" w:eastAsia="맑은 고딕" w:hAnsi="맑은 고딕" w:cs="Arial" w:hint="eastAsia"/>
                            <w:color w:val="000000"/>
                            <w:kern w:val="24"/>
                            <w:sz w:val="20"/>
                            <w:szCs w:val="20"/>
                          </w:rPr>
                          <w:t>3TOP Project Management Methodology</w:t>
                        </w:r>
                      </w:p>
                    </w:txbxContent>
                  </v:textbox>
                </v:shape>
                <v:line id="Line 7" o:spid="_x0000_s1028" style="position:absolute;visibility:visible;mso-wrap-style:square" from="26479,1619" to="26479,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" strokeweight="4.5pt"/>
                <v:shape id="Text Box 36" o:spid="_x0000_s1029" type="#_x0000_t202" style="position:absolute;left:27336;width:13240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" filled="f" stroked="f">
                  <v:textbox inset="5.76pt,0,0,0">
                    <w:txbxContent>
                      <w:p w14:paraId="1EBB4189" w14:textId="04DC90FC" w:rsidR="003D0A15" w:rsidRPr="00562B48" w:rsidRDefault="003D0A15" w:rsidP="009F3998">
                        <w:pPr>
                          <w:pStyle w:val="af2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72"/>
                            <w:szCs w:val="72"/>
                          </w:rPr>
                        </w:pPr>
                        <w:r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v0.</w:t>
                        </w:r>
                        <w:r>
                          <w:rPr>
                            <w:rFonts w:ascii="맑은 고딕" w:eastAsia="맑은 고딕" w:hAnsi="맑은 고딕" w:cstheme="minorBidi"/>
                            <w:color w:val="808080"/>
                            <w:kern w:val="24"/>
                            <w:sz w:val="72"/>
                            <w:szCs w:val="72"/>
                          </w:rPr>
                          <w:t>5</w:t>
                        </w:r>
                        <w:r w:rsidRPr="00562B48"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54D135" w14:textId="77777777" w:rsidR="00D96449" w:rsidRPr="001D69C3" w:rsidRDefault="00D96449" w:rsidP="00D96449">
      <w:pPr>
        <w:autoSpaceDE w:val="0"/>
        <w:autoSpaceDN w:val="0"/>
        <w:adjustRightInd w:val="0"/>
        <w:jc w:val="right"/>
        <w:rPr>
          <w:rFonts w:cs="HY헤드라인M"/>
          <w:b/>
          <w:bCs/>
          <w:color w:val="333399"/>
          <w:sz w:val="36"/>
          <w:szCs w:val="36"/>
          <w:lang w:val="ko-KR"/>
        </w:rPr>
      </w:pPr>
    </w:p>
    <w:p w14:paraId="3AEADB03" w14:textId="77777777" w:rsidR="003F5C08" w:rsidRPr="001D69C3" w:rsidRDefault="003F5C08" w:rsidP="00D96449">
      <w:pPr>
        <w:autoSpaceDE w:val="0"/>
        <w:autoSpaceDN w:val="0"/>
        <w:adjustRightInd w:val="0"/>
        <w:jc w:val="right"/>
      </w:pPr>
    </w:p>
    <w:p w14:paraId="5EE0C633" w14:textId="77777777" w:rsidR="00D96449" w:rsidRPr="001D69C3" w:rsidRDefault="00D96449" w:rsidP="00D96449">
      <w:pPr>
        <w:autoSpaceDE w:val="0"/>
        <w:autoSpaceDN w:val="0"/>
        <w:adjustRightInd w:val="0"/>
        <w:jc w:val="right"/>
      </w:pPr>
    </w:p>
    <w:p w14:paraId="702070A2" w14:textId="77777777" w:rsidR="00D96449" w:rsidRPr="001D69C3" w:rsidRDefault="00D96449" w:rsidP="00D96449">
      <w:pPr>
        <w:autoSpaceDE w:val="0"/>
        <w:autoSpaceDN w:val="0"/>
        <w:adjustRightInd w:val="0"/>
        <w:jc w:val="right"/>
      </w:pPr>
    </w:p>
    <w:p w14:paraId="278DFC73" w14:textId="77777777" w:rsidR="00D96449" w:rsidRPr="001D69C3" w:rsidRDefault="00D96449" w:rsidP="00D96449">
      <w:pPr>
        <w:autoSpaceDE w:val="0"/>
        <w:autoSpaceDN w:val="0"/>
        <w:adjustRightInd w:val="0"/>
        <w:jc w:val="right"/>
      </w:pPr>
    </w:p>
    <w:p w14:paraId="0D1A9C86" w14:textId="77777777" w:rsidR="00D96449" w:rsidRPr="001D69C3" w:rsidRDefault="00D96449" w:rsidP="00D96449">
      <w:pPr>
        <w:autoSpaceDE w:val="0"/>
        <w:autoSpaceDN w:val="0"/>
        <w:adjustRightInd w:val="0"/>
        <w:jc w:val="right"/>
      </w:pPr>
    </w:p>
    <w:p w14:paraId="50F384DD" w14:textId="77777777" w:rsidR="00D96449" w:rsidRPr="001D69C3" w:rsidRDefault="00D96449" w:rsidP="00D96449">
      <w:pPr>
        <w:autoSpaceDE w:val="0"/>
        <w:autoSpaceDN w:val="0"/>
        <w:adjustRightInd w:val="0"/>
        <w:jc w:val="right"/>
      </w:pPr>
    </w:p>
    <w:p w14:paraId="293CF75D" w14:textId="77777777" w:rsidR="00D96449" w:rsidRPr="001D69C3" w:rsidRDefault="00D96449" w:rsidP="00D96449">
      <w:pPr>
        <w:autoSpaceDE w:val="0"/>
        <w:autoSpaceDN w:val="0"/>
        <w:adjustRightInd w:val="0"/>
        <w:jc w:val="right"/>
      </w:pPr>
    </w:p>
    <w:p w14:paraId="22EA85E6" w14:textId="77777777" w:rsidR="00D96449" w:rsidRPr="001D69C3" w:rsidRDefault="00D96449" w:rsidP="00D96449">
      <w:pPr>
        <w:autoSpaceDE w:val="0"/>
        <w:autoSpaceDN w:val="0"/>
        <w:adjustRightInd w:val="0"/>
        <w:jc w:val="right"/>
      </w:pPr>
    </w:p>
    <w:p w14:paraId="1A1F9D9A" w14:textId="77777777" w:rsidR="00D96449" w:rsidRPr="001D69C3" w:rsidRDefault="00D96449" w:rsidP="00D96449">
      <w:pPr>
        <w:autoSpaceDE w:val="0"/>
        <w:autoSpaceDN w:val="0"/>
        <w:adjustRightInd w:val="0"/>
        <w:jc w:val="right"/>
      </w:pPr>
    </w:p>
    <w:p w14:paraId="49EDD6A4" w14:textId="77777777" w:rsidR="00D96449" w:rsidRPr="001D69C3" w:rsidRDefault="00D96449" w:rsidP="00D96449">
      <w:pPr>
        <w:autoSpaceDE w:val="0"/>
        <w:autoSpaceDN w:val="0"/>
        <w:adjustRightInd w:val="0"/>
        <w:jc w:val="right"/>
      </w:pPr>
    </w:p>
    <w:p w14:paraId="4450262C" w14:textId="77777777" w:rsidR="00D96449" w:rsidRPr="001D69C3" w:rsidRDefault="00D96449" w:rsidP="00D96449">
      <w:pPr>
        <w:autoSpaceDE w:val="0"/>
        <w:autoSpaceDN w:val="0"/>
        <w:adjustRightInd w:val="0"/>
        <w:jc w:val="right"/>
        <w:rPr>
          <w:sz w:val="28"/>
        </w:rPr>
      </w:pPr>
    </w:p>
    <w:tbl>
      <w:tblPr>
        <w:tblW w:w="757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894"/>
        <w:gridCol w:w="1894"/>
        <w:gridCol w:w="1894"/>
      </w:tblGrid>
      <w:tr w:rsidR="00EB6854" w:rsidRPr="001D69C3" w14:paraId="33FCBE7F" w14:textId="77777777" w:rsidTr="004F5A6D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51D54298" w14:textId="77777777" w:rsidR="00EB6854" w:rsidRPr="001D69C3" w:rsidRDefault="00EB6854" w:rsidP="003A301D">
            <w:pPr>
              <w:wordWrap w:val="0"/>
              <w:autoSpaceDE w:val="0"/>
              <w:autoSpaceDN w:val="0"/>
              <w:jc w:val="center"/>
            </w:pPr>
            <w:r w:rsidRPr="001D69C3">
              <w:rPr>
                <w:rFonts w:hint="eastAsia"/>
              </w:rPr>
              <w:t>프로젝트</w:t>
            </w:r>
          </w:p>
        </w:tc>
        <w:tc>
          <w:tcPr>
            <w:tcW w:w="5682" w:type="dxa"/>
            <w:gridSpan w:val="3"/>
            <w:vAlign w:val="center"/>
          </w:tcPr>
          <w:p w14:paraId="7D68AE89" w14:textId="36412242" w:rsidR="00EB6854" w:rsidRPr="001D69C3" w:rsidRDefault="00EB30EB" w:rsidP="00AE2D8B">
            <w:pPr>
              <w:wordWrap w:val="0"/>
              <w:autoSpaceDE w:val="0"/>
              <w:autoSpaceDN w:val="0"/>
              <w:jc w:val="left"/>
            </w:pPr>
            <w:r w:rsidRPr="00EB30EB">
              <w:rPr>
                <w:rFonts w:hint="eastAsia"/>
                <w:b/>
              </w:rPr>
              <w:t>ABC-MART</w:t>
            </w:r>
            <w:r w:rsidR="00EB6854" w:rsidRPr="001D69C3">
              <w:t xml:space="preserve"> </w:t>
            </w:r>
            <w:r w:rsidR="00EB6854" w:rsidRPr="001D69C3">
              <w:rPr>
                <w:rFonts w:hint="eastAsia"/>
              </w:rPr>
              <w:t xml:space="preserve">온라인 쇼핑몰 </w:t>
            </w:r>
            <w:r w:rsidR="00EB6854" w:rsidRPr="001D69C3">
              <w:t xml:space="preserve">2.0 </w:t>
            </w:r>
            <w:r w:rsidR="00EB6854" w:rsidRPr="001D69C3">
              <w:rPr>
                <w:rFonts w:hint="eastAsia"/>
              </w:rPr>
              <w:t>구축</w:t>
            </w:r>
          </w:p>
        </w:tc>
      </w:tr>
      <w:tr w:rsidR="00D96449" w:rsidRPr="001D69C3" w14:paraId="7D98ABE7" w14:textId="77777777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0224EA61" w14:textId="77777777" w:rsidR="00D96449" w:rsidRPr="001D69C3" w:rsidRDefault="00D96449" w:rsidP="003A301D">
            <w:pPr>
              <w:wordWrap w:val="0"/>
              <w:autoSpaceDE w:val="0"/>
              <w:autoSpaceDN w:val="0"/>
              <w:jc w:val="center"/>
            </w:pPr>
            <w:r w:rsidRPr="001D69C3">
              <w:rPr>
                <w:rFonts w:hint="eastAsia"/>
              </w:rPr>
              <w:t>작성자</w:t>
            </w:r>
          </w:p>
        </w:tc>
        <w:tc>
          <w:tcPr>
            <w:tcW w:w="1894" w:type="dxa"/>
            <w:vAlign w:val="center"/>
          </w:tcPr>
          <w:p w14:paraId="5D402F5A" w14:textId="5BDCFC4A" w:rsidR="00D96449" w:rsidRPr="001D69C3" w:rsidRDefault="00B42C85" w:rsidP="00015D19">
            <w:pPr>
              <w:wordWrap w:val="0"/>
              <w:autoSpaceDE w:val="0"/>
              <w:autoSpaceDN w:val="0"/>
              <w:jc w:val="center"/>
            </w:pPr>
            <w:r>
              <w:rPr>
                <w:rFonts w:hint="eastAsia"/>
              </w:rPr>
              <w:t>신진아</w:t>
            </w:r>
          </w:p>
        </w:tc>
        <w:tc>
          <w:tcPr>
            <w:tcW w:w="1894" w:type="dxa"/>
            <w:shd w:val="clear" w:color="auto" w:fill="E6E6E6"/>
            <w:vAlign w:val="center"/>
          </w:tcPr>
          <w:p w14:paraId="02657EAC" w14:textId="77777777" w:rsidR="00D96449" w:rsidRPr="001D69C3" w:rsidRDefault="00D96449" w:rsidP="003A301D">
            <w:pPr>
              <w:wordWrap w:val="0"/>
              <w:autoSpaceDE w:val="0"/>
              <w:autoSpaceDN w:val="0"/>
              <w:jc w:val="center"/>
            </w:pPr>
            <w:r w:rsidRPr="001D69C3">
              <w:rPr>
                <w:rFonts w:hint="eastAsia"/>
              </w:rPr>
              <w:t>작성일</w:t>
            </w:r>
          </w:p>
        </w:tc>
        <w:tc>
          <w:tcPr>
            <w:tcW w:w="1894" w:type="dxa"/>
            <w:vAlign w:val="center"/>
          </w:tcPr>
          <w:p w14:paraId="0AB930FA" w14:textId="0F1AE903" w:rsidR="00D96449" w:rsidRPr="001D69C3" w:rsidRDefault="00E913EE" w:rsidP="002E274B">
            <w:pPr>
              <w:wordWrap w:val="0"/>
              <w:autoSpaceDE w:val="0"/>
              <w:autoSpaceDN w:val="0"/>
              <w:jc w:val="center"/>
            </w:pPr>
            <w:r>
              <w:t>2019-07-01</w:t>
            </w:r>
          </w:p>
        </w:tc>
      </w:tr>
      <w:tr w:rsidR="00D96449" w:rsidRPr="001D69C3" w14:paraId="7DE43624" w14:textId="77777777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6507BFE2" w14:textId="77777777" w:rsidR="00D96449" w:rsidRPr="001D69C3" w:rsidRDefault="00D96449" w:rsidP="003A301D">
            <w:pPr>
              <w:wordWrap w:val="0"/>
              <w:autoSpaceDE w:val="0"/>
              <w:autoSpaceDN w:val="0"/>
              <w:jc w:val="center"/>
            </w:pPr>
            <w:smartTag w:uri="urn:schemas-microsoft-com:office:smarttags" w:element="PersonName">
              <w:r w:rsidRPr="001D69C3">
                <w:rPr>
                  <w:rFonts w:hint="eastAsia"/>
                </w:rPr>
                <w:t>승인자</w:t>
              </w:r>
            </w:smartTag>
          </w:p>
        </w:tc>
        <w:tc>
          <w:tcPr>
            <w:tcW w:w="1894" w:type="dxa"/>
            <w:vAlign w:val="center"/>
          </w:tcPr>
          <w:p w14:paraId="75591F49" w14:textId="77777777" w:rsidR="00D96449" w:rsidRPr="001D69C3" w:rsidRDefault="00D96449" w:rsidP="003A301D">
            <w:pPr>
              <w:wordWrap w:val="0"/>
              <w:autoSpaceDE w:val="0"/>
              <w:autoSpaceDN w:val="0"/>
              <w:jc w:val="center"/>
            </w:pPr>
          </w:p>
        </w:tc>
        <w:tc>
          <w:tcPr>
            <w:tcW w:w="1894" w:type="dxa"/>
            <w:shd w:val="clear" w:color="auto" w:fill="E6E6E6"/>
            <w:vAlign w:val="center"/>
          </w:tcPr>
          <w:p w14:paraId="771219B8" w14:textId="77777777" w:rsidR="00D96449" w:rsidRPr="001D69C3" w:rsidRDefault="00D96449" w:rsidP="003A301D">
            <w:pPr>
              <w:wordWrap w:val="0"/>
              <w:autoSpaceDE w:val="0"/>
              <w:autoSpaceDN w:val="0"/>
              <w:jc w:val="center"/>
            </w:pPr>
            <w:r w:rsidRPr="001D69C3">
              <w:rPr>
                <w:rFonts w:hint="eastAsia"/>
              </w:rPr>
              <w:t>승인일</w:t>
            </w:r>
          </w:p>
        </w:tc>
        <w:tc>
          <w:tcPr>
            <w:tcW w:w="1894" w:type="dxa"/>
            <w:vAlign w:val="center"/>
          </w:tcPr>
          <w:p w14:paraId="0C719EC2" w14:textId="77777777" w:rsidR="00D96449" w:rsidRPr="001D69C3" w:rsidRDefault="00D96449" w:rsidP="003A301D">
            <w:pPr>
              <w:wordWrap w:val="0"/>
              <w:autoSpaceDE w:val="0"/>
              <w:autoSpaceDN w:val="0"/>
              <w:jc w:val="center"/>
            </w:pPr>
          </w:p>
        </w:tc>
      </w:tr>
    </w:tbl>
    <w:p w14:paraId="36FDEFBA" w14:textId="77777777" w:rsidR="003F5C08" w:rsidRPr="001D69C3" w:rsidRDefault="003F5C08">
      <w:pPr>
        <w:pStyle w:val="aa"/>
        <w:spacing w:before="240"/>
        <w:jc w:val="right"/>
        <w:rPr>
          <w:b/>
          <w:sz w:val="48"/>
        </w:rPr>
      </w:pPr>
    </w:p>
    <w:p w14:paraId="46E274BB" w14:textId="77777777" w:rsidR="003F5C08" w:rsidRPr="001D69C3" w:rsidRDefault="003F5C08">
      <w:pPr>
        <w:pStyle w:val="ab"/>
        <w:jc w:val="right"/>
        <w:sectPr w:rsidR="003F5C08" w:rsidRPr="001D69C3">
          <w:headerReference w:type="default" r:id="rId8"/>
          <w:footerReference w:type="even" r:id="rId9"/>
          <w:footerReference w:type="default" r:id="rId10"/>
          <w:pgSz w:w="11907" w:h="16840" w:code="9"/>
          <w:pgMar w:top="1440" w:right="1440" w:bottom="1440" w:left="1440" w:header="720" w:footer="720" w:gutter="0"/>
          <w:cols w:space="720"/>
        </w:sectPr>
      </w:pPr>
    </w:p>
    <w:p w14:paraId="78A512AE" w14:textId="77777777" w:rsidR="004F5A6D" w:rsidRPr="001D69C3" w:rsidRDefault="004F5A6D" w:rsidP="004F5A6D">
      <w:pPr>
        <w:spacing w:line="440" w:lineRule="exact"/>
        <w:jc w:val="center"/>
        <w:rPr>
          <w:rFonts w:cs="Arial"/>
          <w:b/>
          <w:color w:val="000000" w:themeColor="text1"/>
          <w:sz w:val="28"/>
          <w:szCs w:val="22"/>
        </w:rPr>
      </w:pPr>
      <w:r w:rsidRPr="001D69C3">
        <w:rPr>
          <w:rFonts w:cs="Arial"/>
          <w:b/>
          <w:color w:val="000000" w:themeColor="text1"/>
          <w:sz w:val="28"/>
          <w:szCs w:val="22"/>
        </w:rPr>
        <w:lastRenderedPageBreak/>
        <w:t>Revision History</w:t>
      </w:r>
    </w:p>
    <w:p w14:paraId="6FCA9ADD" w14:textId="77777777" w:rsidR="004F5A6D" w:rsidRPr="001D69C3" w:rsidRDefault="004F5A6D" w:rsidP="004F5A6D">
      <w:pPr>
        <w:spacing w:line="440" w:lineRule="exact"/>
        <w:jc w:val="center"/>
        <w:rPr>
          <w:b/>
          <w:color w:val="000000" w:themeColor="text1"/>
          <w:sz w:val="28"/>
          <w:szCs w:val="22"/>
        </w:rPr>
      </w:pPr>
    </w:p>
    <w:tbl>
      <w:tblPr>
        <w:tblStyle w:val="a8"/>
        <w:tblW w:w="9493" w:type="dxa"/>
        <w:tblLayout w:type="fixed"/>
        <w:tblLook w:val="04A0" w:firstRow="1" w:lastRow="0" w:firstColumn="1" w:lastColumn="0" w:noHBand="0" w:noVBand="1"/>
      </w:tblPr>
      <w:tblGrid>
        <w:gridCol w:w="567"/>
        <w:gridCol w:w="962"/>
        <w:gridCol w:w="1417"/>
        <w:gridCol w:w="3853"/>
        <w:gridCol w:w="1385"/>
        <w:gridCol w:w="1309"/>
      </w:tblGrid>
      <w:tr w:rsidR="004F5A6D" w:rsidRPr="001D69C3" w14:paraId="0688D8DB" w14:textId="77777777" w:rsidTr="00D91E11">
        <w:trPr>
          <w:trHeight w:val="391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AA401A7" w14:textId="77777777" w:rsidR="004F5A6D" w:rsidRPr="001D69C3" w:rsidRDefault="004F5A6D" w:rsidP="004F5A6D">
            <w:pPr>
              <w:jc w:val="center"/>
              <w:rPr>
                <w:b/>
                <w:color w:val="000000" w:themeColor="text1"/>
              </w:rPr>
            </w:pPr>
            <w:r w:rsidRPr="001D69C3">
              <w:rPr>
                <w:b/>
                <w:color w:val="000000" w:themeColor="text1"/>
              </w:rPr>
              <w:t>No</w:t>
            </w:r>
          </w:p>
        </w:tc>
        <w:tc>
          <w:tcPr>
            <w:tcW w:w="962" w:type="dxa"/>
            <w:shd w:val="clear" w:color="auto" w:fill="D9D9D9" w:themeFill="background1" w:themeFillShade="D9"/>
            <w:vAlign w:val="center"/>
          </w:tcPr>
          <w:p w14:paraId="10E036C4" w14:textId="77777777" w:rsidR="004F5A6D" w:rsidRPr="001D69C3" w:rsidRDefault="004F5A6D" w:rsidP="004F5A6D">
            <w:pPr>
              <w:jc w:val="center"/>
              <w:rPr>
                <w:b/>
                <w:color w:val="000000" w:themeColor="text1"/>
              </w:rPr>
            </w:pPr>
            <w:r w:rsidRPr="001D69C3">
              <w:rPr>
                <w:rFonts w:hint="eastAsia"/>
                <w:b/>
                <w:color w:val="000000" w:themeColor="text1"/>
              </w:rPr>
              <w:t>버전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4A1C18B" w14:textId="77777777" w:rsidR="004F5A6D" w:rsidRPr="001D69C3" w:rsidRDefault="00F50BC6" w:rsidP="00F50BC6">
            <w:pPr>
              <w:jc w:val="center"/>
              <w:rPr>
                <w:b/>
                <w:color w:val="000000" w:themeColor="text1"/>
              </w:rPr>
            </w:pPr>
            <w:r w:rsidRPr="001D69C3">
              <w:rPr>
                <w:rFonts w:hint="eastAsia"/>
                <w:b/>
                <w:color w:val="000000" w:themeColor="text1"/>
              </w:rPr>
              <w:t>날</w:t>
            </w:r>
            <w:r w:rsidR="004F5A6D" w:rsidRPr="001D69C3">
              <w:rPr>
                <w:rFonts w:hint="eastAsia"/>
                <w:b/>
                <w:color w:val="000000" w:themeColor="text1"/>
              </w:rPr>
              <w:t>짜</w:t>
            </w:r>
          </w:p>
        </w:tc>
        <w:tc>
          <w:tcPr>
            <w:tcW w:w="3853" w:type="dxa"/>
            <w:shd w:val="clear" w:color="auto" w:fill="D9D9D9" w:themeFill="background1" w:themeFillShade="D9"/>
            <w:vAlign w:val="center"/>
          </w:tcPr>
          <w:p w14:paraId="4C8A97C9" w14:textId="77777777" w:rsidR="004F5A6D" w:rsidRPr="001D69C3" w:rsidRDefault="004F5A6D" w:rsidP="004F5A6D">
            <w:pPr>
              <w:jc w:val="center"/>
              <w:rPr>
                <w:b/>
                <w:color w:val="000000" w:themeColor="text1"/>
              </w:rPr>
            </w:pPr>
            <w:r w:rsidRPr="001D69C3">
              <w:rPr>
                <w:rFonts w:hint="eastAsia"/>
                <w:b/>
                <w:color w:val="000000" w:themeColor="text1"/>
              </w:rPr>
              <w:t>페이지 및 내용</w:t>
            </w:r>
          </w:p>
        </w:tc>
        <w:tc>
          <w:tcPr>
            <w:tcW w:w="1385" w:type="dxa"/>
            <w:shd w:val="clear" w:color="auto" w:fill="D9D9D9" w:themeFill="background1" w:themeFillShade="D9"/>
            <w:vAlign w:val="center"/>
          </w:tcPr>
          <w:p w14:paraId="7BEDCCE3" w14:textId="77777777" w:rsidR="004F5A6D" w:rsidRPr="001D69C3" w:rsidRDefault="004F5A6D" w:rsidP="004F5A6D">
            <w:pPr>
              <w:jc w:val="center"/>
              <w:rPr>
                <w:b/>
                <w:color w:val="000000" w:themeColor="text1"/>
              </w:rPr>
            </w:pPr>
            <w:r w:rsidRPr="001D69C3">
              <w:rPr>
                <w:rFonts w:hint="eastAsia"/>
                <w:b/>
                <w:color w:val="000000" w:themeColor="text1"/>
              </w:rPr>
              <w:t>작성자</w:t>
            </w:r>
          </w:p>
        </w:tc>
        <w:tc>
          <w:tcPr>
            <w:tcW w:w="1309" w:type="dxa"/>
            <w:shd w:val="clear" w:color="auto" w:fill="D9D9D9" w:themeFill="background1" w:themeFillShade="D9"/>
            <w:vAlign w:val="center"/>
          </w:tcPr>
          <w:p w14:paraId="6CDA1C9E" w14:textId="77777777" w:rsidR="004F5A6D" w:rsidRPr="001D69C3" w:rsidRDefault="004F5A6D" w:rsidP="004F5A6D">
            <w:pPr>
              <w:jc w:val="center"/>
              <w:rPr>
                <w:b/>
                <w:color w:val="000000" w:themeColor="text1"/>
              </w:rPr>
            </w:pPr>
            <w:r w:rsidRPr="001D69C3">
              <w:rPr>
                <w:rFonts w:hint="eastAsia"/>
                <w:b/>
                <w:color w:val="000000" w:themeColor="text1"/>
              </w:rPr>
              <w:t>승인자</w:t>
            </w:r>
          </w:p>
        </w:tc>
      </w:tr>
      <w:tr w:rsidR="004F5A6D" w:rsidRPr="001D69C3" w14:paraId="21C88BF7" w14:textId="77777777" w:rsidTr="00D91E11">
        <w:tc>
          <w:tcPr>
            <w:tcW w:w="567" w:type="dxa"/>
            <w:vAlign w:val="center"/>
          </w:tcPr>
          <w:p w14:paraId="4AF3FBFC" w14:textId="77777777" w:rsidR="004F5A6D" w:rsidRPr="001D69C3" w:rsidRDefault="004F5A6D" w:rsidP="004F5A6D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1</w:t>
            </w:r>
          </w:p>
        </w:tc>
        <w:tc>
          <w:tcPr>
            <w:tcW w:w="962" w:type="dxa"/>
            <w:vAlign w:val="center"/>
          </w:tcPr>
          <w:p w14:paraId="0D16D5C1" w14:textId="77777777" w:rsidR="004F5A6D" w:rsidRPr="001D69C3" w:rsidRDefault="00015D19" w:rsidP="004F5A6D">
            <w:pPr>
              <w:jc w:val="center"/>
              <w:rPr>
                <w:color w:val="000000" w:themeColor="text1"/>
              </w:rPr>
            </w:pPr>
            <w:r w:rsidRPr="001D69C3">
              <w:rPr>
                <w:rFonts w:hint="eastAsia"/>
                <w:color w:val="000000" w:themeColor="text1"/>
              </w:rPr>
              <w:t xml:space="preserve">V </w:t>
            </w:r>
            <w:r w:rsidR="004F5A6D" w:rsidRPr="001D69C3">
              <w:rPr>
                <w:rFonts w:hint="eastAsia"/>
                <w:color w:val="000000" w:themeColor="text1"/>
              </w:rPr>
              <w:t>0.10</w:t>
            </w:r>
          </w:p>
        </w:tc>
        <w:tc>
          <w:tcPr>
            <w:tcW w:w="1417" w:type="dxa"/>
            <w:vAlign w:val="center"/>
          </w:tcPr>
          <w:p w14:paraId="40131379" w14:textId="77777777" w:rsidR="004F5A6D" w:rsidRPr="001D69C3" w:rsidRDefault="00BB09FD" w:rsidP="004F5A6D">
            <w:pPr>
              <w:jc w:val="center"/>
              <w:rPr>
                <w:color w:val="000000" w:themeColor="text1"/>
              </w:rPr>
            </w:pPr>
            <w:r w:rsidRPr="001D69C3">
              <w:rPr>
                <w:rFonts w:hint="eastAsia"/>
                <w:color w:val="000000" w:themeColor="text1"/>
              </w:rPr>
              <w:t>2018.10.01</w:t>
            </w:r>
          </w:p>
        </w:tc>
        <w:tc>
          <w:tcPr>
            <w:tcW w:w="3853" w:type="dxa"/>
          </w:tcPr>
          <w:p w14:paraId="36DED1F0" w14:textId="77777777" w:rsidR="004F5A6D" w:rsidRPr="001D69C3" w:rsidRDefault="00F50BC6" w:rsidP="004F5A6D">
            <w:pPr>
              <w:rPr>
                <w:color w:val="000000" w:themeColor="text1"/>
              </w:rPr>
            </w:pPr>
            <w:r w:rsidRPr="001D69C3">
              <w:rPr>
                <w:rFonts w:hint="eastAsia"/>
                <w:color w:val="000000" w:themeColor="text1"/>
              </w:rPr>
              <w:t>신규</w:t>
            </w:r>
            <w:r w:rsidR="00BB09FD" w:rsidRPr="001D69C3">
              <w:rPr>
                <w:rFonts w:hint="eastAsia"/>
                <w:color w:val="000000" w:themeColor="text1"/>
              </w:rPr>
              <w:t>작성</w:t>
            </w:r>
          </w:p>
        </w:tc>
        <w:tc>
          <w:tcPr>
            <w:tcW w:w="1385" w:type="dxa"/>
            <w:vAlign w:val="center"/>
          </w:tcPr>
          <w:p w14:paraId="1D28BAE2" w14:textId="77777777" w:rsidR="004F5A6D" w:rsidRPr="001D69C3" w:rsidRDefault="00BB09FD" w:rsidP="004F5A6D">
            <w:pPr>
              <w:jc w:val="center"/>
              <w:rPr>
                <w:color w:val="000000" w:themeColor="text1"/>
              </w:rPr>
            </w:pPr>
            <w:r w:rsidRPr="001D69C3">
              <w:rPr>
                <w:rFonts w:hint="eastAsia"/>
                <w:color w:val="000000" w:themeColor="text1"/>
              </w:rPr>
              <w:t>윤예지</w:t>
            </w:r>
          </w:p>
        </w:tc>
        <w:tc>
          <w:tcPr>
            <w:tcW w:w="1309" w:type="dxa"/>
          </w:tcPr>
          <w:p w14:paraId="3E9629A6" w14:textId="77777777" w:rsidR="004F5A6D" w:rsidRPr="001D69C3" w:rsidRDefault="004F5A6D" w:rsidP="004F5A6D">
            <w:pPr>
              <w:jc w:val="center"/>
              <w:rPr>
                <w:color w:val="000000" w:themeColor="text1"/>
              </w:rPr>
            </w:pPr>
          </w:p>
        </w:tc>
      </w:tr>
      <w:tr w:rsidR="004F5A6D" w:rsidRPr="001D69C3" w14:paraId="7854BA20" w14:textId="77777777" w:rsidTr="00D91E11">
        <w:tc>
          <w:tcPr>
            <w:tcW w:w="567" w:type="dxa"/>
            <w:vAlign w:val="center"/>
          </w:tcPr>
          <w:p w14:paraId="25AE4139" w14:textId="77777777" w:rsidR="004F5A6D" w:rsidRPr="001D69C3" w:rsidRDefault="004F5A6D" w:rsidP="004F5A6D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2</w:t>
            </w:r>
          </w:p>
        </w:tc>
        <w:tc>
          <w:tcPr>
            <w:tcW w:w="962" w:type="dxa"/>
            <w:vAlign w:val="center"/>
          </w:tcPr>
          <w:p w14:paraId="2908EDEB" w14:textId="77777777" w:rsidR="004F5A6D" w:rsidRPr="001D69C3" w:rsidRDefault="00A15E73" w:rsidP="004F5A6D">
            <w:pPr>
              <w:jc w:val="center"/>
              <w:rPr>
                <w:color w:val="000000" w:themeColor="text1"/>
              </w:rPr>
            </w:pPr>
            <w:r w:rsidRPr="001D69C3">
              <w:rPr>
                <w:rFonts w:hint="eastAsia"/>
                <w:color w:val="000000" w:themeColor="text1"/>
              </w:rPr>
              <w:t>V 0.20</w:t>
            </w:r>
          </w:p>
        </w:tc>
        <w:tc>
          <w:tcPr>
            <w:tcW w:w="1417" w:type="dxa"/>
            <w:vAlign w:val="center"/>
          </w:tcPr>
          <w:p w14:paraId="569C0B6A" w14:textId="77777777" w:rsidR="004F5A6D" w:rsidRPr="001D69C3" w:rsidRDefault="00A15E73" w:rsidP="004F5A6D">
            <w:pPr>
              <w:jc w:val="center"/>
              <w:rPr>
                <w:color w:val="000000" w:themeColor="text1"/>
              </w:rPr>
            </w:pPr>
            <w:r w:rsidRPr="001D69C3">
              <w:rPr>
                <w:rFonts w:hint="eastAsia"/>
                <w:color w:val="000000" w:themeColor="text1"/>
              </w:rPr>
              <w:t>2</w:t>
            </w:r>
            <w:r w:rsidRPr="001D69C3">
              <w:rPr>
                <w:color w:val="000000" w:themeColor="text1"/>
              </w:rPr>
              <w:t>018.10.18</w:t>
            </w:r>
          </w:p>
        </w:tc>
        <w:tc>
          <w:tcPr>
            <w:tcW w:w="3853" w:type="dxa"/>
          </w:tcPr>
          <w:p w14:paraId="3B6EC071" w14:textId="77777777" w:rsidR="004F5A6D" w:rsidRPr="001D69C3" w:rsidRDefault="00A15E73" w:rsidP="004F5A6D">
            <w:pPr>
              <w:rPr>
                <w:color w:val="000000" w:themeColor="text1"/>
              </w:rPr>
            </w:pPr>
            <w:r w:rsidRPr="001D69C3">
              <w:rPr>
                <w:rFonts w:hint="eastAsia"/>
                <w:color w:val="000000" w:themeColor="text1"/>
              </w:rPr>
              <w:t>수정보완</w:t>
            </w:r>
          </w:p>
        </w:tc>
        <w:tc>
          <w:tcPr>
            <w:tcW w:w="1385" w:type="dxa"/>
            <w:vAlign w:val="center"/>
          </w:tcPr>
          <w:p w14:paraId="22D98E36" w14:textId="77777777" w:rsidR="004F5A6D" w:rsidRPr="001D69C3" w:rsidRDefault="00A15E73" w:rsidP="00A15E73">
            <w:pPr>
              <w:jc w:val="center"/>
              <w:rPr>
                <w:color w:val="000000" w:themeColor="text1"/>
              </w:rPr>
            </w:pPr>
            <w:r w:rsidRPr="001D69C3">
              <w:rPr>
                <w:rFonts w:hint="eastAsia"/>
                <w:color w:val="000000" w:themeColor="text1"/>
              </w:rPr>
              <w:t>윤예지</w:t>
            </w:r>
          </w:p>
        </w:tc>
        <w:tc>
          <w:tcPr>
            <w:tcW w:w="1309" w:type="dxa"/>
          </w:tcPr>
          <w:p w14:paraId="0F317B52" w14:textId="77777777" w:rsidR="004F5A6D" w:rsidRPr="001D69C3" w:rsidRDefault="004F5A6D" w:rsidP="004F5A6D">
            <w:pPr>
              <w:jc w:val="center"/>
              <w:rPr>
                <w:color w:val="000000" w:themeColor="text1"/>
              </w:rPr>
            </w:pPr>
          </w:p>
        </w:tc>
      </w:tr>
      <w:tr w:rsidR="004F5A6D" w:rsidRPr="001D69C3" w14:paraId="66C584AA" w14:textId="77777777" w:rsidTr="00D91E11">
        <w:tc>
          <w:tcPr>
            <w:tcW w:w="567" w:type="dxa"/>
            <w:vAlign w:val="center"/>
          </w:tcPr>
          <w:p w14:paraId="65754673" w14:textId="77777777" w:rsidR="004F5A6D" w:rsidRPr="001D69C3" w:rsidRDefault="004F5A6D" w:rsidP="004F5A6D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3</w:t>
            </w:r>
          </w:p>
        </w:tc>
        <w:tc>
          <w:tcPr>
            <w:tcW w:w="962" w:type="dxa"/>
            <w:vAlign w:val="center"/>
          </w:tcPr>
          <w:p w14:paraId="5F1C881C" w14:textId="77777777" w:rsidR="004F5A6D" w:rsidRPr="001D69C3" w:rsidRDefault="002E274B" w:rsidP="004F5A6D">
            <w:pPr>
              <w:jc w:val="center"/>
              <w:rPr>
                <w:color w:val="000000" w:themeColor="text1"/>
              </w:rPr>
            </w:pPr>
            <w:r w:rsidRPr="001D69C3">
              <w:rPr>
                <w:rFonts w:hint="eastAsia"/>
                <w:color w:val="000000" w:themeColor="text1"/>
              </w:rPr>
              <w:t>V</w:t>
            </w:r>
            <w:r w:rsidRPr="001D69C3">
              <w:rPr>
                <w:color w:val="000000" w:themeColor="text1"/>
              </w:rPr>
              <w:t xml:space="preserve"> 0.30</w:t>
            </w:r>
          </w:p>
        </w:tc>
        <w:tc>
          <w:tcPr>
            <w:tcW w:w="1417" w:type="dxa"/>
            <w:vAlign w:val="center"/>
          </w:tcPr>
          <w:p w14:paraId="649E8E4F" w14:textId="77777777" w:rsidR="004F5A6D" w:rsidRPr="001D69C3" w:rsidRDefault="002E274B" w:rsidP="004F5A6D">
            <w:pPr>
              <w:jc w:val="center"/>
              <w:rPr>
                <w:color w:val="000000" w:themeColor="text1"/>
              </w:rPr>
            </w:pPr>
            <w:r w:rsidRPr="001D69C3">
              <w:rPr>
                <w:rFonts w:hint="eastAsia"/>
                <w:color w:val="000000" w:themeColor="text1"/>
              </w:rPr>
              <w:t>2018.10.24</w:t>
            </w:r>
          </w:p>
        </w:tc>
        <w:tc>
          <w:tcPr>
            <w:tcW w:w="3853" w:type="dxa"/>
          </w:tcPr>
          <w:p w14:paraId="31C65B5F" w14:textId="77777777" w:rsidR="004F5A6D" w:rsidRPr="001D69C3" w:rsidRDefault="002E274B" w:rsidP="004F5A6D">
            <w:pPr>
              <w:rPr>
                <w:color w:val="000000" w:themeColor="text1"/>
              </w:rPr>
            </w:pPr>
            <w:r w:rsidRPr="001D69C3">
              <w:rPr>
                <w:rFonts w:hint="eastAsia"/>
                <w:color w:val="000000" w:themeColor="text1"/>
              </w:rPr>
              <w:t>용어수정 및 내용 수정보완</w:t>
            </w:r>
          </w:p>
        </w:tc>
        <w:tc>
          <w:tcPr>
            <w:tcW w:w="1385" w:type="dxa"/>
            <w:vAlign w:val="center"/>
          </w:tcPr>
          <w:p w14:paraId="21AC09DB" w14:textId="77777777" w:rsidR="004F5A6D" w:rsidRPr="001D69C3" w:rsidRDefault="002E274B" w:rsidP="004F5A6D">
            <w:pPr>
              <w:jc w:val="center"/>
              <w:rPr>
                <w:color w:val="000000" w:themeColor="text1"/>
              </w:rPr>
            </w:pPr>
            <w:r w:rsidRPr="001D69C3">
              <w:rPr>
                <w:rFonts w:hint="eastAsia"/>
                <w:color w:val="000000" w:themeColor="text1"/>
              </w:rPr>
              <w:t>윤예지</w:t>
            </w:r>
          </w:p>
        </w:tc>
        <w:tc>
          <w:tcPr>
            <w:tcW w:w="1309" w:type="dxa"/>
          </w:tcPr>
          <w:p w14:paraId="6002CED4" w14:textId="77777777" w:rsidR="004F5A6D" w:rsidRPr="001D69C3" w:rsidRDefault="004F5A6D" w:rsidP="004F5A6D">
            <w:pPr>
              <w:jc w:val="center"/>
              <w:rPr>
                <w:color w:val="000000" w:themeColor="text1"/>
              </w:rPr>
            </w:pPr>
          </w:p>
        </w:tc>
      </w:tr>
      <w:tr w:rsidR="003D681E" w:rsidRPr="001D69C3" w14:paraId="159DEA9D" w14:textId="77777777" w:rsidTr="00971584">
        <w:tc>
          <w:tcPr>
            <w:tcW w:w="567" w:type="dxa"/>
            <w:vAlign w:val="center"/>
          </w:tcPr>
          <w:p w14:paraId="427F4BF1" w14:textId="77777777" w:rsidR="003D681E" w:rsidRPr="001D69C3" w:rsidRDefault="003D681E" w:rsidP="003D681E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4</w:t>
            </w:r>
          </w:p>
        </w:tc>
        <w:tc>
          <w:tcPr>
            <w:tcW w:w="962" w:type="dxa"/>
            <w:vAlign w:val="center"/>
          </w:tcPr>
          <w:p w14:paraId="289142C1" w14:textId="56D20610" w:rsidR="003D681E" w:rsidRPr="001D69C3" w:rsidRDefault="003D681E" w:rsidP="003D68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</w:t>
            </w:r>
            <w:r>
              <w:rPr>
                <w:color w:val="000000" w:themeColor="text1"/>
              </w:rPr>
              <w:t xml:space="preserve"> 0.4</w:t>
            </w:r>
            <w:r w:rsidRPr="001D69C3">
              <w:rPr>
                <w:color w:val="000000" w:themeColor="text1"/>
              </w:rPr>
              <w:t>0</w:t>
            </w:r>
          </w:p>
        </w:tc>
        <w:tc>
          <w:tcPr>
            <w:tcW w:w="1417" w:type="dxa"/>
            <w:vAlign w:val="center"/>
          </w:tcPr>
          <w:p w14:paraId="67BAB6A9" w14:textId="269A269E" w:rsidR="003D681E" w:rsidRPr="00B42C85" w:rsidRDefault="003D681E" w:rsidP="003D681E">
            <w:pPr>
              <w:jc w:val="center"/>
              <w:rPr>
                <w:color w:val="000000" w:themeColor="text1"/>
              </w:rPr>
            </w:pPr>
            <w:r w:rsidRPr="00B42C85">
              <w:rPr>
                <w:rFonts w:hint="eastAsia"/>
                <w:color w:val="000000" w:themeColor="text1"/>
              </w:rPr>
              <w:t>2</w:t>
            </w:r>
            <w:r w:rsidRPr="00B42C85">
              <w:rPr>
                <w:color w:val="000000" w:themeColor="text1"/>
              </w:rPr>
              <w:t>019.04.05</w:t>
            </w:r>
          </w:p>
        </w:tc>
        <w:tc>
          <w:tcPr>
            <w:tcW w:w="3853" w:type="dxa"/>
          </w:tcPr>
          <w:p w14:paraId="00FE555A" w14:textId="73CD7451" w:rsidR="003D681E" w:rsidRPr="00B42C85" w:rsidRDefault="003D681E" w:rsidP="003D681E">
            <w:pPr>
              <w:rPr>
                <w:color w:val="000000" w:themeColor="text1"/>
              </w:rPr>
            </w:pPr>
            <w:r w:rsidRPr="00B42C85">
              <w:rPr>
                <w:rFonts w:hint="eastAsia"/>
                <w:color w:val="000000" w:themeColor="text1"/>
              </w:rPr>
              <w:t>정책서</w:t>
            </w:r>
            <w:r>
              <w:rPr>
                <w:rFonts w:hint="eastAsia"/>
                <w:color w:val="000000" w:themeColor="text1"/>
              </w:rPr>
              <w:t xml:space="preserve"> 업데이트</w:t>
            </w:r>
          </w:p>
        </w:tc>
        <w:tc>
          <w:tcPr>
            <w:tcW w:w="1385" w:type="dxa"/>
          </w:tcPr>
          <w:p w14:paraId="381D1D03" w14:textId="45B7341B" w:rsidR="003D681E" w:rsidRPr="00B42C85" w:rsidRDefault="003D681E" w:rsidP="003D681E">
            <w:pPr>
              <w:jc w:val="center"/>
              <w:rPr>
                <w:color w:val="000000" w:themeColor="text1"/>
              </w:rPr>
            </w:pPr>
            <w:r w:rsidRPr="00896188">
              <w:rPr>
                <w:rFonts w:hint="eastAsia"/>
                <w:color w:val="000000" w:themeColor="text1"/>
              </w:rPr>
              <w:t>신진아</w:t>
            </w:r>
          </w:p>
        </w:tc>
        <w:tc>
          <w:tcPr>
            <w:tcW w:w="1309" w:type="dxa"/>
          </w:tcPr>
          <w:p w14:paraId="4FEEC239" w14:textId="77777777" w:rsidR="003D681E" w:rsidRPr="001D69C3" w:rsidRDefault="003D681E" w:rsidP="003D681E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3D681E" w:rsidRPr="001D69C3" w14:paraId="41B8B3B6" w14:textId="77777777" w:rsidTr="00971584">
        <w:tc>
          <w:tcPr>
            <w:tcW w:w="567" w:type="dxa"/>
            <w:vAlign w:val="center"/>
          </w:tcPr>
          <w:p w14:paraId="663E3DB5" w14:textId="77777777" w:rsidR="003D681E" w:rsidRPr="001D69C3" w:rsidRDefault="003D681E" w:rsidP="003D681E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5</w:t>
            </w:r>
          </w:p>
        </w:tc>
        <w:tc>
          <w:tcPr>
            <w:tcW w:w="962" w:type="dxa"/>
            <w:vAlign w:val="center"/>
          </w:tcPr>
          <w:p w14:paraId="7CD23D30" w14:textId="405C3DF3" w:rsidR="003D681E" w:rsidRPr="001D69C3" w:rsidRDefault="003D681E" w:rsidP="003D68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</w:t>
            </w:r>
            <w:r>
              <w:rPr>
                <w:color w:val="000000" w:themeColor="text1"/>
              </w:rPr>
              <w:t xml:space="preserve"> 0.5</w:t>
            </w:r>
            <w:r w:rsidRPr="001D69C3">
              <w:rPr>
                <w:color w:val="000000" w:themeColor="text1"/>
              </w:rPr>
              <w:t>0</w:t>
            </w:r>
          </w:p>
        </w:tc>
        <w:tc>
          <w:tcPr>
            <w:tcW w:w="1417" w:type="dxa"/>
            <w:vAlign w:val="center"/>
          </w:tcPr>
          <w:p w14:paraId="288264FB" w14:textId="7F976471" w:rsidR="003D681E" w:rsidRPr="001D69C3" w:rsidRDefault="003D681E" w:rsidP="003D68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019.04.26</w:t>
            </w:r>
          </w:p>
        </w:tc>
        <w:tc>
          <w:tcPr>
            <w:tcW w:w="3853" w:type="dxa"/>
          </w:tcPr>
          <w:p w14:paraId="2D68C57B" w14:textId="1A346AC1" w:rsidR="003D681E" w:rsidRPr="003D681E" w:rsidRDefault="003D681E" w:rsidP="003D681E">
            <w:pPr>
              <w:rPr>
                <w:color w:val="000000" w:themeColor="text1"/>
              </w:rPr>
            </w:pPr>
            <w:r w:rsidRPr="003D681E">
              <w:rPr>
                <w:rFonts w:hint="eastAsia"/>
                <w:color w:val="000000" w:themeColor="text1"/>
              </w:rPr>
              <w:t>개발팀</w:t>
            </w:r>
            <w:r w:rsidRPr="003D681E">
              <w:rPr>
                <w:color w:val="000000" w:themeColor="text1"/>
              </w:rPr>
              <w:t xml:space="preserve"> 의견 및 수정사항 반영</w:t>
            </w:r>
          </w:p>
        </w:tc>
        <w:tc>
          <w:tcPr>
            <w:tcW w:w="1385" w:type="dxa"/>
          </w:tcPr>
          <w:p w14:paraId="276CC06C" w14:textId="2056C800" w:rsidR="003D681E" w:rsidRPr="001D69C3" w:rsidRDefault="003D681E" w:rsidP="003D681E">
            <w:pPr>
              <w:jc w:val="center"/>
              <w:rPr>
                <w:color w:val="000000" w:themeColor="text1"/>
              </w:rPr>
            </w:pPr>
            <w:r w:rsidRPr="00896188">
              <w:rPr>
                <w:rFonts w:hint="eastAsia"/>
                <w:color w:val="000000" w:themeColor="text1"/>
              </w:rPr>
              <w:t>신진아</w:t>
            </w:r>
          </w:p>
        </w:tc>
        <w:tc>
          <w:tcPr>
            <w:tcW w:w="1309" w:type="dxa"/>
          </w:tcPr>
          <w:p w14:paraId="121EC6AE" w14:textId="77777777" w:rsidR="003D681E" w:rsidRPr="001D69C3" w:rsidRDefault="003D681E" w:rsidP="003D681E">
            <w:pPr>
              <w:jc w:val="center"/>
              <w:rPr>
                <w:color w:val="000000" w:themeColor="text1"/>
              </w:rPr>
            </w:pPr>
          </w:p>
        </w:tc>
      </w:tr>
      <w:tr w:rsidR="00282838" w:rsidRPr="001D69C3" w14:paraId="67A041EF" w14:textId="77777777" w:rsidTr="003D0A15">
        <w:tc>
          <w:tcPr>
            <w:tcW w:w="567" w:type="dxa"/>
            <w:vAlign w:val="center"/>
          </w:tcPr>
          <w:p w14:paraId="65D3374A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6</w:t>
            </w:r>
          </w:p>
        </w:tc>
        <w:tc>
          <w:tcPr>
            <w:tcW w:w="962" w:type="dxa"/>
          </w:tcPr>
          <w:p w14:paraId="72FCFA7B" w14:textId="6ABEAF92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  <w:r w:rsidRPr="00235BBD">
              <w:rPr>
                <w:rFonts w:hint="eastAsia"/>
                <w:color w:val="000000" w:themeColor="text1"/>
              </w:rPr>
              <w:t>V</w:t>
            </w:r>
            <w:r w:rsidRPr="00235BBD">
              <w:rPr>
                <w:color w:val="000000" w:themeColor="text1"/>
              </w:rPr>
              <w:t xml:space="preserve"> 0.</w:t>
            </w:r>
            <w:r>
              <w:rPr>
                <w:color w:val="000000" w:themeColor="text1"/>
              </w:rPr>
              <w:t>6</w:t>
            </w:r>
            <w:r w:rsidRPr="00235BBD">
              <w:rPr>
                <w:color w:val="000000" w:themeColor="text1"/>
              </w:rPr>
              <w:t>0</w:t>
            </w:r>
          </w:p>
        </w:tc>
        <w:tc>
          <w:tcPr>
            <w:tcW w:w="1417" w:type="dxa"/>
            <w:vAlign w:val="center"/>
          </w:tcPr>
          <w:p w14:paraId="6E223066" w14:textId="50073DE6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019.05.16</w:t>
            </w:r>
          </w:p>
        </w:tc>
        <w:tc>
          <w:tcPr>
            <w:tcW w:w="3853" w:type="dxa"/>
          </w:tcPr>
          <w:p w14:paraId="30A7B2AA" w14:textId="13865C0A" w:rsidR="00282838" w:rsidRPr="001D69C3" w:rsidRDefault="00282838" w:rsidP="00282838">
            <w:pPr>
              <w:rPr>
                <w:color w:val="000000" w:themeColor="text1"/>
              </w:rPr>
            </w:pPr>
            <w:r w:rsidRPr="00643D58">
              <w:rPr>
                <w:rFonts w:asciiTheme="minorEastAsia" w:eastAsiaTheme="minorEastAsia" w:hAnsiTheme="minorEastAsia" w:hint="eastAsia"/>
                <w:color w:val="000000" w:themeColor="text1"/>
              </w:rPr>
              <w:t>현행화 및 수정/보완</w:t>
            </w:r>
          </w:p>
        </w:tc>
        <w:tc>
          <w:tcPr>
            <w:tcW w:w="1385" w:type="dxa"/>
            <w:vAlign w:val="center"/>
          </w:tcPr>
          <w:p w14:paraId="2C7DF61B" w14:textId="3046FAAB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조영진</w:t>
            </w:r>
          </w:p>
        </w:tc>
        <w:tc>
          <w:tcPr>
            <w:tcW w:w="1309" w:type="dxa"/>
          </w:tcPr>
          <w:p w14:paraId="7757352F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</w:tr>
      <w:tr w:rsidR="00E913EE" w:rsidRPr="001D69C3" w14:paraId="355194A6" w14:textId="77777777" w:rsidTr="003D0A15">
        <w:tc>
          <w:tcPr>
            <w:tcW w:w="567" w:type="dxa"/>
            <w:vAlign w:val="center"/>
          </w:tcPr>
          <w:p w14:paraId="0A0E6364" w14:textId="77777777" w:rsidR="00E913EE" w:rsidRPr="001D69C3" w:rsidRDefault="00E913EE" w:rsidP="00E913EE">
            <w:pPr>
              <w:jc w:val="center"/>
              <w:rPr>
                <w:color w:val="000000" w:themeColor="text1"/>
              </w:rPr>
            </w:pPr>
            <w:bookmarkStart w:id="2" w:name="_GoBack" w:colFirst="3" w:colLast="4"/>
            <w:r w:rsidRPr="001D69C3">
              <w:rPr>
                <w:color w:val="000000" w:themeColor="text1"/>
              </w:rPr>
              <w:t>7</w:t>
            </w:r>
          </w:p>
        </w:tc>
        <w:tc>
          <w:tcPr>
            <w:tcW w:w="962" w:type="dxa"/>
          </w:tcPr>
          <w:p w14:paraId="6507A694" w14:textId="487D4973" w:rsidR="00E913EE" w:rsidRPr="001D69C3" w:rsidRDefault="00E913EE" w:rsidP="00E913EE">
            <w:pPr>
              <w:jc w:val="center"/>
              <w:rPr>
                <w:color w:val="000000" w:themeColor="text1"/>
              </w:rPr>
            </w:pPr>
            <w:r w:rsidRPr="00235BBD">
              <w:rPr>
                <w:rFonts w:hint="eastAsia"/>
                <w:color w:val="000000" w:themeColor="text1"/>
              </w:rPr>
              <w:t>V</w:t>
            </w:r>
            <w:r w:rsidRPr="00235BBD">
              <w:rPr>
                <w:color w:val="000000" w:themeColor="text1"/>
              </w:rPr>
              <w:t xml:space="preserve"> 0.</w:t>
            </w:r>
            <w:r>
              <w:rPr>
                <w:color w:val="000000" w:themeColor="text1"/>
              </w:rPr>
              <w:t>7</w:t>
            </w:r>
            <w:r w:rsidRPr="00235BBD">
              <w:rPr>
                <w:color w:val="000000" w:themeColor="text1"/>
              </w:rPr>
              <w:t>0</w:t>
            </w:r>
          </w:p>
        </w:tc>
        <w:tc>
          <w:tcPr>
            <w:tcW w:w="1417" w:type="dxa"/>
            <w:vAlign w:val="center"/>
          </w:tcPr>
          <w:p w14:paraId="718E5EE5" w14:textId="43204040" w:rsidR="00E913EE" w:rsidRPr="001D69C3" w:rsidRDefault="00E913EE" w:rsidP="00E913E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019.05.23</w:t>
            </w:r>
          </w:p>
        </w:tc>
        <w:tc>
          <w:tcPr>
            <w:tcW w:w="3853" w:type="dxa"/>
          </w:tcPr>
          <w:p w14:paraId="7DDB5CF1" w14:textId="5230B4FF" w:rsidR="00E913EE" w:rsidRPr="001D69C3" w:rsidRDefault="00E913EE" w:rsidP="00E913EE">
            <w:pPr>
              <w:rPr>
                <w:color w:val="000000" w:themeColor="text1"/>
              </w:rPr>
            </w:pPr>
            <w:r w:rsidRPr="00643D58">
              <w:rPr>
                <w:rFonts w:asciiTheme="minorEastAsia" w:eastAsiaTheme="minorEastAsia" w:hAnsiTheme="minorEastAsia" w:hint="eastAsia"/>
                <w:color w:val="000000" w:themeColor="text1"/>
              </w:rPr>
              <w:t>현행화 및 수정/보완</w:t>
            </w:r>
          </w:p>
        </w:tc>
        <w:tc>
          <w:tcPr>
            <w:tcW w:w="1385" w:type="dxa"/>
            <w:vAlign w:val="center"/>
          </w:tcPr>
          <w:p w14:paraId="63897D2A" w14:textId="587E1164" w:rsidR="00E913EE" w:rsidRPr="001D69C3" w:rsidRDefault="00E913EE" w:rsidP="00E913EE">
            <w:pPr>
              <w:jc w:val="center"/>
              <w:rPr>
                <w:color w:val="000000" w:themeColor="text1"/>
              </w:rPr>
            </w:pPr>
            <w:r w:rsidRPr="00896188">
              <w:rPr>
                <w:rFonts w:hint="eastAsia"/>
                <w:color w:val="000000" w:themeColor="text1"/>
              </w:rPr>
              <w:t>신진아</w:t>
            </w:r>
          </w:p>
        </w:tc>
        <w:tc>
          <w:tcPr>
            <w:tcW w:w="1309" w:type="dxa"/>
          </w:tcPr>
          <w:p w14:paraId="2C939897" w14:textId="77777777" w:rsidR="00E913EE" w:rsidRPr="001D69C3" w:rsidRDefault="00E913EE" w:rsidP="00E913EE">
            <w:pPr>
              <w:jc w:val="center"/>
              <w:rPr>
                <w:color w:val="000000" w:themeColor="text1"/>
              </w:rPr>
            </w:pPr>
          </w:p>
        </w:tc>
      </w:tr>
      <w:tr w:rsidR="00E913EE" w:rsidRPr="001D69C3" w14:paraId="373AE5D8" w14:textId="77777777" w:rsidTr="00D91E11">
        <w:tc>
          <w:tcPr>
            <w:tcW w:w="567" w:type="dxa"/>
            <w:vAlign w:val="center"/>
          </w:tcPr>
          <w:p w14:paraId="15C07C33" w14:textId="77777777" w:rsidR="00E913EE" w:rsidRPr="001D69C3" w:rsidRDefault="00E913EE" w:rsidP="00E913EE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8</w:t>
            </w:r>
          </w:p>
        </w:tc>
        <w:tc>
          <w:tcPr>
            <w:tcW w:w="962" w:type="dxa"/>
            <w:vAlign w:val="center"/>
          </w:tcPr>
          <w:p w14:paraId="1469667B" w14:textId="554A35A3" w:rsidR="00E913EE" w:rsidRPr="001D69C3" w:rsidRDefault="00E913EE" w:rsidP="00E913E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V.0.71</w:t>
            </w:r>
          </w:p>
        </w:tc>
        <w:tc>
          <w:tcPr>
            <w:tcW w:w="1417" w:type="dxa"/>
            <w:vAlign w:val="center"/>
          </w:tcPr>
          <w:p w14:paraId="2A8D27C5" w14:textId="3E51E815" w:rsidR="00E913EE" w:rsidRPr="001D69C3" w:rsidRDefault="00E913EE" w:rsidP="00E913E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019.07.01</w:t>
            </w:r>
          </w:p>
        </w:tc>
        <w:tc>
          <w:tcPr>
            <w:tcW w:w="3853" w:type="dxa"/>
          </w:tcPr>
          <w:p w14:paraId="043B750E" w14:textId="776E070F" w:rsidR="00E913EE" w:rsidRPr="001D69C3" w:rsidRDefault="00E913EE" w:rsidP="00E913EE">
            <w:pPr>
              <w:rPr>
                <w:color w:val="000000" w:themeColor="text1"/>
              </w:rPr>
            </w:pPr>
            <w:r w:rsidRPr="00643D58">
              <w:rPr>
                <w:rFonts w:asciiTheme="minorEastAsia" w:eastAsiaTheme="minorEastAsia" w:hAnsiTheme="minorEastAsia" w:hint="eastAsia"/>
                <w:color w:val="000000" w:themeColor="text1"/>
              </w:rPr>
              <w:t>현행화 및 수정/보완</w:t>
            </w:r>
          </w:p>
        </w:tc>
        <w:tc>
          <w:tcPr>
            <w:tcW w:w="1385" w:type="dxa"/>
            <w:vAlign w:val="center"/>
          </w:tcPr>
          <w:p w14:paraId="78064E4F" w14:textId="5311D391" w:rsidR="00E913EE" w:rsidRPr="001D69C3" w:rsidRDefault="00E913EE" w:rsidP="00E913EE">
            <w:pPr>
              <w:jc w:val="center"/>
              <w:rPr>
                <w:color w:val="000000" w:themeColor="text1"/>
              </w:rPr>
            </w:pPr>
            <w:r w:rsidRPr="00896188">
              <w:rPr>
                <w:rFonts w:hint="eastAsia"/>
                <w:color w:val="000000" w:themeColor="text1"/>
              </w:rPr>
              <w:t>신진아</w:t>
            </w:r>
          </w:p>
        </w:tc>
        <w:tc>
          <w:tcPr>
            <w:tcW w:w="1309" w:type="dxa"/>
          </w:tcPr>
          <w:p w14:paraId="24F71DB1" w14:textId="77777777" w:rsidR="00E913EE" w:rsidRPr="001D69C3" w:rsidRDefault="00E913EE" w:rsidP="00E913EE">
            <w:pPr>
              <w:jc w:val="center"/>
              <w:rPr>
                <w:color w:val="000000" w:themeColor="text1"/>
              </w:rPr>
            </w:pPr>
          </w:p>
        </w:tc>
      </w:tr>
      <w:bookmarkEnd w:id="2"/>
      <w:tr w:rsidR="00282838" w:rsidRPr="001D69C3" w14:paraId="7F05B0D0" w14:textId="77777777" w:rsidTr="00D91E11">
        <w:tc>
          <w:tcPr>
            <w:tcW w:w="567" w:type="dxa"/>
            <w:vAlign w:val="center"/>
          </w:tcPr>
          <w:p w14:paraId="69906170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9</w:t>
            </w:r>
          </w:p>
        </w:tc>
        <w:tc>
          <w:tcPr>
            <w:tcW w:w="962" w:type="dxa"/>
            <w:vAlign w:val="center"/>
          </w:tcPr>
          <w:p w14:paraId="62F6FAF3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8062062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53" w:type="dxa"/>
          </w:tcPr>
          <w:p w14:paraId="5E151CDA" w14:textId="77777777" w:rsidR="00282838" w:rsidRPr="001D69C3" w:rsidRDefault="00282838" w:rsidP="00282838">
            <w:pPr>
              <w:rPr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6B00BB72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9" w:type="dxa"/>
          </w:tcPr>
          <w:p w14:paraId="162405F8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</w:tr>
      <w:tr w:rsidR="00282838" w:rsidRPr="001D69C3" w14:paraId="7D1CD112" w14:textId="77777777" w:rsidTr="00D91E11">
        <w:tc>
          <w:tcPr>
            <w:tcW w:w="567" w:type="dxa"/>
            <w:vAlign w:val="center"/>
          </w:tcPr>
          <w:p w14:paraId="185D24D5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10</w:t>
            </w:r>
          </w:p>
        </w:tc>
        <w:tc>
          <w:tcPr>
            <w:tcW w:w="962" w:type="dxa"/>
            <w:vAlign w:val="center"/>
          </w:tcPr>
          <w:p w14:paraId="485AD03A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5EF31A88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53" w:type="dxa"/>
          </w:tcPr>
          <w:p w14:paraId="2F4DCEF7" w14:textId="77777777" w:rsidR="00282838" w:rsidRPr="001D69C3" w:rsidRDefault="00282838" w:rsidP="00282838">
            <w:pPr>
              <w:rPr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5709A15C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9" w:type="dxa"/>
          </w:tcPr>
          <w:p w14:paraId="27803924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</w:tr>
      <w:tr w:rsidR="00282838" w:rsidRPr="001D69C3" w14:paraId="0449483E" w14:textId="77777777" w:rsidTr="00D91E11">
        <w:tc>
          <w:tcPr>
            <w:tcW w:w="567" w:type="dxa"/>
            <w:vAlign w:val="center"/>
          </w:tcPr>
          <w:p w14:paraId="558DAC2E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11</w:t>
            </w:r>
          </w:p>
        </w:tc>
        <w:tc>
          <w:tcPr>
            <w:tcW w:w="962" w:type="dxa"/>
            <w:vAlign w:val="center"/>
          </w:tcPr>
          <w:p w14:paraId="3713384E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763C8C5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53" w:type="dxa"/>
          </w:tcPr>
          <w:p w14:paraId="4A1A35DC" w14:textId="77777777" w:rsidR="00282838" w:rsidRPr="001D69C3" w:rsidRDefault="00282838" w:rsidP="00282838">
            <w:pPr>
              <w:rPr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6A912258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9" w:type="dxa"/>
          </w:tcPr>
          <w:p w14:paraId="5CDF799C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</w:tr>
      <w:tr w:rsidR="00282838" w:rsidRPr="001D69C3" w14:paraId="484F68DA" w14:textId="77777777" w:rsidTr="00D91E11">
        <w:tc>
          <w:tcPr>
            <w:tcW w:w="567" w:type="dxa"/>
            <w:vAlign w:val="center"/>
          </w:tcPr>
          <w:p w14:paraId="0A651B96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12</w:t>
            </w:r>
          </w:p>
        </w:tc>
        <w:tc>
          <w:tcPr>
            <w:tcW w:w="962" w:type="dxa"/>
            <w:vAlign w:val="center"/>
          </w:tcPr>
          <w:p w14:paraId="63E011A5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2611E413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53" w:type="dxa"/>
          </w:tcPr>
          <w:p w14:paraId="17676D6B" w14:textId="77777777" w:rsidR="00282838" w:rsidRPr="001D69C3" w:rsidRDefault="00282838" w:rsidP="00282838">
            <w:pPr>
              <w:rPr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75DD6468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9" w:type="dxa"/>
          </w:tcPr>
          <w:p w14:paraId="4961CF02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</w:tr>
      <w:tr w:rsidR="00282838" w:rsidRPr="001D69C3" w14:paraId="055D5B74" w14:textId="77777777" w:rsidTr="00D91E11">
        <w:tc>
          <w:tcPr>
            <w:tcW w:w="567" w:type="dxa"/>
            <w:vAlign w:val="center"/>
          </w:tcPr>
          <w:p w14:paraId="297646F8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13</w:t>
            </w:r>
          </w:p>
        </w:tc>
        <w:tc>
          <w:tcPr>
            <w:tcW w:w="962" w:type="dxa"/>
            <w:vAlign w:val="center"/>
          </w:tcPr>
          <w:p w14:paraId="398D4E6B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D062CCB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53" w:type="dxa"/>
          </w:tcPr>
          <w:p w14:paraId="70F16459" w14:textId="77777777" w:rsidR="00282838" w:rsidRPr="001D69C3" w:rsidRDefault="00282838" w:rsidP="00282838">
            <w:pPr>
              <w:rPr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77A3AD3B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9" w:type="dxa"/>
          </w:tcPr>
          <w:p w14:paraId="5D3996DC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</w:tr>
      <w:tr w:rsidR="00282838" w:rsidRPr="001D69C3" w14:paraId="70424567" w14:textId="77777777" w:rsidTr="00D91E11">
        <w:tc>
          <w:tcPr>
            <w:tcW w:w="567" w:type="dxa"/>
            <w:vAlign w:val="center"/>
          </w:tcPr>
          <w:p w14:paraId="698A2956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14</w:t>
            </w:r>
          </w:p>
        </w:tc>
        <w:tc>
          <w:tcPr>
            <w:tcW w:w="962" w:type="dxa"/>
            <w:vAlign w:val="center"/>
          </w:tcPr>
          <w:p w14:paraId="7460AAEB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B8A020A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53" w:type="dxa"/>
          </w:tcPr>
          <w:p w14:paraId="387D1F76" w14:textId="77777777" w:rsidR="00282838" w:rsidRPr="001D69C3" w:rsidRDefault="00282838" w:rsidP="00282838">
            <w:pPr>
              <w:rPr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332CC5F0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9" w:type="dxa"/>
          </w:tcPr>
          <w:p w14:paraId="57B25A62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</w:tr>
      <w:tr w:rsidR="00282838" w:rsidRPr="001D69C3" w14:paraId="18C2065B" w14:textId="77777777" w:rsidTr="00D91E11">
        <w:tc>
          <w:tcPr>
            <w:tcW w:w="567" w:type="dxa"/>
            <w:vAlign w:val="center"/>
          </w:tcPr>
          <w:p w14:paraId="396D7E86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15</w:t>
            </w:r>
          </w:p>
        </w:tc>
        <w:tc>
          <w:tcPr>
            <w:tcW w:w="962" w:type="dxa"/>
            <w:vAlign w:val="center"/>
          </w:tcPr>
          <w:p w14:paraId="389BA921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46B437A5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53" w:type="dxa"/>
          </w:tcPr>
          <w:p w14:paraId="0AC79AEC" w14:textId="77777777" w:rsidR="00282838" w:rsidRPr="001D69C3" w:rsidRDefault="00282838" w:rsidP="00282838">
            <w:pPr>
              <w:rPr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268F0B61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9" w:type="dxa"/>
          </w:tcPr>
          <w:p w14:paraId="58B45231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</w:tr>
      <w:tr w:rsidR="00282838" w:rsidRPr="001D69C3" w14:paraId="424305DD" w14:textId="77777777" w:rsidTr="00D91E11">
        <w:tc>
          <w:tcPr>
            <w:tcW w:w="567" w:type="dxa"/>
            <w:vAlign w:val="center"/>
          </w:tcPr>
          <w:p w14:paraId="667AA1C1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16</w:t>
            </w:r>
          </w:p>
        </w:tc>
        <w:tc>
          <w:tcPr>
            <w:tcW w:w="962" w:type="dxa"/>
            <w:vAlign w:val="center"/>
          </w:tcPr>
          <w:p w14:paraId="099C5B02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4E5C12CC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53" w:type="dxa"/>
          </w:tcPr>
          <w:p w14:paraId="3D4A095B" w14:textId="77777777" w:rsidR="00282838" w:rsidRPr="001D69C3" w:rsidRDefault="00282838" w:rsidP="00282838">
            <w:pPr>
              <w:rPr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5C55BB74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9" w:type="dxa"/>
          </w:tcPr>
          <w:p w14:paraId="60053159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</w:tr>
      <w:tr w:rsidR="00282838" w:rsidRPr="001D69C3" w14:paraId="1AA9E12C" w14:textId="77777777" w:rsidTr="00D91E11">
        <w:tc>
          <w:tcPr>
            <w:tcW w:w="567" w:type="dxa"/>
            <w:vAlign w:val="center"/>
          </w:tcPr>
          <w:p w14:paraId="2044C3A8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17</w:t>
            </w:r>
          </w:p>
        </w:tc>
        <w:tc>
          <w:tcPr>
            <w:tcW w:w="962" w:type="dxa"/>
            <w:vAlign w:val="center"/>
          </w:tcPr>
          <w:p w14:paraId="0912CBBE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11EE4FB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53" w:type="dxa"/>
          </w:tcPr>
          <w:p w14:paraId="09434A6D" w14:textId="77777777" w:rsidR="00282838" w:rsidRPr="001D69C3" w:rsidRDefault="00282838" w:rsidP="00282838">
            <w:pPr>
              <w:rPr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758AF7E2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9" w:type="dxa"/>
          </w:tcPr>
          <w:p w14:paraId="6F549375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</w:tr>
      <w:tr w:rsidR="00282838" w:rsidRPr="001D69C3" w14:paraId="1D70D8C0" w14:textId="77777777" w:rsidTr="00D91E11">
        <w:tc>
          <w:tcPr>
            <w:tcW w:w="567" w:type="dxa"/>
            <w:vAlign w:val="center"/>
          </w:tcPr>
          <w:p w14:paraId="02301D98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18</w:t>
            </w:r>
          </w:p>
        </w:tc>
        <w:tc>
          <w:tcPr>
            <w:tcW w:w="962" w:type="dxa"/>
            <w:vAlign w:val="center"/>
          </w:tcPr>
          <w:p w14:paraId="0AEC0413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1B64F4B2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53" w:type="dxa"/>
          </w:tcPr>
          <w:p w14:paraId="0B0C0615" w14:textId="77777777" w:rsidR="00282838" w:rsidRPr="001D69C3" w:rsidRDefault="00282838" w:rsidP="00282838">
            <w:pPr>
              <w:rPr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67520B69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9" w:type="dxa"/>
          </w:tcPr>
          <w:p w14:paraId="518CB10B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</w:tr>
      <w:tr w:rsidR="00282838" w:rsidRPr="001D69C3" w14:paraId="3FB03FAA" w14:textId="77777777" w:rsidTr="00D91E11">
        <w:tc>
          <w:tcPr>
            <w:tcW w:w="567" w:type="dxa"/>
            <w:vAlign w:val="center"/>
          </w:tcPr>
          <w:p w14:paraId="0D380ADB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19</w:t>
            </w:r>
          </w:p>
        </w:tc>
        <w:tc>
          <w:tcPr>
            <w:tcW w:w="962" w:type="dxa"/>
            <w:vAlign w:val="center"/>
          </w:tcPr>
          <w:p w14:paraId="3A052383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2303C04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53" w:type="dxa"/>
          </w:tcPr>
          <w:p w14:paraId="3F7B6714" w14:textId="77777777" w:rsidR="00282838" w:rsidRPr="001D69C3" w:rsidRDefault="00282838" w:rsidP="00282838">
            <w:pPr>
              <w:rPr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7C2E4D64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9" w:type="dxa"/>
          </w:tcPr>
          <w:p w14:paraId="175C0172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</w:tr>
      <w:tr w:rsidR="00282838" w:rsidRPr="001D69C3" w14:paraId="422AC266" w14:textId="77777777" w:rsidTr="00D91E11">
        <w:tc>
          <w:tcPr>
            <w:tcW w:w="567" w:type="dxa"/>
            <w:vAlign w:val="center"/>
          </w:tcPr>
          <w:p w14:paraId="67874103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  <w:r w:rsidRPr="001D69C3">
              <w:rPr>
                <w:color w:val="000000" w:themeColor="text1"/>
              </w:rPr>
              <w:t>20</w:t>
            </w:r>
          </w:p>
        </w:tc>
        <w:tc>
          <w:tcPr>
            <w:tcW w:w="962" w:type="dxa"/>
            <w:vAlign w:val="center"/>
          </w:tcPr>
          <w:p w14:paraId="4AD5EB47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BAFDECF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853" w:type="dxa"/>
          </w:tcPr>
          <w:p w14:paraId="750360C5" w14:textId="77777777" w:rsidR="00282838" w:rsidRPr="001D69C3" w:rsidRDefault="00282838" w:rsidP="00282838">
            <w:pPr>
              <w:rPr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1DA460E7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9" w:type="dxa"/>
          </w:tcPr>
          <w:p w14:paraId="462630CB" w14:textId="77777777" w:rsidR="00282838" w:rsidRPr="001D69C3" w:rsidRDefault="00282838" w:rsidP="00282838">
            <w:pPr>
              <w:jc w:val="center"/>
              <w:rPr>
                <w:color w:val="000000" w:themeColor="text1"/>
              </w:rPr>
            </w:pPr>
          </w:p>
        </w:tc>
      </w:tr>
    </w:tbl>
    <w:p w14:paraId="7D70970C" w14:textId="77777777" w:rsidR="004F5A6D" w:rsidRPr="001D69C3" w:rsidRDefault="004F5A6D" w:rsidP="004F5A6D">
      <w:pPr>
        <w:spacing w:line="440" w:lineRule="exact"/>
        <w:rPr>
          <w:b/>
          <w:color w:val="000000" w:themeColor="text1"/>
          <w:sz w:val="22"/>
          <w:szCs w:val="22"/>
        </w:rPr>
      </w:pPr>
    </w:p>
    <w:p w14:paraId="635F98F3" w14:textId="77777777" w:rsidR="004F5A6D" w:rsidRPr="001D69C3" w:rsidRDefault="004F5A6D" w:rsidP="004F5A6D">
      <w:pPr>
        <w:widowControl/>
        <w:jc w:val="left"/>
        <w:rPr>
          <w:b/>
          <w:color w:val="000000" w:themeColor="text1"/>
          <w:sz w:val="22"/>
          <w:szCs w:val="22"/>
        </w:rPr>
      </w:pPr>
      <w:r w:rsidRPr="001D69C3">
        <w:rPr>
          <w:b/>
          <w:color w:val="000000" w:themeColor="text1"/>
          <w:sz w:val="22"/>
          <w:szCs w:val="22"/>
        </w:rPr>
        <w:br w:type="page"/>
      </w:r>
    </w:p>
    <w:sdt>
      <w:sdtPr>
        <w:rPr>
          <w:rFonts w:ascii="맑은 고딕" w:hAnsi="맑은 고딕" w:cs="Times New Roman"/>
          <w:b w:val="0"/>
          <w:bCs/>
          <w:kern w:val="2"/>
          <w:sz w:val="20"/>
          <w:szCs w:val="24"/>
          <w:lang w:val="ko-KR"/>
        </w:rPr>
        <w:id w:val="94911355"/>
        <w:docPartObj>
          <w:docPartGallery w:val="Table of Contents"/>
          <w:docPartUnique/>
        </w:docPartObj>
      </w:sdtPr>
      <w:sdtEndPr>
        <w:rPr>
          <w:rFonts w:cs="Arial Unicode MS"/>
          <w:b/>
          <w:bCs w:val="0"/>
          <w:kern w:val="0"/>
          <w:szCs w:val="20"/>
          <w:lang w:val="en-US"/>
        </w:rPr>
      </w:sdtEndPr>
      <w:sdtContent>
        <w:p w14:paraId="657B8A33" w14:textId="77777777" w:rsidR="0097170C" w:rsidRPr="001D69C3" w:rsidRDefault="0097170C" w:rsidP="0097170C">
          <w:pPr>
            <w:pStyle w:val="a9"/>
            <w:rPr>
              <w:rFonts w:ascii="맑은 고딕" w:hAnsi="맑은 고딕" w:cs="Arial"/>
              <w:sz w:val="32"/>
            </w:rPr>
          </w:pPr>
          <w:r w:rsidRPr="001D69C3">
            <w:rPr>
              <w:rFonts w:ascii="맑은 고딕" w:hAnsi="맑은 고딕" w:cs="Arial"/>
              <w:sz w:val="32"/>
            </w:rPr>
            <w:t>Table of Contents</w:t>
          </w:r>
        </w:p>
        <w:p w14:paraId="0B605B2D" w14:textId="3B9EA1AC" w:rsidR="00F12504" w:rsidRDefault="0097170C">
          <w:pPr>
            <w:pStyle w:val="1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r w:rsidRPr="001D69C3">
            <w:rPr>
              <w:rFonts w:cs="Times New Roman"/>
            </w:rPr>
            <w:fldChar w:fldCharType="begin"/>
          </w:r>
          <w:r w:rsidRPr="001D69C3">
            <w:rPr>
              <w:rFonts w:cs="Times New Roman"/>
            </w:rPr>
            <w:instrText xml:space="preserve"> TOC \o "1-3" \h \z \u </w:instrText>
          </w:r>
          <w:r w:rsidRPr="001D69C3">
            <w:rPr>
              <w:rFonts w:cs="Times New Roman"/>
            </w:rPr>
            <w:fldChar w:fldCharType="separate"/>
          </w:r>
          <w:hyperlink w:anchor="_Toc7512649" w:history="1">
            <w:r w:rsidR="00F12504" w:rsidRPr="00D811E4">
              <w:rPr>
                <w:rStyle w:val="af5"/>
                <w:rFonts w:eastAsia="바탕"/>
                <w:noProof/>
              </w:rPr>
              <w:t>1</w:t>
            </w:r>
            <w:r w:rsidR="00F12504" w:rsidRPr="00D811E4">
              <w:rPr>
                <w:rStyle w:val="af5"/>
                <w:noProof/>
              </w:rPr>
              <w:t xml:space="preserve"> 클레임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_Toc7512649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7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0A969223" w14:textId="61A32A51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650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F12504" w:rsidRPr="00D811E4">
              <w:rPr>
                <w:rStyle w:val="af5"/>
                <w:noProof/>
              </w:rPr>
              <w:t xml:space="preserve"> 클레임 기본 정책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_Toc7512650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7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4D70F273" w14:textId="39FCD90C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651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="00F12504" w:rsidRPr="00D811E4">
              <w:rPr>
                <w:rStyle w:val="af5"/>
                <w:noProof/>
              </w:rPr>
              <w:t xml:space="preserve"> 주문/배송 상태별 클레임 가능여부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_Toc7512651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7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0112064A" w14:textId="469F3BF6" w:rsidR="00F12504" w:rsidRDefault="003D0A15">
          <w:pPr>
            <w:pStyle w:val="1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7512652" w:history="1">
            <w:r w:rsidR="00F12504" w:rsidRPr="00D811E4">
              <w:rPr>
                <w:rStyle w:val="af5"/>
                <w:rFonts w:eastAsia="바탕"/>
                <w:noProof/>
              </w:rPr>
              <w:t>2</w:t>
            </w:r>
            <w:r w:rsidR="00F12504" w:rsidRPr="00D811E4">
              <w:rPr>
                <w:rStyle w:val="af5"/>
                <w:noProof/>
              </w:rPr>
              <w:t xml:space="preserve"> 주문취소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_Toc7512652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8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B87F690" w14:textId="0C99BEC7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654" w:history="1">
            <w:r w:rsidR="00F12504" w:rsidRPr="00D811E4">
              <w:rPr>
                <w:rStyle w:val="af5"/>
                <w:rFonts w:asciiTheme="minorEastAsia" w:hAnsiTheme="minorEastAsia" w:cs="Calibr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 w:rsidR="00F12504" w:rsidRPr="00D811E4">
              <w:rPr>
                <w:rStyle w:val="af5"/>
                <w:rFonts w:asciiTheme="minorEastAsia" w:hAnsiTheme="minorEastAsia" w:cs="Calibri"/>
                <w:noProof/>
              </w:rPr>
              <w:t xml:space="preserve"> 주문취소 정의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_Toc7512654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8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1A0AB634" w14:textId="2FB7AFDA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655" w:history="1">
            <w:r w:rsidR="00F12504" w:rsidRPr="00D811E4">
              <w:rPr>
                <w:rStyle w:val="af5"/>
                <w:rFonts w:asciiTheme="minorEastAsia" w:hAnsiTheme="minorEastAsia" w:cs="Calibr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 w:rsidR="00F12504" w:rsidRPr="00D811E4">
              <w:rPr>
                <w:rStyle w:val="af5"/>
                <w:rFonts w:asciiTheme="minorEastAsia" w:hAnsiTheme="minorEastAsia" w:cs="Calibri"/>
                <w:noProof/>
              </w:rPr>
              <w:t xml:space="preserve"> 주문취소 기본정책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_Toc7512655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8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7FC973C" w14:textId="71BFA579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56" w:history="1">
            <w:r w:rsidR="00F12504" w:rsidRPr="00D811E4">
              <w:rPr>
                <w:rStyle w:val="af5"/>
                <w:rFonts w:asciiTheme="minorEastAsia" w:hAnsiTheme="minorEastAsia" w:cs="Calibri"/>
                <w:noProof/>
              </w:rPr>
              <w:t>2.2.1 주문취소 기본정책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_Toc7512656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8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042ACAE" w14:textId="03D85F00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57" w:history="1">
            <w:r w:rsidR="00F12504" w:rsidRPr="00D811E4">
              <w:rPr>
                <w:rStyle w:val="af5"/>
                <w:rFonts w:asciiTheme="minorEastAsia" w:hAnsiTheme="minorEastAsia" w:cs="Calibri"/>
                <w:noProof/>
              </w:rPr>
              <w:t>2.2.2 주문취소 접수 주체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_Toc7512657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8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38E7632B" w14:textId="3F07B62A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58" w:history="1">
            <w:r w:rsidR="00F12504" w:rsidRPr="00D811E4">
              <w:rPr>
                <w:rStyle w:val="af5"/>
                <w:rFonts w:asciiTheme="minorEastAsia" w:hAnsiTheme="minorEastAsia" w:cs="Calibri"/>
                <w:noProof/>
              </w:rPr>
              <w:t>2.2.3 주문취소 조건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_Toc7512658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8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1FD4438D" w14:textId="1196CEA0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659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</w:t>
            </w:r>
            <w:r w:rsidR="00F12504" w:rsidRPr="00D811E4">
              <w:rPr>
                <w:rStyle w:val="af5"/>
                <w:noProof/>
              </w:rPr>
              <w:t xml:space="preserve"> 주문취소 유형 및 사유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_Toc7512659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9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D3028A1" w14:textId="4DD01C1D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61" w:history="1">
            <w:r w:rsidR="00F12504" w:rsidRPr="00D811E4">
              <w:rPr>
                <w:rStyle w:val="af5"/>
                <w:rFonts w:asciiTheme="minorEastAsia" w:hAnsiTheme="minorEastAsia" w:cs="Calibri"/>
                <w:noProof/>
              </w:rPr>
              <w:t>2.3.1 주문취소 유형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_Toc7512661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9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B936901" w14:textId="31E07876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62" w:history="1">
            <w:r w:rsidR="00F12504" w:rsidRPr="00D811E4">
              <w:rPr>
                <w:rStyle w:val="af5"/>
                <w:rFonts w:asciiTheme="minorEastAsia" w:hAnsiTheme="minorEastAsia" w:cs="Calibri"/>
                <w:noProof/>
              </w:rPr>
              <w:t>2.3.2 주문취소 사유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_Toc7512662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9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51300DE6" w14:textId="476A3331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666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</w:t>
            </w:r>
            <w:r w:rsidR="00F12504" w:rsidRPr="00D811E4">
              <w:rPr>
                <w:rStyle w:val="af5"/>
                <w:noProof/>
              </w:rPr>
              <w:t xml:space="preserve"> 주문취소 상태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_Toc7512666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9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3B9215C9" w14:textId="6B3C28DA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667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</w:t>
            </w:r>
            <w:r w:rsidR="00F12504" w:rsidRPr="00D811E4">
              <w:rPr>
                <w:rStyle w:val="af5"/>
                <w:noProof/>
              </w:rPr>
              <w:t xml:space="preserve"> 주문취소 프로세스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_Toc7512667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E5A82B4" w14:textId="6FFDBDA3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70" w:history="1">
            <w:r w:rsidR="00F12504" w:rsidRPr="00D811E4">
              <w:rPr>
                <w:rStyle w:val="af5"/>
                <w:rFonts w:asciiTheme="minorEastAsia" w:hAnsiTheme="minorEastAsia" w:cs="Calibri"/>
                <w:noProof/>
              </w:rPr>
              <w:t>2.5.1</w:t>
            </w:r>
            <w:r w:rsidR="00F12504" w:rsidRPr="00D811E4">
              <w:rPr>
                <w:rStyle w:val="af5"/>
                <w:noProof/>
              </w:rPr>
              <w:t xml:space="preserve"> 전체취소 프로세스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_Toc7512670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155268F" w14:textId="25854431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71" w:history="1">
            <w:r w:rsidR="00F12504" w:rsidRPr="00D811E4">
              <w:rPr>
                <w:rStyle w:val="af5"/>
                <w:noProof/>
              </w:rPr>
              <w:t>2.5.2 부분취소 프로세스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_Toc7512671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5AB4F678" w14:textId="0CA68C05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672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2.6</w:t>
            </w:r>
            <w:r w:rsidR="00F12504" w:rsidRPr="00D811E4">
              <w:rPr>
                <w:rStyle w:val="af5"/>
                <w:noProof/>
              </w:rPr>
              <w:t xml:space="preserve"> 주문취소 환불 및 프로모션 복원 정책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_Toc7512672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11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B602E1C" w14:textId="6200E256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74" w:history="1">
            <w:r w:rsidR="00F12504" w:rsidRPr="00D811E4">
              <w:rPr>
                <w:rStyle w:val="af5"/>
                <w:noProof/>
              </w:rPr>
              <w:t>2.6.1 주문 적용 금액 별 환불 정책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_Toc7512674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11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3D5E42D" w14:textId="2785D062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75" w:history="1">
            <w:r w:rsidR="00F12504" w:rsidRPr="00D811E4">
              <w:rPr>
                <w:rStyle w:val="af5"/>
                <w:noProof/>
              </w:rPr>
              <w:t>2.6.2 프로모션 복원 정책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_Toc7512675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11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1F9F83DE" w14:textId="6372EAEF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676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2.7</w:t>
            </w:r>
            <w:r w:rsidR="00F12504" w:rsidRPr="00D811E4">
              <w:rPr>
                <w:rStyle w:val="af5"/>
                <w:noProof/>
              </w:rPr>
              <w:t xml:space="preserve"> 품절취소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_Toc7512676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12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4592963E" w14:textId="79D1E786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677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2.8</w:t>
            </w:r>
            <w:r w:rsidR="00F12504" w:rsidRPr="00D811E4">
              <w:rPr>
                <w:rStyle w:val="af5"/>
                <w:noProof/>
              </w:rPr>
              <w:t xml:space="preserve"> 취소접수 철회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_Toc7512677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12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39AA403" w14:textId="49607C76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79" w:history="1">
            <w:r w:rsidR="00F12504" w:rsidRPr="00D811E4">
              <w:rPr>
                <w:rStyle w:val="af5"/>
                <w:noProof/>
              </w:rPr>
              <w:t>2.8.1 취소접수 철회 정의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_Toc7512679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12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7E92D89C" w14:textId="5E6144AA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80" w:history="1">
            <w:r w:rsidR="00F12504" w:rsidRPr="00D811E4">
              <w:rPr>
                <w:rStyle w:val="af5"/>
                <w:noProof/>
              </w:rPr>
              <w:t>2.8.2 취소접수 철회 사유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_Toc7512680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12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28CCA7C" w14:textId="01F61ED0" w:rsidR="00F12504" w:rsidRDefault="003D0A15">
          <w:pPr>
            <w:pStyle w:val="1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7512681" w:history="1">
            <w:r w:rsidR="00F12504" w:rsidRPr="00D811E4">
              <w:rPr>
                <w:rStyle w:val="af5"/>
                <w:rFonts w:eastAsia="바탕"/>
                <w:noProof/>
              </w:rPr>
              <w:t>3</w:t>
            </w:r>
            <w:r w:rsidR="00F12504" w:rsidRPr="00D811E4">
              <w:rPr>
                <w:rStyle w:val="af5"/>
                <w:noProof/>
              </w:rPr>
              <w:t xml:space="preserve"> 반품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_Toc7512681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13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4E40F3F4" w14:textId="5830F179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683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F12504" w:rsidRPr="00D811E4">
              <w:rPr>
                <w:rStyle w:val="af5"/>
                <w:noProof/>
              </w:rPr>
              <w:t xml:space="preserve"> 반품 정의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_Toc7512683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13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CDBA99D" w14:textId="757435A3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684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F12504" w:rsidRPr="00D811E4">
              <w:rPr>
                <w:rStyle w:val="af5"/>
                <w:noProof/>
              </w:rPr>
              <w:t xml:space="preserve"> 반품 기본정책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_Toc7512684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13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0206BAF0" w14:textId="57039F18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87" w:history="1">
            <w:r w:rsidR="00F12504" w:rsidRPr="00D811E4">
              <w:rPr>
                <w:rStyle w:val="af5"/>
                <w:noProof/>
              </w:rPr>
              <w:t>3.2.1 반품 기본정책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_Toc7512687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13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573E46ED" w14:textId="1066B1A2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88" w:history="1">
            <w:r w:rsidR="00F12504" w:rsidRPr="00D811E4">
              <w:rPr>
                <w:rStyle w:val="af5"/>
                <w:noProof/>
              </w:rPr>
              <w:t>3.2.2 반품 접수 주체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_Toc7512688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13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0B33E5B8" w14:textId="7DF0D961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89" w:history="1">
            <w:r w:rsidR="00F12504" w:rsidRPr="00D811E4">
              <w:rPr>
                <w:rStyle w:val="af5"/>
                <w:noProof/>
              </w:rPr>
              <w:t>3.2.3 반품 조건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_Toc7512689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14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100725F" w14:textId="45CCE307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690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F12504" w:rsidRPr="00D811E4">
              <w:rPr>
                <w:rStyle w:val="af5"/>
                <w:noProof/>
              </w:rPr>
              <w:t xml:space="preserve"> 반품 유형 및 사유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_Toc7512690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14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9309EFF" w14:textId="5A4917A9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92" w:history="1">
            <w:r w:rsidR="00F12504" w:rsidRPr="00D811E4">
              <w:rPr>
                <w:rStyle w:val="af5"/>
                <w:noProof/>
              </w:rPr>
              <w:t>3.3.1 반품유형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_Toc7512692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14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0950797A" w14:textId="170A7455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93" w:history="1">
            <w:r w:rsidR="00F12504" w:rsidRPr="00D811E4">
              <w:rPr>
                <w:rStyle w:val="af5"/>
                <w:noProof/>
              </w:rPr>
              <w:t>3.3.2 반품 사유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_Toc7512693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14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F50F2D1" w14:textId="4E929468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694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="00F12504" w:rsidRPr="00D811E4">
              <w:rPr>
                <w:rStyle w:val="af5"/>
                <w:noProof/>
              </w:rPr>
              <w:t xml:space="preserve"> 반품 상태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_Toc7512694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15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0F80304B" w14:textId="7C8F9A5B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695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="00F12504" w:rsidRPr="00D811E4">
              <w:rPr>
                <w:rStyle w:val="af5"/>
                <w:noProof/>
              </w:rPr>
              <w:t xml:space="preserve"> 반품 프로세스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_Toc7512695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15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43C9642B" w14:textId="56CD9080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696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3.6</w:t>
            </w:r>
            <w:r w:rsidR="00F12504" w:rsidRPr="00D811E4">
              <w:rPr>
                <w:rStyle w:val="af5"/>
                <w:noProof/>
              </w:rPr>
              <w:t xml:space="preserve"> 반품 회수 방법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_Toc7512696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15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014A4EF" w14:textId="0C7DC3BC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98" w:history="1">
            <w:r w:rsidR="00F12504" w:rsidRPr="00D811E4">
              <w:rPr>
                <w:rStyle w:val="af5"/>
                <w:noProof/>
              </w:rPr>
              <w:t>3.6.1 반품 접수처 및 회수방법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_Toc7512698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15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53081A19" w14:textId="63940738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699" w:history="1">
            <w:r w:rsidR="00F12504" w:rsidRPr="00D811E4">
              <w:rPr>
                <w:rStyle w:val="af5"/>
                <w:noProof/>
              </w:rPr>
              <w:t>3.6.2 회수 - 수거지 (회수상품 발송지)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_Toc7512699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16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78DE108A" w14:textId="034E4BEF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00" w:history="1">
            <w:r w:rsidR="00F12504" w:rsidRPr="00D811E4">
              <w:rPr>
                <w:rStyle w:val="af5"/>
                <w:noProof/>
              </w:rPr>
              <w:t>3.6.3 회수 - 배송지 (회수상품 도착지)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_Toc7512700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16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7A2D67B4" w14:textId="4B335A46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01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3.7</w:t>
            </w:r>
            <w:r w:rsidR="00F12504" w:rsidRPr="00D811E4">
              <w:rPr>
                <w:rStyle w:val="af5"/>
                <w:noProof/>
              </w:rPr>
              <w:t xml:space="preserve"> 반품 절차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_Toc7512701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16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3AF0620C" w14:textId="26FF5BD2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02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3.8</w:t>
            </w:r>
            <w:r w:rsidR="00F12504" w:rsidRPr="00D811E4">
              <w:rPr>
                <w:rStyle w:val="af5"/>
                <w:noProof/>
              </w:rPr>
              <w:t xml:space="preserve"> 비용 및 혜택 회수처리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_Toc7512702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17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32EE315D" w14:textId="2576E7E4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05" w:history="1">
            <w:r w:rsidR="00F12504" w:rsidRPr="00D811E4">
              <w:rPr>
                <w:rStyle w:val="af5"/>
                <w:noProof/>
              </w:rPr>
              <w:t>3.8.1 반품 배송비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_Toc7512705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17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76E88FCD" w14:textId="0E8ACD89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06" w:history="1">
            <w:r w:rsidR="00F12504" w:rsidRPr="00D811E4">
              <w:rPr>
                <w:rStyle w:val="af5"/>
                <w:noProof/>
              </w:rPr>
              <w:t>3.8.2 반송 배송비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_Toc7512706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18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52E1B591" w14:textId="005F8EBA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07" w:history="1">
            <w:r w:rsidR="00F12504" w:rsidRPr="00D811E4">
              <w:rPr>
                <w:rStyle w:val="af5"/>
                <w:noProof/>
              </w:rPr>
              <w:t>3.8.3 프로모션 복원 및 회수 정책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_Toc7512707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18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37FF4C86" w14:textId="4EAE7D65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08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3.9</w:t>
            </w:r>
            <w:r w:rsidR="00F12504" w:rsidRPr="00D811E4">
              <w:rPr>
                <w:rStyle w:val="af5"/>
                <w:noProof/>
              </w:rPr>
              <w:t xml:space="preserve"> 반품 철회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_Toc7512708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19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58278A25" w14:textId="1AE6289A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10" w:history="1">
            <w:r w:rsidR="00F12504" w:rsidRPr="00D811E4">
              <w:rPr>
                <w:rStyle w:val="af5"/>
                <w:noProof/>
              </w:rPr>
              <w:t>3.9.1 반품 철회 가능 시점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_Toc7512710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19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7FEB82A2" w14:textId="6326E808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11" w:history="1">
            <w:r w:rsidR="00F12504" w:rsidRPr="00D811E4">
              <w:rPr>
                <w:rStyle w:val="af5"/>
                <w:noProof/>
              </w:rPr>
              <w:t>3.9.2 반품 철회 사유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_Toc7512711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19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08FF6EDA" w14:textId="0E4D2388" w:rsidR="00F12504" w:rsidRDefault="003D0A15">
          <w:pPr>
            <w:pStyle w:val="1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7512712" w:history="1">
            <w:r w:rsidR="00F12504" w:rsidRPr="00D811E4">
              <w:rPr>
                <w:rStyle w:val="af5"/>
                <w:rFonts w:eastAsia="바탕"/>
                <w:noProof/>
              </w:rPr>
              <w:t>4</w:t>
            </w:r>
            <w:r w:rsidR="00F12504" w:rsidRPr="00D811E4">
              <w:rPr>
                <w:rStyle w:val="af5"/>
                <w:noProof/>
              </w:rPr>
              <w:t xml:space="preserve"> 교환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_Toc7512712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4A4C472F" w14:textId="75CA9C42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14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F12504" w:rsidRPr="00D811E4">
              <w:rPr>
                <w:rStyle w:val="af5"/>
                <w:noProof/>
              </w:rPr>
              <w:t xml:space="preserve"> 교환 정의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_Toc7512714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B53B36F" w14:textId="10E1AD4A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15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="00F12504" w:rsidRPr="00D811E4">
              <w:rPr>
                <w:rStyle w:val="af5"/>
                <w:noProof/>
              </w:rPr>
              <w:t xml:space="preserve"> 교환 기본정책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_Toc7512715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05178F9B" w14:textId="17DB77BB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18" w:history="1">
            <w:r w:rsidR="00F12504" w:rsidRPr="00D811E4">
              <w:rPr>
                <w:rStyle w:val="af5"/>
                <w:noProof/>
              </w:rPr>
              <w:t>4.2.1 교환 기본정책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_Toc7512718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73ECDE89" w14:textId="7A8B954D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19" w:history="1">
            <w:r w:rsidR="00F12504" w:rsidRPr="00D811E4">
              <w:rPr>
                <w:rStyle w:val="af5"/>
                <w:noProof/>
              </w:rPr>
              <w:t>4.2.2 교환 접수 주체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_Toc7512719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1221492" w14:textId="346F717D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20" w:history="1">
            <w:r w:rsidR="00F12504" w:rsidRPr="00D811E4">
              <w:rPr>
                <w:rStyle w:val="af5"/>
                <w:noProof/>
              </w:rPr>
              <w:t>4.2.3 교환 조건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_Toc7512720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737C06F8" w14:textId="36F6C903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21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 w:rsidR="00F12504" w:rsidRPr="00D811E4">
              <w:rPr>
                <w:rStyle w:val="af5"/>
                <w:noProof/>
              </w:rPr>
              <w:t xml:space="preserve"> 교환 유형 및 사유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_Toc7512721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21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78244171" w14:textId="4445B9B0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23" w:history="1">
            <w:r w:rsidR="00F12504" w:rsidRPr="00D811E4">
              <w:rPr>
                <w:rStyle w:val="af5"/>
                <w:noProof/>
              </w:rPr>
              <w:t>4.3.1 교환 유형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_Toc7512723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21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1EF74E1" w14:textId="7621C034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24" w:history="1">
            <w:r w:rsidR="00F12504" w:rsidRPr="00D811E4">
              <w:rPr>
                <w:rStyle w:val="af5"/>
                <w:noProof/>
              </w:rPr>
              <w:t>4.3.2 교환 사유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_Toc7512724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21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7A6393B5" w14:textId="0D73A820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25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</w:t>
            </w:r>
            <w:r w:rsidR="00F12504" w:rsidRPr="00D811E4">
              <w:rPr>
                <w:rStyle w:val="af5"/>
                <w:noProof/>
              </w:rPr>
              <w:t xml:space="preserve"> 교환 상태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_Toc7512725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21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59267AE4" w14:textId="41058316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26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4.5</w:t>
            </w:r>
            <w:r w:rsidR="00F12504" w:rsidRPr="00D811E4">
              <w:rPr>
                <w:rStyle w:val="af5"/>
                <w:noProof/>
              </w:rPr>
              <w:t xml:space="preserve"> 교환 프로세스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_Toc7512726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22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34456BA6" w14:textId="23CB02F7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27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4.6</w:t>
            </w:r>
            <w:r w:rsidR="00F12504" w:rsidRPr="00D811E4">
              <w:rPr>
                <w:rStyle w:val="af5"/>
                <w:noProof/>
              </w:rPr>
              <w:t xml:space="preserve"> 교환 회수/발송 방법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_Toc7512727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23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63F8B94" w14:textId="3AD5CD28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31" w:history="1">
            <w:r w:rsidR="00F12504" w:rsidRPr="00D811E4">
              <w:rPr>
                <w:rStyle w:val="af5"/>
                <w:noProof/>
              </w:rPr>
              <w:t>4.6.1 교환 접수처 및 회수방법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_Toc7512731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23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EDAA986" w14:textId="68029C46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32" w:history="1">
            <w:r w:rsidR="00F12504" w:rsidRPr="00D811E4">
              <w:rPr>
                <w:rStyle w:val="af5"/>
                <w:noProof/>
              </w:rPr>
              <w:t>4.6.2 회수 - 수거지 (회수상품 발송지)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_Toc7512732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23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15A63DB8" w14:textId="3D79753A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33" w:history="1">
            <w:r w:rsidR="00F12504" w:rsidRPr="00D811E4">
              <w:rPr>
                <w:rStyle w:val="af5"/>
                <w:noProof/>
              </w:rPr>
              <w:t>4.6.3 회수 - 회수배송지 (회수상품 도착지)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_Toc7512733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23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59A6CA0" w14:textId="6E1B79D9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34" w:history="1">
            <w:r w:rsidR="00F12504" w:rsidRPr="00D811E4">
              <w:rPr>
                <w:rStyle w:val="af5"/>
                <w:noProof/>
              </w:rPr>
              <w:t>4.6.4 발송 - 발송방법 및 발송택배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_Toc7512734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24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3045F31E" w14:textId="3F8EC11B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35" w:history="1">
            <w:r w:rsidR="00F12504" w:rsidRPr="00D811E4">
              <w:rPr>
                <w:rStyle w:val="af5"/>
                <w:noProof/>
              </w:rPr>
              <w:t>4.6.5 발송 - 발송배송지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_Toc7512735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24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068C9A32" w14:textId="5C54828A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36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4.7</w:t>
            </w:r>
            <w:r w:rsidR="00F12504" w:rsidRPr="00D811E4">
              <w:rPr>
                <w:rStyle w:val="af5"/>
                <w:noProof/>
              </w:rPr>
              <w:t xml:space="preserve"> 교환 절차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_Toc7512736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24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5B0430E7" w14:textId="3A47031C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37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4.8</w:t>
            </w:r>
            <w:r w:rsidR="00F12504" w:rsidRPr="00D811E4">
              <w:rPr>
                <w:rStyle w:val="af5"/>
                <w:noProof/>
              </w:rPr>
              <w:t xml:space="preserve"> 비용처리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_Toc7512737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25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4AD4E55C" w14:textId="620EBAAF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41" w:history="1">
            <w:r w:rsidR="00F12504" w:rsidRPr="00D811E4">
              <w:rPr>
                <w:rStyle w:val="af5"/>
                <w:noProof/>
              </w:rPr>
              <w:t>4.8.1 교환 배송비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_Toc7512741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25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46FD349" w14:textId="748321A1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42" w:history="1">
            <w:r w:rsidR="00F12504" w:rsidRPr="00D811E4">
              <w:rPr>
                <w:rStyle w:val="af5"/>
                <w:noProof/>
              </w:rPr>
              <w:t>4.8.2 반송 배송비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_Toc7512742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26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310981B2" w14:textId="653B0B54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43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4.9</w:t>
            </w:r>
            <w:r w:rsidR="00F12504" w:rsidRPr="00D811E4">
              <w:rPr>
                <w:rStyle w:val="af5"/>
                <w:noProof/>
              </w:rPr>
              <w:t xml:space="preserve"> 교환접수 철회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_Toc7512743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26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54C14BE6" w14:textId="540C92C1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45" w:history="1">
            <w:r w:rsidR="00F12504" w:rsidRPr="00D811E4">
              <w:rPr>
                <w:rStyle w:val="af5"/>
                <w:noProof/>
              </w:rPr>
              <w:t>4.9.1 교환접수 철회 정의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_Toc7512745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26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1689A647" w14:textId="66C3B79D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46" w:history="1">
            <w:r w:rsidR="00F12504" w:rsidRPr="00D811E4">
              <w:rPr>
                <w:rStyle w:val="af5"/>
                <w:noProof/>
              </w:rPr>
              <w:t>4.9.2 교환 철회 사유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_Toc7512746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26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39BC9E9A" w14:textId="3A6C8D00" w:rsidR="00F12504" w:rsidRDefault="003D0A15">
          <w:pPr>
            <w:pStyle w:val="1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7512747" w:history="1">
            <w:r w:rsidR="00F12504" w:rsidRPr="00D811E4">
              <w:rPr>
                <w:rStyle w:val="af5"/>
                <w:rFonts w:eastAsia="바탕"/>
                <w:noProof/>
              </w:rPr>
              <w:t>5</w:t>
            </w:r>
            <w:r w:rsidR="00F12504" w:rsidRPr="00D811E4">
              <w:rPr>
                <w:rStyle w:val="af5"/>
                <w:noProof/>
              </w:rPr>
              <w:t xml:space="preserve"> 환수/환불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_Toc7512747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27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141D4540" w14:textId="3BF88F26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49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F12504" w:rsidRPr="00D811E4">
              <w:rPr>
                <w:rStyle w:val="af5"/>
                <w:noProof/>
              </w:rPr>
              <w:t xml:space="preserve"> 환수/환불 정의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_Toc7512749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27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41F670C8" w14:textId="16B9FB02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50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="00F12504" w:rsidRPr="00D811E4">
              <w:rPr>
                <w:rStyle w:val="af5"/>
                <w:noProof/>
              </w:rPr>
              <w:t xml:space="preserve"> 환수/환불 기본정책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_Toc7512750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27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6517BE7" w14:textId="1DA7AC38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51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="00F12504" w:rsidRPr="00D811E4">
              <w:rPr>
                <w:rStyle w:val="af5"/>
                <w:noProof/>
              </w:rPr>
              <w:t xml:space="preserve"> 환수/환불 유형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_Toc7512751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27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1F0B1F31" w14:textId="34420F01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55" w:history="1">
            <w:r w:rsidR="00F12504" w:rsidRPr="00D811E4">
              <w:rPr>
                <w:rStyle w:val="af5"/>
                <w:noProof/>
              </w:rPr>
              <w:t>5.3.1 자동여부에 따른 유형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_Toc7512755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27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08B85F37" w14:textId="41BAA1E3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56" w:history="1">
            <w:r w:rsidR="00F12504" w:rsidRPr="00D811E4">
              <w:rPr>
                <w:rStyle w:val="af5"/>
                <w:noProof/>
              </w:rPr>
              <w:t>5.3.2 클레임 구분에 따른 유형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_Toc7512756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28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4296E3D" w14:textId="7003E5B1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57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="00F12504" w:rsidRPr="00D811E4">
              <w:rPr>
                <w:rStyle w:val="af5"/>
                <w:noProof/>
              </w:rPr>
              <w:t xml:space="preserve"> 환불 우선 순위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_Toc7512757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28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476E8E8" w14:textId="77B30B3B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58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 w:rsidR="00F12504" w:rsidRPr="00D811E4">
              <w:rPr>
                <w:rStyle w:val="af5"/>
                <w:noProof/>
              </w:rPr>
              <w:t xml:space="preserve"> 결제수단 별 환불정책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_Toc7512758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28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40D208D0" w14:textId="3F6872B8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63" w:history="1">
            <w:r w:rsidR="00F12504" w:rsidRPr="00D811E4">
              <w:rPr>
                <w:rStyle w:val="af5"/>
                <w:noProof/>
              </w:rPr>
              <w:t>5.5.1 주결제수단 환불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_Toc7512763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28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54A8E90E" w14:textId="58E85114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64" w:history="1">
            <w:r w:rsidR="00F12504" w:rsidRPr="00D811E4">
              <w:rPr>
                <w:rStyle w:val="af5"/>
                <w:noProof/>
              </w:rPr>
              <w:t>5.5.2 보조결제수단 환불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_Toc7512764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29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F01A197" w14:textId="02E7545E" w:rsidR="00F12504" w:rsidRDefault="003D0A15">
          <w:pPr>
            <w:pStyle w:val="1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7512765" w:history="1">
            <w:r w:rsidR="00F12504" w:rsidRPr="00D811E4">
              <w:rPr>
                <w:rStyle w:val="af5"/>
                <w:rFonts w:eastAsia="바탕"/>
                <w:noProof/>
              </w:rPr>
              <w:t>6</w:t>
            </w:r>
            <w:r w:rsidR="00F12504" w:rsidRPr="00D811E4">
              <w:rPr>
                <w:rStyle w:val="af5"/>
                <w:noProof/>
              </w:rPr>
              <w:t xml:space="preserve"> AS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_Toc7512765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CA10017" w14:textId="7DD69D85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67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</w:t>
            </w:r>
            <w:r w:rsidR="00F12504" w:rsidRPr="00D811E4">
              <w:rPr>
                <w:rStyle w:val="af5"/>
                <w:noProof/>
              </w:rPr>
              <w:t xml:space="preserve"> AS 정의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_Toc7512767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378D2AED" w14:textId="777ECD97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68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</w:t>
            </w:r>
            <w:r w:rsidR="00F12504" w:rsidRPr="00D811E4">
              <w:rPr>
                <w:rStyle w:val="af5"/>
                <w:noProof/>
              </w:rPr>
              <w:t xml:space="preserve"> AS 기본정책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_Toc7512768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3DB4A542" w14:textId="159AD8F9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71" w:history="1">
            <w:r w:rsidR="00F12504" w:rsidRPr="00D811E4">
              <w:rPr>
                <w:rStyle w:val="af5"/>
                <w:noProof/>
              </w:rPr>
              <w:t>6.2.1 AS 기본정책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_Toc7512771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5634A2AD" w14:textId="2343C2E3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72" w:history="1">
            <w:r w:rsidR="00F12504" w:rsidRPr="00D811E4">
              <w:rPr>
                <w:rStyle w:val="af5"/>
                <w:noProof/>
              </w:rPr>
              <w:t>6.2.2 AS 접수주체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_Toc7512772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3C51AE8D" w14:textId="243E453B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73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</w:t>
            </w:r>
            <w:r w:rsidR="00F12504" w:rsidRPr="00D811E4">
              <w:rPr>
                <w:rStyle w:val="af5"/>
                <w:noProof/>
              </w:rPr>
              <w:t xml:space="preserve"> AS유형 및 사유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_Toc7512773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4A219B0" w14:textId="15EB46B8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74" w:history="1">
            <w:r w:rsidR="00F12504" w:rsidRPr="00D811E4">
              <w:rPr>
                <w:rStyle w:val="af5"/>
                <w:noProof/>
              </w:rPr>
              <w:t>6.3.1 AS 유형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_Toc7512774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79C02CD5" w14:textId="59A00368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75" w:history="1">
            <w:r w:rsidR="00F12504" w:rsidRPr="00D811E4">
              <w:rPr>
                <w:rStyle w:val="af5"/>
                <w:noProof/>
              </w:rPr>
              <w:t>6.3.2 AS 사유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_Toc7512775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30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5C84D48C" w14:textId="67228A0A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76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</w:t>
            </w:r>
            <w:r w:rsidR="00F12504" w:rsidRPr="00D811E4">
              <w:rPr>
                <w:rStyle w:val="af5"/>
                <w:noProof/>
              </w:rPr>
              <w:t xml:space="preserve"> AS상태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_Toc7512776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31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EDAF1B9" w14:textId="314889BB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77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6.5</w:t>
            </w:r>
            <w:r w:rsidR="00F12504" w:rsidRPr="00D811E4">
              <w:rPr>
                <w:rStyle w:val="af5"/>
                <w:noProof/>
              </w:rPr>
              <w:t xml:space="preserve"> AS프로세스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_Toc7512777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32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0783181" w14:textId="283FBF70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78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6.6</w:t>
            </w:r>
            <w:r w:rsidR="00F12504" w:rsidRPr="00D811E4">
              <w:rPr>
                <w:rStyle w:val="af5"/>
                <w:noProof/>
              </w:rPr>
              <w:t xml:space="preserve"> AS 회수/발송 방법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_Toc7512778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32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7E0FFFE5" w14:textId="34DAE36F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83" w:history="1">
            <w:r w:rsidR="00F12504" w:rsidRPr="00D811E4">
              <w:rPr>
                <w:rStyle w:val="af5"/>
                <w:noProof/>
              </w:rPr>
              <w:t>6.6.1 AS 접수처 및 회수방법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_Toc7512783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32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46D8F2D2" w14:textId="04CB981B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84" w:history="1">
            <w:r w:rsidR="00F12504" w:rsidRPr="00D811E4">
              <w:rPr>
                <w:rStyle w:val="af5"/>
                <w:noProof/>
              </w:rPr>
              <w:t>6.6.2 회수 - 수거지 (회수상품 발송지)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_Toc7512784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32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0BE83B3C" w14:textId="2991D8D7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85" w:history="1">
            <w:r w:rsidR="00F12504" w:rsidRPr="00D811E4">
              <w:rPr>
                <w:rStyle w:val="af5"/>
                <w:noProof/>
              </w:rPr>
              <w:t>6.6.3 회수 - 회수배송지 (회수상품 도착지)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_Toc7512785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33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7351136" w14:textId="512E3695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86" w:history="1">
            <w:r w:rsidR="00F12504" w:rsidRPr="00D811E4">
              <w:rPr>
                <w:rStyle w:val="af5"/>
                <w:noProof/>
              </w:rPr>
              <w:t>6.6.4 발송 - 발송방법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_Toc7512786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33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79E22918" w14:textId="5318B531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87" w:history="1">
            <w:r w:rsidR="00F12504" w:rsidRPr="00D811E4">
              <w:rPr>
                <w:rStyle w:val="af5"/>
                <w:noProof/>
              </w:rPr>
              <w:t>6.6.5 발송 - 발송배송지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_Toc7512787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33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744F6DCF" w14:textId="1B69942C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88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6.7</w:t>
            </w:r>
            <w:r w:rsidR="00F12504" w:rsidRPr="00D811E4">
              <w:rPr>
                <w:rStyle w:val="af5"/>
                <w:noProof/>
              </w:rPr>
              <w:t xml:space="preserve"> AS절차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_Toc7512788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33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6349437" w14:textId="315F5814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90" w:history="1">
            <w:r w:rsidR="00F12504" w:rsidRPr="00D811E4">
              <w:rPr>
                <w:rStyle w:val="af5"/>
                <w:noProof/>
              </w:rPr>
              <w:t>6.7.1 수선AS 절차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_Toc7512790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33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4A26B8C1" w14:textId="2D36BC96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91" w:history="1">
            <w:r w:rsidR="00F12504" w:rsidRPr="00D811E4">
              <w:rPr>
                <w:rStyle w:val="af5"/>
                <w:noProof/>
              </w:rPr>
              <w:t>6.7.2 심의AS 절차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_Toc7512791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34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4A8A957C" w14:textId="32DD1A11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92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6.8</w:t>
            </w:r>
            <w:r w:rsidR="00F12504" w:rsidRPr="00D811E4">
              <w:rPr>
                <w:rStyle w:val="af5"/>
                <w:noProof/>
              </w:rPr>
              <w:t xml:space="preserve"> 비용 처리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_Toc7512792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34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419599ED" w14:textId="4CDEAB6B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94" w:history="1">
            <w:r w:rsidR="00F12504" w:rsidRPr="00D811E4">
              <w:rPr>
                <w:rStyle w:val="af5"/>
                <w:noProof/>
              </w:rPr>
              <w:t>6.8.1 AS배송비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_Toc7512794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34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233EF7CF" w14:textId="422EDDD6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95" w:history="1">
            <w:r w:rsidR="00F12504" w:rsidRPr="00D811E4">
              <w:rPr>
                <w:rStyle w:val="af5"/>
                <w:noProof/>
              </w:rPr>
              <w:t>6.8.2 AS비용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_Toc7512795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35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41B58A74" w14:textId="48DE4AC6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97" w:history="1">
            <w:r w:rsidR="00F12504" w:rsidRPr="00D811E4">
              <w:rPr>
                <w:rStyle w:val="af5"/>
                <w:noProof/>
              </w:rPr>
              <w:t>6.8.3 비용 결제방법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_Toc7512797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35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6C8D5E34" w14:textId="22D551C2" w:rsidR="00F12504" w:rsidRDefault="003D0A15">
          <w:pPr>
            <w:pStyle w:val="2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512798" w:history="1">
            <w:r w:rsidR="00F12504" w:rsidRPr="00D811E4">
              <w:rPr>
                <w:rStyle w:val="af5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6.9</w:t>
            </w:r>
            <w:r w:rsidR="00F12504" w:rsidRPr="00D811E4">
              <w:rPr>
                <w:rStyle w:val="af5"/>
                <w:noProof/>
              </w:rPr>
              <w:t xml:space="preserve"> AS 철회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_Toc7512798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35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0663D779" w14:textId="51F6A367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799" w:history="1">
            <w:r w:rsidR="00F12504" w:rsidRPr="00D811E4">
              <w:rPr>
                <w:rStyle w:val="af5"/>
                <w:noProof/>
              </w:rPr>
              <w:t>6.9.1 AS 철회 가능 시점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_Toc7512799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35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3F4DE3B2" w14:textId="1AD8732A" w:rsidR="00F12504" w:rsidRDefault="003D0A15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512800" w:history="1">
            <w:r w:rsidR="00F12504" w:rsidRPr="00D811E4">
              <w:rPr>
                <w:rStyle w:val="af5"/>
                <w:noProof/>
              </w:rPr>
              <w:t>6.9.2 AS 철회 사유</w:t>
            </w:r>
            <w:r w:rsidR="00F12504">
              <w:rPr>
                <w:noProof/>
                <w:webHidden/>
              </w:rPr>
              <w:tab/>
            </w:r>
            <w:r w:rsidR="00F12504">
              <w:rPr>
                <w:noProof/>
                <w:webHidden/>
              </w:rPr>
              <w:fldChar w:fldCharType="begin"/>
            </w:r>
            <w:r w:rsidR="00F12504">
              <w:rPr>
                <w:noProof/>
                <w:webHidden/>
              </w:rPr>
              <w:instrText xml:space="preserve"> PAGEREF _Toc7512800 \h </w:instrText>
            </w:r>
            <w:r w:rsidR="00F12504">
              <w:rPr>
                <w:noProof/>
                <w:webHidden/>
              </w:rPr>
            </w:r>
            <w:r w:rsidR="00F12504">
              <w:rPr>
                <w:noProof/>
                <w:webHidden/>
              </w:rPr>
              <w:fldChar w:fldCharType="separate"/>
            </w:r>
            <w:r w:rsidR="00F12504">
              <w:rPr>
                <w:noProof/>
                <w:webHidden/>
              </w:rPr>
              <w:t>36</w:t>
            </w:r>
            <w:r w:rsidR="00F12504">
              <w:rPr>
                <w:noProof/>
                <w:webHidden/>
              </w:rPr>
              <w:fldChar w:fldCharType="end"/>
            </w:r>
          </w:hyperlink>
        </w:p>
        <w:p w14:paraId="05C0D9A1" w14:textId="7F15DE32" w:rsidR="002E07F2" w:rsidRDefault="0097170C" w:rsidP="002E07F2">
          <w:r w:rsidRPr="001D69C3">
            <w:fldChar w:fldCharType="end"/>
          </w:r>
        </w:p>
      </w:sdtContent>
    </w:sdt>
    <w:p w14:paraId="17C25E9C" w14:textId="77777777" w:rsidR="0023481F" w:rsidRDefault="0023481F">
      <w:pPr>
        <w:widowControl/>
        <w:spacing w:line="240" w:lineRule="auto"/>
        <w:jc w:val="left"/>
        <w:rPr>
          <w:rFonts w:cs="Times New Roman"/>
          <w:b/>
          <w:kern w:val="2"/>
          <w:sz w:val="28"/>
          <w:szCs w:val="24"/>
        </w:rPr>
      </w:pPr>
      <w:r>
        <w:br w:type="page"/>
      </w:r>
    </w:p>
    <w:p w14:paraId="1FEEB785" w14:textId="6A9EE784" w:rsidR="0023481F" w:rsidRPr="00971584" w:rsidRDefault="0023481F" w:rsidP="00D82FB1">
      <w:pPr>
        <w:pStyle w:val="1Depth"/>
      </w:pPr>
      <w:bookmarkStart w:id="3" w:name="_Toc7512649"/>
      <w:r w:rsidRPr="00971584">
        <w:rPr>
          <w:rFonts w:hint="eastAsia"/>
        </w:rPr>
        <w:lastRenderedPageBreak/>
        <w:t>클레임</w:t>
      </w:r>
      <w:bookmarkEnd w:id="3"/>
    </w:p>
    <w:p w14:paraId="1737AAF5" w14:textId="77777777" w:rsidR="00D82FB1" w:rsidRDefault="00D82FB1" w:rsidP="00D82FB1">
      <w:pPr>
        <w:pStyle w:val="-20"/>
        <w:numPr>
          <w:ilvl w:val="1"/>
          <w:numId w:val="20"/>
        </w:numPr>
        <w:ind w:leftChars="142" w:left="851" w:hanging="567"/>
      </w:pPr>
      <w:bookmarkStart w:id="4" w:name="_Toc8899868"/>
      <w:bookmarkStart w:id="5" w:name="_Toc7512650"/>
      <w:r>
        <w:rPr>
          <w:rFonts w:hint="eastAsia"/>
        </w:rPr>
        <w:t>정의</w:t>
      </w:r>
      <w:bookmarkEnd w:id="4"/>
    </w:p>
    <w:p w14:paraId="4DA62D87" w14:textId="48B994EA" w:rsidR="00D82FB1" w:rsidRPr="006D3046" w:rsidRDefault="00D82FB1" w:rsidP="00D82FB1">
      <w:pPr>
        <w:pStyle w:val="af3"/>
        <w:numPr>
          <w:ilvl w:val="0"/>
          <w:numId w:val="36"/>
        </w:numPr>
        <w:ind w:leftChars="0"/>
      </w:pPr>
      <w:r>
        <w:rPr>
          <w:rFonts w:hint="eastAsia"/>
          <w:sz w:val="22"/>
          <w:szCs w:val="22"/>
        </w:rPr>
        <w:t xml:space="preserve">클레임이란 </w:t>
      </w:r>
      <w:r w:rsidRPr="006D3046">
        <w:rPr>
          <w:rFonts w:hint="eastAsia"/>
          <w:sz w:val="22"/>
          <w:szCs w:val="22"/>
        </w:rPr>
        <w:t>고객이</w:t>
      </w:r>
      <w:r w:rsidRPr="006D3046">
        <w:rPr>
          <w:sz w:val="22"/>
          <w:szCs w:val="22"/>
        </w:rPr>
        <w:t xml:space="preserve"> 상품을 주문한 이후 고객 변심 또는 상품 및 배송에 대한 불만 등의 사유로 취소, 반품, 교환</w:t>
      </w:r>
      <w:r>
        <w:rPr>
          <w:rFonts w:hint="eastAsia"/>
          <w:sz w:val="22"/>
          <w:szCs w:val="22"/>
        </w:rPr>
        <w:t>을</w:t>
      </w:r>
      <w:r w:rsidRPr="006D3046">
        <w:rPr>
          <w:sz w:val="22"/>
          <w:szCs w:val="22"/>
        </w:rPr>
        <w:t xml:space="preserve"> 요청하는 행위</w:t>
      </w:r>
      <w:r>
        <w:rPr>
          <w:rFonts w:hint="eastAsia"/>
          <w:sz w:val="22"/>
          <w:szCs w:val="22"/>
        </w:rPr>
        <w:t>를 말한다.</w:t>
      </w:r>
      <w:r>
        <w:rPr>
          <w:sz w:val="22"/>
          <w:szCs w:val="22"/>
        </w:rPr>
        <w:br/>
      </w:r>
    </w:p>
    <w:p w14:paraId="0BCDDE06" w14:textId="786CE7DA" w:rsidR="005E7E95" w:rsidRPr="00AB7310" w:rsidRDefault="00FC1BE2" w:rsidP="00AF0310">
      <w:pPr>
        <w:pStyle w:val="-20"/>
        <w:numPr>
          <w:ilvl w:val="1"/>
          <w:numId w:val="20"/>
        </w:numPr>
        <w:ind w:leftChars="142" w:left="851" w:hanging="567"/>
      </w:pPr>
      <w:r w:rsidRPr="00AB7310">
        <w:rPr>
          <w:rFonts w:hint="eastAsia"/>
        </w:rPr>
        <w:t>클레임 기본 정책</w:t>
      </w:r>
      <w:bookmarkEnd w:id="5"/>
    </w:p>
    <w:p w14:paraId="24C97D56" w14:textId="403FFC6C" w:rsidR="00BF7BD9" w:rsidRDefault="00BF7BD9" w:rsidP="00080D83">
      <w:pPr>
        <w:pStyle w:val="a"/>
      </w:pPr>
      <w:r>
        <w:rPr>
          <w:rFonts w:hint="eastAsia"/>
        </w:rPr>
        <w:t>회원,</w:t>
      </w:r>
      <w:r>
        <w:t xml:space="preserve"> </w:t>
      </w:r>
      <w:r>
        <w:rPr>
          <w:rFonts w:hint="eastAsia"/>
        </w:rPr>
        <w:t>비회원</w:t>
      </w:r>
      <w:r>
        <w:t xml:space="preserve"> </w:t>
      </w:r>
      <w:r>
        <w:rPr>
          <w:rFonts w:hint="eastAsia"/>
        </w:rPr>
        <w:t>모두 주문취소,</w:t>
      </w:r>
      <w:r>
        <w:t xml:space="preserve"> </w:t>
      </w:r>
      <w:r>
        <w:rPr>
          <w:rFonts w:hint="eastAsia"/>
        </w:rPr>
        <w:t>교환,</w:t>
      </w:r>
      <w:r>
        <w:t xml:space="preserve"> </w:t>
      </w:r>
      <w:r>
        <w:rPr>
          <w:rFonts w:hint="eastAsia"/>
        </w:rPr>
        <w:t>반품 신청이 가능하다.</w:t>
      </w:r>
    </w:p>
    <w:p w14:paraId="565257DF" w14:textId="0FFE2B22" w:rsidR="00FC1BE2" w:rsidRPr="00DD2F92" w:rsidRDefault="00FC1BE2" w:rsidP="00080D83">
      <w:pPr>
        <w:pStyle w:val="a"/>
      </w:pPr>
      <w:r w:rsidRPr="00DD2F92">
        <w:rPr>
          <w:rFonts w:hint="eastAsia"/>
        </w:rPr>
        <w:t>고객이 상품을 주문한 후 상품 또는 배송에 대한 불만 및 고객 변심에 의한 사유로 주문취소,</w:t>
      </w:r>
      <w:r w:rsidRPr="00DD2F92">
        <w:t xml:space="preserve"> </w:t>
      </w:r>
      <w:r w:rsidRPr="00DD2F92">
        <w:rPr>
          <w:rFonts w:hint="eastAsia"/>
        </w:rPr>
        <w:t>반품,</w:t>
      </w:r>
      <w:r w:rsidRPr="00DD2F92">
        <w:t xml:space="preserve"> </w:t>
      </w:r>
      <w:r w:rsidRPr="00DD2F92">
        <w:rPr>
          <w:rFonts w:hint="eastAsia"/>
        </w:rPr>
        <w:t>교환을 요청할 수 있다.</w:t>
      </w:r>
      <w:r w:rsidRPr="00DD2F92">
        <w:t xml:space="preserve"> </w:t>
      </w:r>
    </w:p>
    <w:p w14:paraId="0C12A7AB" w14:textId="7A2CB479" w:rsidR="00E913EE" w:rsidRDefault="00FC1BE2" w:rsidP="00080D83">
      <w:pPr>
        <w:pStyle w:val="a"/>
      </w:pPr>
      <w:r w:rsidRPr="00DD2F92">
        <w:rPr>
          <w:rFonts w:hint="eastAsia"/>
        </w:rPr>
        <w:t xml:space="preserve">클레임은 고객이 직접 마이페이지 또는 고객센터를 통해 </w:t>
      </w:r>
      <w:r w:rsidR="00B66D9D">
        <w:t>BO</w:t>
      </w:r>
      <w:r w:rsidR="00B66D9D">
        <w:rPr>
          <w:rFonts w:hint="eastAsia"/>
        </w:rPr>
        <w:t>에서 접수 가능하다.</w:t>
      </w:r>
      <w:r w:rsidRPr="00DD2F92">
        <w:t xml:space="preserve"> </w:t>
      </w:r>
      <w:r w:rsidR="00A5354D" w:rsidRPr="00DD2F92">
        <w:br/>
      </w:r>
      <w:r w:rsidR="00A5354D" w:rsidRPr="00DD2F92">
        <w:rPr>
          <w:rFonts w:hint="eastAsia"/>
        </w:rPr>
        <w:t>단,</w:t>
      </w:r>
      <w:r w:rsidR="00A5354D" w:rsidRPr="00DD2F92">
        <w:t xml:space="preserve"> </w:t>
      </w:r>
      <w:r w:rsidR="00E913EE" w:rsidRPr="00E913EE">
        <w:rPr>
          <w:rFonts w:hint="eastAsia"/>
          <w:color w:val="0070C0"/>
        </w:rPr>
        <w:t>주문 취소의 경우 배송그룹과 상관없이 상품단위로 취소 가능하며,</w:t>
      </w:r>
      <w:r w:rsidR="00E913EE" w:rsidRPr="00E913EE">
        <w:rPr>
          <w:color w:val="0070C0"/>
        </w:rPr>
        <w:t xml:space="preserve"> </w:t>
      </w:r>
      <w:r w:rsidR="00E913EE" w:rsidRPr="00E913EE">
        <w:rPr>
          <w:rFonts w:hint="eastAsia"/>
          <w:color w:val="0070C0"/>
        </w:rPr>
        <w:t xml:space="preserve">교환 및 반품은 </w:t>
      </w:r>
      <w:r w:rsidR="00A5354D" w:rsidRPr="00E913EE">
        <w:rPr>
          <w:rFonts w:hint="eastAsia"/>
          <w:color w:val="0070C0"/>
        </w:rPr>
        <w:t>배송그룹별(자사,</w:t>
      </w:r>
      <w:r w:rsidR="00A5354D" w:rsidRPr="00E913EE">
        <w:rPr>
          <w:color w:val="0070C0"/>
        </w:rPr>
        <w:t xml:space="preserve"> </w:t>
      </w:r>
      <w:r w:rsidR="00A5354D" w:rsidRPr="00E913EE">
        <w:rPr>
          <w:rFonts w:hint="eastAsia"/>
          <w:color w:val="0070C0"/>
        </w:rPr>
        <w:t xml:space="preserve">동일 </w:t>
      </w:r>
      <w:proofErr w:type="spellStart"/>
      <w:r w:rsidR="00A5354D" w:rsidRPr="00E913EE">
        <w:rPr>
          <w:rFonts w:hint="eastAsia"/>
          <w:color w:val="0070C0"/>
        </w:rPr>
        <w:t>입점사</w:t>
      </w:r>
      <w:proofErr w:type="spellEnd"/>
      <w:r w:rsidR="00A5354D" w:rsidRPr="00E913EE">
        <w:rPr>
          <w:rFonts w:hint="eastAsia"/>
          <w:color w:val="0070C0"/>
        </w:rPr>
        <w:t xml:space="preserve"> 상품)로 클레임 접수가 가능하</w:t>
      </w:r>
      <w:r w:rsidR="00E913EE" w:rsidRPr="00E913EE">
        <w:rPr>
          <w:rFonts w:hint="eastAsia"/>
          <w:color w:val="0070C0"/>
        </w:rPr>
        <w:t>다.</w:t>
      </w:r>
    </w:p>
    <w:p w14:paraId="7F97592B" w14:textId="77777777" w:rsidR="00E913EE" w:rsidRPr="00E913EE" w:rsidRDefault="00E913EE" w:rsidP="00E913EE">
      <w:pPr>
        <w:pStyle w:val="a"/>
        <w:numPr>
          <w:ilvl w:val="0"/>
          <w:numId w:val="0"/>
        </w:numPr>
        <w:ind w:left="800" w:hanging="400"/>
        <w:rPr>
          <w:rFonts w:hint="eastAsia"/>
        </w:rPr>
      </w:pPr>
    </w:p>
    <w:p w14:paraId="3001D955" w14:textId="4E50C7ED" w:rsidR="00FC1BE2" w:rsidRPr="00DD2F92" w:rsidRDefault="00A5354D" w:rsidP="00080D83">
      <w:pPr>
        <w:pStyle w:val="a"/>
      </w:pPr>
      <w:r w:rsidRPr="00DD2F92">
        <w:rPr>
          <w:rFonts w:hint="eastAsia"/>
        </w:rPr>
        <w:t>A</w:t>
      </w:r>
      <w:r w:rsidRPr="00DD2F92">
        <w:t>S</w:t>
      </w:r>
      <w:r w:rsidRPr="00DD2F92">
        <w:rPr>
          <w:rFonts w:hint="eastAsia"/>
        </w:rPr>
        <w:t>는 자사상품에 한하여 1건씩 개별접수만 가능하다.</w:t>
      </w:r>
    </w:p>
    <w:p w14:paraId="0E47E5F2" w14:textId="1A290918" w:rsidR="004B7B4E" w:rsidRPr="00DD2F92" w:rsidRDefault="004B7B4E" w:rsidP="00080D83">
      <w:pPr>
        <w:pStyle w:val="a"/>
      </w:pPr>
      <w:r w:rsidRPr="00DD2F92">
        <w:rPr>
          <w:rFonts w:hint="eastAsia"/>
        </w:rPr>
        <w:t xml:space="preserve">자사상품에 한하여 </w:t>
      </w:r>
      <w:r w:rsidR="00BC1C83">
        <w:rPr>
          <w:rFonts w:hint="eastAsia"/>
        </w:rPr>
        <w:t>오프라인 매장</w:t>
      </w:r>
      <w:r w:rsidRPr="00DD2F92">
        <w:rPr>
          <w:rFonts w:hint="eastAsia"/>
        </w:rPr>
        <w:t>에 방문하여 교환,</w:t>
      </w:r>
      <w:r w:rsidRPr="00DD2F92">
        <w:t xml:space="preserve"> </w:t>
      </w:r>
      <w:r w:rsidRPr="00DD2F92">
        <w:rPr>
          <w:rFonts w:hint="eastAsia"/>
        </w:rPr>
        <w:t>반품,</w:t>
      </w:r>
      <w:r w:rsidRPr="00DD2F92">
        <w:t xml:space="preserve"> AS</w:t>
      </w:r>
      <w:r w:rsidRPr="00DD2F92">
        <w:rPr>
          <w:rFonts w:hint="eastAsia"/>
        </w:rPr>
        <w:t>접수가 가능하다.</w:t>
      </w:r>
      <w:r w:rsidRPr="00DD2F92">
        <w:br/>
      </w:r>
      <w:r w:rsidRPr="00DD2F92">
        <w:rPr>
          <w:rFonts w:hint="eastAsia"/>
        </w:rPr>
        <w:t>이 경우</w:t>
      </w:r>
      <w:r w:rsidRPr="00DD2F92">
        <w:t xml:space="preserve"> </w:t>
      </w:r>
      <w:r w:rsidRPr="00DD2F92">
        <w:rPr>
          <w:rFonts w:hint="eastAsia"/>
        </w:rPr>
        <w:t>배송비는 무료이다.</w:t>
      </w:r>
    </w:p>
    <w:p w14:paraId="51FB6B1E" w14:textId="7D602938" w:rsidR="00FC1BE2" w:rsidRPr="00DD2F92" w:rsidRDefault="007D1213" w:rsidP="00080D83">
      <w:pPr>
        <w:pStyle w:val="a"/>
      </w:pPr>
      <w:r w:rsidRPr="00DD2F92">
        <w:rPr>
          <w:rFonts w:hint="eastAsia"/>
        </w:rPr>
        <w:t xml:space="preserve">입점 상품의 클레임은 </w:t>
      </w:r>
      <w:proofErr w:type="spellStart"/>
      <w:r w:rsidRPr="00DD2F92">
        <w:rPr>
          <w:rFonts w:hint="eastAsia"/>
        </w:rPr>
        <w:t>입점사에서</w:t>
      </w:r>
      <w:proofErr w:type="spellEnd"/>
      <w:r w:rsidRPr="00DD2F92">
        <w:rPr>
          <w:rFonts w:hint="eastAsia"/>
        </w:rPr>
        <w:t xml:space="preserve"> 처리</w:t>
      </w:r>
      <w:r w:rsidR="00934603" w:rsidRPr="00DD2F92">
        <w:rPr>
          <w:rFonts w:hint="eastAsia"/>
        </w:rPr>
        <w:t>한다.</w:t>
      </w:r>
      <w:r w:rsidR="00934603" w:rsidRPr="00DD2F92">
        <w:t xml:space="preserve"> </w:t>
      </w:r>
      <w:r w:rsidRPr="00DD2F92">
        <w:rPr>
          <w:rFonts w:hint="eastAsia"/>
        </w:rPr>
        <w:t xml:space="preserve">단, </w:t>
      </w:r>
      <w:proofErr w:type="spellStart"/>
      <w:r w:rsidRPr="00DD2F92">
        <w:rPr>
          <w:rFonts w:hint="eastAsia"/>
        </w:rPr>
        <w:t>입점사의</w:t>
      </w:r>
      <w:proofErr w:type="spellEnd"/>
      <w:r w:rsidRPr="00DD2F92">
        <w:rPr>
          <w:rFonts w:hint="eastAsia"/>
        </w:rPr>
        <w:t xml:space="preserve"> 사유로 인한 </w:t>
      </w:r>
      <w:r w:rsidR="00C6680C">
        <w:rPr>
          <w:rFonts w:hint="eastAsia"/>
        </w:rPr>
        <w:t>클레임 불가 시,</w:t>
      </w:r>
      <w:r w:rsidR="00C6680C">
        <w:t xml:space="preserve"> PO</w:t>
      </w:r>
      <w:r w:rsidR="00C6680C">
        <w:rPr>
          <w:rFonts w:hint="eastAsia"/>
        </w:rPr>
        <w:t>에서 클레임 불가 신청을 하여 고객센터를 통해 완료 처리한다.</w:t>
      </w:r>
    </w:p>
    <w:p w14:paraId="3549448D" w14:textId="71DFD24C" w:rsidR="00FC1BE2" w:rsidRPr="00DD2F92" w:rsidRDefault="00FC1BE2" w:rsidP="00080D83">
      <w:pPr>
        <w:pStyle w:val="a"/>
      </w:pPr>
      <w:r w:rsidRPr="00DD2F92">
        <w:rPr>
          <w:rFonts w:hint="eastAsia"/>
        </w:rPr>
        <w:t xml:space="preserve">클레임 접수 후 </w:t>
      </w:r>
      <w:r w:rsidR="009D12E4" w:rsidRPr="00DD2F92">
        <w:rPr>
          <w:rFonts w:hint="eastAsia"/>
        </w:rPr>
        <w:t xml:space="preserve">수거지시 </w:t>
      </w:r>
      <w:proofErr w:type="gramStart"/>
      <w:r w:rsidR="009D12E4" w:rsidRPr="00DD2F92">
        <w:rPr>
          <w:rFonts w:hint="eastAsia"/>
        </w:rPr>
        <w:t>전</w:t>
      </w:r>
      <w:r w:rsidR="007D5CF6">
        <w:rPr>
          <w:rFonts w:hint="eastAsia"/>
        </w:rPr>
        <w:t xml:space="preserve"> 까지</w:t>
      </w:r>
      <w:proofErr w:type="gramEnd"/>
      <w:r w:rsidRPr="00DD2F92">
        <w:rPr>
          <w:rFonts w:hint="eastAsia"/>
        </w:rPr>
        <w:t xml:space="preserve"> 클레임을 철회할 수 있다.</w:t>
      </w:r>
      <w:r w:rsidRPr="00DD2F92">
        <w:t xml:space="preserve"> </w:t>
      </w:r>
      <w:r w:rsidRPr="00DD2F92">
        <w:rPr>
          <w:rFonts w:hint="eastAsia"/>
        </w:rPr>
        <w:t xml:space="preserve"> </w:t>
      </w:r>
    </w:p>
    <w:p w14:paraId="2A839493" w14:textId="19C6D32A" w:rsidR="00A02BE4" w:rsidRDefault="00636588" w:rsidP="00080D83">
      <w:pPr>
        <w:pStyle w:val="a"/>
      </w:pPr>
      <w:r>
        <w:rPr>
          <w:rFonts w:hint="eastAsia"/>
        </w:rPr>
        <w:t>F</w:t>
      </w:r>
      <w:r>
        <w:t>O</w:t>
      </w:r>
      <w:r>
        <w:rPr>
          <w:rFonts w:hint="eastAsia"/>
        </w:rPr>
        <w:t xml:space="preserve">에서 교환/반품은 </w:t>
      </w:r>
      <w:r w:rsidR="001F1BF4">
        <w:rPr>
          <w:rFonts w:hint="eastAsia"/>
        </w:rPr>
        <w:t>동일상품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회</w:t>
      </w:r>
      <w:r>
        <w:t>(</w:t>
      </w:r>
      <w:r>
        <w:rPr>
          <w:rFonts w:hint="eastAsia"/>
        </w:rPr>
        <w:t>교환2회 또는 교환 후 반품)까지 신청 가능하다.</w:t>
      </w:r>
      <w:r>
        <w:t xml:space="preserve"> </w:t>
      </w:r>
      <w:r>
        <w:rPr>
          <w:rFonts w:hint="eastAsia"/>
        </w:rPr>
        <w:t>단,</w:t>
      </w:r>
      <w:r>
        <w:t xml:space="preserve"> BO</w:t>
      </w:r>
      <w:r>
        <w:rPr>
          <w:rFonts w:hint="eastAsia"/>
        </w:rPr>
        <w:t>에서는 횟수 제약을 두지 않는다.</w:t>
      </w:r>
      <w:r w:rsidR="00C15F52">
        <w:br/>
      </w:r>
    </w:p>
    <w:p w14:paraId="39D42FF5" w14:textId="5B7D7010" w:rsidR="00FF77CF" w:rsidRPr="00AB7310" w:rsidRDefault="00C15F52" w:rsidP="00C15F52">
      <w:pPr>
        <w:pStyle w:val="-20"/>
        <w:numPr>
          <w:ilvl w:val="1"/>
          <w:numId w:val="20"/>
        </w:numPr>
        <w:ind w:leftChars="142" w:left="851" w:hanging="567"/>
      </w:pPr>
      <w:bookmarkStart w:id="6" w:name="_Toc7512651"/>
      <w:r>
        <w:rPr>
          <w:rFonts w:hint="eastAsia"/>
        </w:rPr>
        <w:t xml:space="preserve">주문/배송 </w:t>
      </w:r>
      <w:proofErr w:type="spellStart"/>
      <w:r>
        <w:rPr>
          <w:rFonts w:hint="eastAsia"/>
        </w:rPr>
        <w:t>상태별</w:t>
      </w:r>
      <w:proofErr w:type="spellEnd"/>
      <w:r>
        <w:rPr>
          <w:rFonts w:hint="eastAsia"/>
        </w:rPr>
        <w:t xml:space="preserve"> 클레임 가능여부</w:t>
      </w:r>
      <w:bookmarkEnd w:id="6"/>
    </w:p>
    <w:p w14:paraId="7CEB2933" w14:textId="01A9313F" w:rsidR="008316E7" w:rsidRPr="00DD2F92" w:rsidRDefault="008D6C0C" w:rsidP="00080D83">
      <w:pPr>
        <w:pStyle w:val="a"/>
      </w:pPr>
      <w:r w:rsidRPr="00DD2F92">
        <w:rPr>
          <w:rFonts w:hint="eastAsia"/>
        </w:rPr>
        <w:t>F</w:t>
      </w:r>
      <w:r w:rsidRPr="00DD2F92">
        <w:t>O</w:t>
      </w:r>
      <w:r w:rsidRPr="00DD2F92">
        <w:rPr>
          <w:rFonts w:hint="eastAsia"/>
        </w:rPr>
        <w:t>에서는 구매확정 후 클레임(취소,</w:t>
      </w:r>
      <w:r w:rsidRPr="00DD2F92">
        <w:t xml:space="preserve"> </w:t>
      </w:r>
      <w:r w:rsidRPr="00DD2F92">
        <w:rPr>
          <w:rFonts w:hint="eastAsia"/>
        </w:rPr>
        <w:t>교환</w:t>
      </w:r>
      <w:r w:rsidR="00C15F52">
        <w:t>/</w:t>
      </w:r>
      <w:r w:rsidRPr="00DD2F92">
        <w:rPr>
          <w:rFonts w:hint="eastAsia"/>
        </w:rPr>
        <w:t>반품) 접수</w:t>
      </w:r>
      <w:r w:rsidR="009D12E4" w:rsidRPr="00DD2F92">
        <w:rPr>
          <w:rFonts w:hint="eastAsia"/>
        </w:rPr>
        <w:t>가</w:t>
      </w:r>
      <w:r w:rsidRPr="00DD2F92">
        <w:rPr>
          <w:rFonts w:hint="eastAsia"/>
        </w:rPr>
        <w:t xml:space="preserve"> 불가하나 B</w:t>
      </w:r>
      <w:r w:rsidRPr="00DD2F92">
        <w:t>O</w:t>
      </w:r>
      <w:r w:rsidRPr="00DD2F92">
        <w:rPr>
          <w:rFonts w:hint="eastAsia"/>
        </w:rPr>
        <w:t>를 통하여 접수 가능하다.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4"/>
        <w:gridCol w:w="1506"/>
        <w:gridCol w:w="1504"/>
        <w:gridCol w:w="1502"/>
        <w:gridCol w:w="1504"/>
        <w:gridCol w:w="1497"/>
      </w:tblGrid>
      <w:tr w:rsidR="00707377" w:rsidRPr="001D69C3" w14:paraId="615209EA" w14:textId="77777777" w:rsidTr="007E3216">
        <w:trPr>
          <w:trHeight w:val="135"/>
          <w:jc w:val="center"/>
        </w:trPr>
        <w:tc>
          <w:tcPr>
            <w:tcW w:w="834" w:type="pct"/>
            <w:shd w:val="clear" w:color="auto" w:fill="BFBFBF"/>
            <w:vAlign w:val="center"/>
          </w:tcPr>
          <w:p w14:paraId="2550641E" w14:textId="28909841" w:rsidR="00707377" w:rsidRPr="007E3216" w:rsidRDefault="00707377" w:rsidP="00830983">
            <w:pPr>
              <w:spacing w:before="20" w:after="40" w:line="240" w:lineRule="exact"/>
              <w:jc w:val="center"/>
              <w:rPr>
                <w:b/>
                <w:sz w:val="16"/>
                <w:szCs w:val="16"/>
              </w:rPr>
            </w:pPr>
            <w:r w:rsidRPr="007E3216">
              <w:rPr>
                <w:rFonts w:hint="eastAsia"/>
                <w:b/>
                <w:sz w:val="16"/>
                <w:szCs w:val="16"/>
              </w:rPr>
              <w:t>주문/배송상태</w:t>
            </w:r>
          </w:p>
        </w:tc>
        <w:tc>
          <w:tcPr>
            <w:tcW w:w="835" w:type="pct"/>
            <w:shd w:val="clear" w:color="auto" w:fill="BFBFBF"/>
            <w:vAlign w:val="center"/>
          </w:tcPr>
          <w:p w14:paraId="181D94C3" w14:textId="0EA60D73" w:rsidR="00707377" w:rsidRPr="007E3216" w:rsidRDefault="00707377" w:rsidP="00830983">
            <w:pPr>
              <w:spacing w:before="20" w:after="40" w:line="240" w:lineRule="exact"/>
              <w:jc w:val="center"/>
              <w:rPr>
                <w:b/>
                <w:sz w:val="16"/>
                <w:szCs w:val="16"/>
              </w:rPr>
            </w:pPr>
            <w:r w:rsidRPr="007E3216">
              <w:rPr>
                <w:rFonts w:hint="eastAsia"/>
                <w:b/>
                <w:sz w:val="16"/>
                <w:szCs w:val="16"/>
              </w:rPr>
              <w:t>취소</w:t>
            </w:r>
          </w:p>
        </w:tc>
        <w:tc>
          <w:tcPr>
            <w:tcW w:w="834" w:type="pct"/>
            <w:shd w:val="clear" w:color="auto" w:fill="BFBFBF"/>
            <w:vAlign w:val="center"/>
          </w:tcPr>
          <w:p w14:paraId="41E0C9B7" w14:textId="77777777" w:rsidR="00707377" w:rsidRPr="007E3216" w:rsidRDefault="00707377" w:rsidP="00830983">
            <w:pPr>
              <w:spacing w:before="20" w:after="40" w:line="240" w:lineRule="exact"/>
              <w:jc w:val="center"/>
              <w:rPr>
                <w:b/>
                <w:sz w:val="16"/>
                <w:szCs w:val="16"/>
              </w:rPr>
            </w:pPr>
            <w:r w:rsidRPr="007E3216">
              <w:rPr>
                <w:rFonts w:hint="eastAsia"/>
                <w:b/>
                <w:sz w:val="16"/>
                <w:szCs w:val="16"/>
              </w:rPr>
              <w:t>부분취소</w:t>
            </w:r>
          </w:p>
        </w:tc>
        <w:tc>
          <w:tcPr>
            <w:tcW w:w="833" w:type="pct"/>
            <w:shd w:val="clear" w:color="auto" w:fill="BFBFBF"/>
            <w:vAlign w:val="center"/>
          </w:tcPr>
          <w:p w14:paraId="67A75941" w14:textId="77777777" w:rsidR="00707377" w:rsidRPr="007E3216" w:rsidRDefault="00707377" w:rsidP="00830983">
            <w:pPr>
              <w:spacing w:before="20" w:after="40" w:line="240" w:lineRule="exact"/>
              <w:jc w:val="center"/>
              <w:rPr>
                <w:b/>
                <w:sz w:val="16"/>
                <w:szCs w:val="16"/>
              </w:rPr>
            </w:pPr>
            <w:r w:rsidRPr="007E3216">
              <w:rPr>
                <w:rFonts w:hint="eastAsia"/>
                <w:b/>
                <w:sz w:val="16"/>
                <w:szCs w:val="16"/>
              </w:rPr>
              <w:t>교환</w:t>
            </w:r>
          </w:p>
        </w:tc>
        <w:tc>
          <w:tcPr>
            <w:tcW w:w="834" w:type="pct"/>
            <w:shd w:val="clear" w:color="auto" w:fill="BFBFBF"/>
            <w:vAlign w:val="center"/>
          </w:tcPr>
          <w:p w14:paraId="1A180269" w14:textId="77777777" w:rsidR="00707377" w:rsidRPr="007E3216" w:rsidRDefault="00707377" w:rsidP="00830983">
            <w:pPr>
              <w:spacing w:before="20" w:after="40" w:line="240" w:lineRule="exact"/>
              <w:jc w:val="center"/>
              <w:rPr>
                <w:b/>
                <w:sz w:val="16"/>
                <w:szCs w:val="16"/>
              </w:rPr>
            </w:pPr>
            <w:r w:rsidRPr="007E3216">
              <w:rPr>
                <w:rFonts w:hint="eastAsia"/>
                <w:b/>
                <w:sz w:val="16"/>
                <w:szCs w:val="16"/>
              </w:rPr>
              <w:t>반품</w:t>
            </w:r>
          </w:p>
        </w:tc>
        <w:tc>
          <w:tcPr>
            <w:tcW w:w="830" w:type="pct"/>
            <w:shd w:val="clear" w:color="auto" w:fill="BFBFBF"/>
            <w:vAlign w:val="center"/>
          </w:tcPr>
          <w:p w14:paraId="262129EC" w14:textId="77777777" w:rsidR="00707377" w:rsidRPr="007E3216" w:rsidRDefault="00707377" w:rsidP="00830983">
            <w:pPr>
              <w:spacing w:before="20" w:after="40" w:line="240" w:lineRule="exact"/>
              <w:jc w:val="center"/>
              <w:rPr>
                <w:b/>
                <w:sz w:val="16"/>
                <w:szCs w:val="16"/>
              </w:rPr>
            </w:pPr>
            <w:r w:rsidRPr="007E3216">
              <w:rPr>
                <w:rFonts w:hint="eastAsia"/>
                <w:b/>
                <w:sz w:val="16"/>
                <w:szCs w:val="16"/>
              </w:rPr>
              <w:t>A</w:t>
            </w:r>
            <w:r w:rsidRPr="007E3216">
              <w:rPr>
                <w:b/>
                <w:sz w:val="16"/>
                <w:szCs w:val="16"/>
              </w:rPr>
              <w:t>/S</w:t>
            </w:r>
          </w:p>
        </w:tc>
      </w:tr>
      <w:tr w:rsidR="00707377" w:rsidRPr="001D69C3" w14:paraId="6A05B6D9" w14:textId="77777777" w:rsidTr="007E3216">
        <w:trPr>
          <w:trHeight w:val="417"/>
          <w:jc w:val="center"/>
        </w:trPr>
        <w:tc>
          <w:tcPr>
            <w:tcW w:w="834" w:type="pct"/>
            <w:shd w:val="clear" w:color="auto" w:fill="auto"/>
            <w:vAlign w:val="center"/>
          </w:tcPr>
          <w:p w14:paraId="7FF20952" w14:textId="77777777" w:rsidR="00707377" w:rsidRPr="007E3216" w:rsidRDefault="00707377" w:rsidP="00830983">
            <w:pPr>
              <w:jc w:val="center"/>
              <w:rPr>
                <w:sz w:val="16"/>
                <w:szCs w:val="16"/>
              </w:rPr>
            </w:pPr>
            <w:r w:rsidRPr="007E3216">
              <w:rPr>
                <w:rFonts w:hint="eastAsia"/>
                <w:sz w:val="16"/>
                <w:szCs w:val="16"/>
              </w:rPr>
              <w:t>입금대기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422F3138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○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278002DE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74FACA19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54281DE9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0" w:type="pct"/>
            <w:shd w:val="clear" w:color="auto" w:fill="auto"/>
            <w:vAlign w:val="center"/>
          </w:tcPr>
          <w:p w14:paraId="2210652A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</w:tr>
      <w:tr w:rsidR="00707377" w:rsidRPr="001D69C3" w14:paraId="018A9AB0" w14:textId="77777777" w:rsidTr="007E3216">
        <w:trPr>
          <w:trHeight w:val="417"/>
          <w:jc w:val="center"/>
        </w:trPr>
        <w:tc>
          <w:tcPr>
            <w:tcW w:w="834" w:type="pct"/>
            <w:shd w:val="clear" w:color="auto" w:fill="auto"/>
            <w:vAlign w:val="center"/>
          </w:tcPr>
          <w:p w14:paraId="7844A4AE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결제완료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3D6B6A09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○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5CCFAA2B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○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25C017BA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555B07D2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0" w:type="pct"/>
            <w:shd w:val="clear" w:color="auto" w:fill="auto"/>
            <w:vAlign w:val="center"/>
          </w:tcPr>
          <w:p w14:paraId="2047E78C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</w:tr>
      <w:tr w:rsidR="00707377" w:rsidRPr="001D69C3" w14:paraId="31192C33" w14:textId="77777777" w:rsidTr="007E3216">
        <w:trPr>
          <w:trHeight w:val="417"/>
          <w:jc w:val="center"/>
        </w:trPr>
        <w:tc>
          <w:tcPr>
            <w:tcW w:w="834" w:type="pct"/>
            <w:shd w:val="clear" w:color="auto" w:fill="auto"/>
            <w:vAlign w:val="center"/>
          </w:tcPr>
          <w:p w14:paraId="3D5D0796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proofErr w:type="spellStart"/>
            <w:r w:rsidRPr="007E3216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상품준비중</w:t>
            </w:r>
            <w:proofErr w:type="spellEnd"/>
          </w:p>
        </w:tc>
        <w:tc>
          <w:tcPr>
            <w:tcW w:w="835" w:type="pct"/>
            <w:shd w:val="clear" w:color="auto" w:fill="auto"/>
            <w:vAlign w:val="center"/>
          </w:tcPr>
          <w:p w14:paraId="21010F36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40B15373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6DDB2B88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0C21E88F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0" w:type="pct"/>
            <w:shd w:val="clear" w:color="auto" w:fill="auto"/>
            <w:vAlign w:val="center"/>
          </w:tcPr>
          <w:p w14:paraId="0BE37C03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</w:tr>
      <w:tr w:rsidR="00707377" w:rsidRPr="001D69C3" w14:paraId="0C675A44" w14:textId="77777777" w:rsidTr="007E3216">
        <w:trPr>
          <w:trHeight w:val="417"/>
          <w:jc w:val="center"/>
        </w:trPr>
        <w:tc>
          <w:tcPr>
            <w:tcW w:w="834" w:type="pct"/>
            <w:shd w:val="clear" w:color="auto" w:fill="auto"/>
            <w:vAlign w:val="center"/>
          </w:tcPr>
          <w:p w14:paraId="4EA819A2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proofErr w:type="spellStart"/>
            <w:r w:rsidRPr="007E3216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배송중</w:t>
            </w:r>
            <w:proofErr w:type="spellEnd"/>
          </w:p>
        </w:tc>
        <w:tc>
          <w:tcPr>
            <w:tcW w:w="835" w:type="pct"/>
            <w:shd w:val="clear" w:color="auto" w:fill="auto"/>
            <w:vAlign w:val="center"/>
          </w:tcPr>
          <w:p w14:paraId="35BA0A83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3D321676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459482A9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6D656668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0" w:type="pct"/>
            <w:shd w:val="clear" w:color="auto" w:fill="auto"/>
            <w:vAlign w:val="center"/>
          </w:tcPr>
          <w:p w14:paraId="66169BE4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</w:tr>
      <w:tr w:rsidR="00707377" w:rsidRPr="001D69C3" w14:paraId="6A4BAA87" w14:textId="77777777" w:rsidTr="007E3216">
        <w:trPr>
          <w:trHeight w:val="417"/>
          <w:jc w:val="center"/>
        </w:trPr>
        <w:tc>
          <w:tcPr>
            <w:tcW w:w="834" w:type="pct"/>
            <w:shd w:val="clear" w:color="auto" w:fill="auto"/>
            <w:vAlign w:val="center"/>
          </w:tcPr>
          <w:p w14:paraId="6199A9B2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배송완료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16887983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0CAA58AE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7E18C6A0" w14:textId="77777777" w:rsidR="00707377" w:rsidRPr="007E3216" w:rsidRDefault="00707377" w:rsidP="00830983">
            <w:pPr>
              <w:jc w:val="center"/>
              <w:rPr>
                <w:sz w:val="16"/>
                <w:szCs w:val="16"/>
              </w:rPr>
            </w:pPr>
            <w:r w:rsidRPr="007E3216">
              <w:rPr>
                <w:rFonts w:hint="eastAsia"/>
                <w:sz w:val="16"/>
                <w:szCs w:val="16"/>
              </w:rPr>
              <w:t>○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1788E9E7" w14:textId="77777777" w:rsidR="00707377" w:rsidRPr="007E3216" w:rsidRDefault="00707377" w:rsidP="00830983">
            <w:pPr>
              <w:jc w:val="center"/>
              <w:rPr>
                <w:sz w:val="16"/>
                <w:szCs w:val="16"/>
              </w:rPr>
            </w:pPr>
            <w:r w:rsidRPr="007E3216">
              <w:rPr>
                <w:rFonts w:hint="eastAsia"/>
                <w:sz w:val="16"/>
                <w:szCs w:val="16"/>
              </w:rPr>
              <w:t>○</w:t>
            </w:r>
          </w:p>
        </w:tc>
        <w:tc>
          <w:tcPr>
            <w:tcW w:w="830" w:type="pct"/>
            <w:shd w:val="clear" w:color="auto" w:fill="auto"/>
            <w:vAlign w:val="center"/>
          </w:tcPr>
          <w:p w14:paraId="7A820D78" w14:textId="77777777" w:rsidR="00707377" w:rsidRPr="007E3216" w:rsidRDefault="00707377" w:rsidP="00830983">
            <w:pPr>
              <w:jc w:val="center"/>
              <w:rPr>
                <w:sz w:val="16"/>
                <w:szCs w:val="16"/>
              </w:rPr>
            </w:pPr>
            <w:r w:rsidRPr="007E3216">
              <w:rPr>
                <w:rFonts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</w:tr>
      <w:tr w:rsidR="007D5CF6" w:rsidRPr="001D69C3" w14:paraId="696B3ED5" w14:textId="77777777" w:rsidTr="007E3216">
        <w:trPr>
          <w:trHeight w:val="417"/>
          <w:jc w:val="center"/>
        </w:trPr>
        <w:tc>
          <w:tcPr>
            <w:tcW w:w="834" w:type="pct"/>
            <w:shd w:val="clear" w:color="auto" w:fill="auto"/>
            <w:vAlign w:val="center"/>
          </w:tcPr>
          <w:p w14:paraId="73D9F9A5" w14:textId="77777777" w:rsidR="007D5CF6" w:rsidRPr="007E3216" w:rsidRDefault="007D5CF6" w:rsidP="007D5CF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구매확정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37F4DA34" w14:textId="77777777" w:rsidR="007D5CF6" w:rsidRPr="007E3216" w:rsidRDefault="007D5CF6" w:rsidP="007D5CF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4763C14D" w14:textId="77777777" w:rsidR="007D5CF6" w:rsidRPr="007E3216" w:rsidRDefault="007D5CF6" w:rsidP="007D5CF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58FB7A97" w14:textId="53B094DA" w:rsidR="007D5CF6" w:rsidRPr="007E3216" w:rsidRDefault="007D5CF6" w:rsidP="007D5CF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Theme="minorEastAsia" w:eastAsiaTheme="minorEastAsia" w:hAnsiTheme="minorEastAsia" w:hint="eastAsia"/>
                <w:sz w:val="16"/>
                <w:szCs w:val="16"/>
              </w:rPr>
              <w:t>○ (고객센터)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429AE7F8" w14:textId="3A96F771" w:rsidR="007D5CF6" w:rsidRPr="007E3216" w:rsidRDefault="007D5CF6" w:rsidP="007D5CF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Theme="minorEastAsia" w:eastAsiaTheme="minorEastAsia" w:hAnsiTheme="minorEastAsia" w:hint="eastAsia"/>
                <w:sz w:val="16"/>
                <w:szCs w:val="16"/>
              </w:rPr>
              <w:t>○ (고객센터)</w:t>
            </w:r>
          </w:p>
        </w:tc>
        <w:tc>
          <w:tcPr>
            <w:tcW w:w="830" w:type="pct"/>
            <w:shd w:val="clear" w:color="auto" w:fill="auto"/>
            <w:vAlign w:val="center"/>
          </w:tcPr>
          <w:p w14:paraId="4BC1EB43" w14:textId="77777777" w:rsidR="007D5CF6" w:rsidRPr="007E3216" w:rsidRDefault="007D5CF6" w:rsidP="007D5CF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○</w:t>
            </w:r>
          </w:p>
        </w:tc>
      </w:tr>
      <w:tr w:rsidR="00707377" w:rsidRPr="001D69C3" w14:paraId="16805B00" w14:textId="77777777" w:rsidTr="007E3216">
        <w:trPr>
          <w:trHeight w:val="417"/>
          <w:jc w:val="center"/>
        </w:trPr>
        <w:tc>
          <w:tcPr>
            <w:tcW w:w="83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5654E2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lastRenderedPageBreak/>
              <w:t>주문취소</w:t>
            </w:r>
          </w:p>
        </w:tc>
        <w:tc>
          <w:tcPr>
            <w:tcW w:w="83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17C618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174EA6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311E87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6D1449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  <w:tc>
          <w:tcPr>
            <w:tcW w:w="83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AFF615" w14:textId="77777777" w:rsidR="00707377" w:rsidRPr="007E3216" w:rsidRDefault="00707377" w:rsidP="00830983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z w:val="16"/>
                <w:szCs w:val="16"/>
                <w14:textFill>
                  <w14:solidFill>
                    <w14:srgbClr w14:val="000000">
                      <w14:lumMod w14:val="65000"/>
                    </w14:srgbClr>
                  </w14:solidFill>
                </w14:textFill>
              </w:rPr>
              <w:t>X</w:t>
            </w:r>
          </w:p>
        </w:tc>
      </w:tr>
    </w:tbl>
    <w:p w14:paraId="5E674521" w14:textId="0A6D08F3" w:rsidR="00FC1BE2" w:rsidRPr="00971584" w:rsidRDefault="00FC1BE2" w:rsidP="00D82FB1">
      <w:pPr>
        <w:pStyle w:val="1Depth"/>
      </w:pPr>
      <w:bookmarkStart w:id="7" w:name="_Toc7512652"/>
      <w:r w:rsidRPr="00971584">
        <w:t>주문취소</w:t>
      </w:r>
      <w:bookmarkEnd w:id="7"/>
    </w:p>
    <w:p w14:paraId="65DC756E" w14:textId="77777777" w:rsidR="00DD2F92" w:rsidRPr="00DD2F92" w:rsidRDefault="00DD2F92" w:rsidP="00685CFA">
      <w:pPr>
        <w:pStyle w:val="af3"/>
        <w:numPr>
          <w:ilvl w:val="0"/>
          <w:numId w:val="15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EastAsia" w:eastAsiaTheme="minorEastAsia" w:hAnsiTheme="minorEastAsia" w:cs="Calibri"/>
          <w:b/>
          <w:vanish/>
          <w:kern w:val="2"/>
          <w:sz w:val="24"/>
          <w:szCs w:val="24"/>
        </w:rPr>
      </w:pPr>
      <w:bookmarkStart w:id="8" w:name="_Toc6905786"/>
      <w:bookmarkStart w:id="9" w:name="_Toc7165631"/>
      <w:bookmarkStart w:id="10" w:name="_Toc7512653"/>
      <w:bookmarkEnd w:id="8"/>
      <w:bookmarkEnd w:id="9"/>
      <w:bookmarkEnd w:id="10"/>
    </w:p>
    <w:p w14:paraId="3AD3F182" w14:textId="2F3D8902" w:rsidR="0097170C" w:rsidRPr="00633859" w:rsidRDefault="0097170C" w:rsidP="00685CFA">
      <w:pPr>
        <w:pStyle w:val="-20"/>
        <w:numPr>
          <w:ilvl w:val="1"/>
          <w:numId w:val="20"/>
        </w:numPr>
        <w:ind w:leftChars="142" w:left="851" w:hanging="567"/>
        <w:rPr>
          <w:rFonts w:asciiTheme="minorEastAsia" w:eastAsiaTheme="minorEastAsia" w:hAnsiTheme="minorEastAsia" w:cs="Calibri"/>
        </w:rPr>
      </w:pPr>
      <w:bookmarkStart w:id="11" w:name="_Toc7512654"/>
      <w:r w:rsidRPr="00633859">
        <w:rPr>
          <w:rFonts w:asciiTheme="minorEastAsia" w:eastAsiaTheme="minorEastAsia" w:hAnsiTheme="minorEastAsia" w:cs="Calibri"/>
        </w:rPr>
        <w:t>주문취소 정의</w:t>
      </w:r>
      <w:bookmarkEnd w:id="11"/>
    </w:p>
    <w:p w14:paraId="6FE4DEFE" w14:textId="77777777" w:rsidR="0097170C" w:rsidRPr="00AB786F" w:rsidRDefault="0097170C" w:rsidP="00685CFA">
      <w:pPr>
        <w:pStyle w:val="af3"/>
        <w:numPr>
          <w:ilvl w:val="0"/>
          <w:numId w:val="7"/>
        </w:numPr>
        <w:ind w:leftChars="0"/>
        <w:rPr>
          <w:sz w:val="22"/>
          <w:szCs w:val="22"/>
        </w:rPr>
      </w:pPr>
      <w:r w:rsidRPr="00AB786F">
        <w:rPr>
          <w:sz w:val="22"/>
          <w:szCs w:val="22"/>
        </w:rPr>
        <w:t xml:space="preserve">주문취소는 </w:t>
      </w:r>
      <w:r w:rsidR="00F666E9" w:rsidRPr="00AB786F">
        <w:rPr>
          <w:rFonts w:hint="eastAsia"/>
          <w:sz w:val="22"/>
          <w:szCs w:val="22"/>
        </w:rPr>
        <w:t>구매한 상품의 전부 혹은 일부에 대해서 결제여부와 관계없이 구매계약 관계를 해제하는 절차나 행위를 말한</w:t>
      </w:r>
      <w:r w:rsidRPr="00AB786F">
        <w:rPr>
          <w:sz w:val="22"/>
          <w:szCs w:val="22"/>
        </w:rPr>
        <w:t>다.</w:t>
      </w:r>
    </w:p>
    <w:p w14:paraId="3A4B9D27" w14:textId="77777777" w:rsidR="00AD32D9" w:rsidRPr="00F7253A" w:rsidRDefault="00AD32D9" w:rsidP="00F7253A"/>
    <w:p w14:paraId="01D8A3C9" w14:textId="760A8702" w:rsidR="00996A8E" w:rsidRPr="00633859" w:rsidRDefault="00996A8E" w:rsidP="00685CFA">
      <w:pPr>
        <w:pStyle w:val="-20"/>
        <w:numPr>
          <w:ilvl w:val="1"/>
          <w:numId w:val="20"/>
        </w:numPr>
        <w:ind w:leftChars="142" w:left="851" w:hanging="567"/>
        <w:rPr>
          <w:rFonts w:asciiTheme="minorEastAsia" w:eastAsiaTheme="minorEastAsia" w:hAnsiTheme="minorEastAsia" w:cs="Calibri"/>
        </w:rPr>
      </w:pPr>
      <w:bookmarkStart w:id="12" w:name="_Toc7512655"/>
      <w:r w:rsidRPr="00633859">
        <w:rPr>
          <w:rFonts w:asciiTheme="minorEastAsia" w:eastAsiaTheme="minorEastAsia" w:hAnsiTheme="minorEastAsia" w:cs="Calibri" w:hint="eastAsia"/>
        </w:rPr>
        <w:t>주문취소 기본정책</w:t>
      </w:r>
      <w:bookmarkEnd w:id="12"/>
    </w:p>
    <w:p w14:paraId="0CEA553C" w14:textId="6973216B" w:rsidR="000F568C" w:rsidRPr="00633859" w:rsidRDefault="00DD2F92" w:rsidP="00685CFA">
      <w:pPr>
        <w:pStyle w:val="-30"/>
        <w:numPr>
          <w:ilvl w:val="2"/>
          <w:numId w:val="20"/>
        </w:numPr>
        <w:ind w:leftChars="213" w:left="993" w:hanging="567"/>
        <w:rPr>
          <w:rFonts w:asciiTheme="minorEastAsia" w:eastAsiaTheme="minorEastAsia" w:hAnsiTheme="minorEastAsia" w:cs="Calibri"/>
        </w:rPr>
      </w:pPr>
      <w:bookmarkStart w:id="13" w:name="_Toc7512656"/>
      <w:r w:rsidRPr="00633859">
        <w:rPr>
          <w:rFonts w:asciiTheme="minorEastAsia" w:eastAsiaTheme="minorEastAsia" w:hAnsiTheme="minorEastAsia" w:cs="Calibri" w:hint="eastAsia"/>
        </w:rPr>
        <w:t xml:space="preserve">주문취소 </w:t>
      </w:r>
      <w:r w:rsidR="00366C6B" w:rsidRPr="00633859">
        <w:rPr>
          <w:rFonts w:asciiTheme="minorEastAsia" w:eastAsiaTheme="minorEastAsia" w:hAnsiTheme="minorEastAsia" w:cs="Calibri"/>
        </w:rPr>
        <w:t>기본정책</w:t>
      </w:r>
      <w:bookmarkEnd w:id="13"/>
    </w:p>
    <w:p w14:paraId="6370753D" w14:textId="3786EBA3" w:rsidR="00996A8E" w:rsidRPr="00F32BBC" w:rsidRDefault="00996A8E" w:rsidP="00F32BBC">
      <w:pPr>
        <w:pStyle w:val="af3"/>
        <w:numPr>
          <w:ilvl w:val="0"/>
          <w:numId w:val="10"/>
        </w:numPr>
        <w:ind w:leftChars="0"/>
        <w:jc w:val="left"/>
        <w:rPr>
          <w:sz w:val="22"/>
          <w:szCs w:val="22"/>
        </w:rPr>
      </w:pPr>
      <w:r w:rsidRPr="008C269E">
        <w:rPr>
          <w:rFonts w:hint="eastAsia"/>
          <w:sz w:val="22"/>
          <w:szCs w:val="22"/>
        </w:rPr>
        <w:t>판매자 귀책 사유</w:t>
      </w:r>
      <w:r w:rsidR="005D3962">
        <w:rPr>
          <w:rFonts w:hint="eastAsia"/>
          <w:sz w:val="22"/>
          <w:szCs w:val="22"/>
        </w:rPr>
        <w:t xml:space="preserve">와 상관없이 </w:t>
      </w:r>
      <w:r w:rsidR="00457BC6" w:rsidRPr="008C269E">
        <w:rPr>
          <w:rFonts w:hint="eastAsia"/>
          <w:sz w:val="22"/>
          <w:szCs w:val="22"/>
        </w:rPr>
        <w:t>무통장</w:t>
      </w:r>
      <w:r w:rsidR="005D3962">
        <w:rPr>
          <w:rFonts w:hint="eastAsia"/>
          <w:sz w:val="22"/>
          <w:szCs w:val="22"/>
        </w:rPr>
        <w:t xml:space="preserve"> </w:t>
      </w:r>
      <w:r w:rsidR="00457BC6" w:rsidRPr="008C269E">
        <w:rPr>
          <w:rFonts w:hint="eastAsia"/>
          <w:sz w:val="22"/>
          <w:szCs w:val="22"/>
        </w:rPr>
        <w:t>입금</w:t>
      </w:r>
      <w:r w:rsidR="00F32BBC">
        <w:rPr>
          <w:rFonts w:hint="eastAsia"/>
          <w:sz w:val="22"/>
          <w:szCs w:val="22"/>
        </w:rPr>
        <w:t xml:space="preserve"> 주문건</w:t>
      </w:r>
      <w:r w:rsidR="00457BC6" w:rsidRPr="008C269E">
        <w:rPr>
          <w:rFonts w:hint="eastAsia"/>
          <w:sz w:val="22"/>
          <w:szCs w:val="22"/>
        </w:rPr>
        <w:t>인 경우 고객</w:t>
      </w:r>
      <w:r w:rsidR="00F32BBC">
        <w:rPr>
          <w:rFonts w:hint="eastAsia"/>
          <w:sz w:val="22"/>
          <w:szCs w:val="22"/>
        </w:rPr>
        <w:t>의 환</w:t>
      </w:r>
      <w:r w:rsidR="00457BC6" w:rsidRPr="008C269E">
        <w:rPr>
          <w:rFonts w:hint="eastAsia"/>
          <w:sz w:val="22"/>
          <w:szCs w:val="22"/>
        </w:rPr>
        <w:t>불계좌정보로 입금 처리한다.</w:t>
      </w:r>
      <w:r w:rsidR="00CC79ED" w:rsidRPr="008C269E">
        <w:rPr>
          <w:sz w:val="22"/>
          <w:szCs w:val="22"/>
        </w:rPr>
        <w:t xml:space="preserve"> </w:t>
      </w:r>
    </w:p>
    <w:p w14:paraId="6C4E854A" w14:textId="5BB3EF48" w:rsidR="00996A8E" w:rsidRPr="001D227C" w:rsidRDefault="00996A8E" w:rsidP="00685CFA">
      <w:pPr>
        <w:pStyle w:val="af3"/>
        <w:numPr>
          <w:ilvl w:val="0"/>
          <w:numId w:val="10"/>
        </w:numPr>
        <w:ind w:leftChars="0"/>
        <w:rPr>
          <w:color w:val="000000" w:themeColor="text1"/>
          <w:sz w:val="22"/>
          <w:szCs w:val="22"/>
        </w:rPr>
      </w:pPr>
      <w:r w:rsidRPr="008C269E">
        <w:rPr>
          <w:rFonts w:hint="eastAsia"/>
          <w:sz w:val="22"/>
          <w:szCs w:val="22"/>
        </w:rPr>
        <w:t xml:space="preserve">판매자 귀책 (품절 취소 등)으로 인한 부분 취소로 배송비가 </w:t>
      </w:r>
      <w:r w:rsidR="008768FE" w:rsidRPr="008C269E">
        <w:rPr>
          <w:rFonts w:hint="eastAsia"/>
          <w:sz w:val="22"/>
          <w:szCs w:val="22"/>
        </w:rPr>
        <w:t xml:space="preserve">추가 또는 환불되는 경우 </w:t>
      </w:r>
      <w:r w:rsidR="00457BC6" w:rsidRPr="008C269E">
        <w:rPr>
          <w:rFonts w:hint="eastAsia"/>
          <w:sz w:val="22"/>
          <w:szCs w:val="22"/>
        </w:rPr>
        <w:t xml:space="preserve">주문취소 상세화면의 </w:t>
      </w:r>
      <w:r w:rsidR="00457BC6" w:rsidRPr="008C269E">
        <w:rPr>
          <w:sz w:val="22"/>
          <w:szCs w:val="22"/>
        </w:rPr>
        <w:t>‘</w:t>
      </w:r>
      <w:r w:rsidR="00457BC6" w:rsidRPr="008C269E">
        <w:rPr>
          <w:rFonts w:hint="eastAsia"/>
          <w:sz w:val="22"/>
          <w:szCs w:val="22"/>
        </w:rPr>
        <w:t>환수/환불정보</w:t>
      </w:r>
      <w:r w:rsidR="00457BC6" w:rsidRPr="008C269E">
        <w:rPr>
          <w:sz w:val="22"/>
          <w:szCs w:val="22"/>
        </w:rPr>
        <w:t>’</w:t>
      </w:r>
      <w:r w:rsidR="00457BC6" w:rsidRPr="008C269E">
        <w:rPr>
          <w:rFonts w:hint="eastAsia"/>
          <w:sz w:val="22"/>
          <w:szCs w:val="22"/>
        </w:rPr>
        <w:t>영역을 통하여 금액 설정이 가능하다.</w:t>
      </w:r>
      <w:r w:rsidR="00A51FE0" w:rsidRPr="008C269E">
        <w:rPr>
          <w:sz w:val="22"/>
          <w:szCs w:val="22"/>
        </w:rPr>
        <w:br/>
      </w:r>
      <w:r w:rsidR="00C606E0" w:rsidRPr="008C269E">
        <w:rPr>
          <w:rFonts w:hint="eastAsia"/>
          <w:sz w:val="22"/>
          <w:szCs w:val="22"/>
        </w:rPr>
        <w:t xml:space="preserve">추가 </w:t>
      </w:r>
      <w:r w:rsidR="00C606E0" w:rsidRPr="001D227C">
        <w:rPr>
          <w:rFonts w:hint="eastAsia"/>
          <w:color w:val="000000" w:themeColor="text1"/>
          <w:sz w:val="22"/>
          <w:szCs w:val="22"/>
        </w:rPr>
        <w:t>배송비 발생 시</w:t>
      </w:r>
      <w:r w:rsidR="008768FE" w:rsidRPr="001D227C">
        <w:rPr>
          <w:rFonts w:hint="eastAsia"/>
          <w:color w:val="000000" w:themeColor="text1"/>
          <w:sz w:val="22"/>
          <w:szCs w:val="22"/>
        </w:rPr>
        <w:t xml:space="preserve"> 환수금액 영역에서 설정,</w:t>
      </w:r>
      <w:r w:rsidR="008768FE" w:rsidRPr="001D227C">
        <w:rPr>
          <w:color w:val="000000" w:themeColor="text1"/>
          <w:sz w:val="22"/>
          <w:szCs w:val="22"/>
        </w:rPr>
        <w:t xml:space="preserve"> </w:t>
      </w:r>
      <w:r w:rsidR="008768FE" w:rsidRPr="001D227C">
        <w:rPr>
          <w:rFonts w:hint="eastAsia"/>
          <w:color w:val="000000" w:themeColor="text1"/>
          <w:sz w:val="22"/>
          <w:szCs w:val="22"/>
        </w:rPr>
        <w:t>추가 환불을 해줘야 하는 경우 환불 금액 영역에서 설정</w:t>
      </w:r>
      <w:r w:rsidR="00543B67" w:rsidRPr="001D227C">
        <w:rPr>
          <w:rFonts w:hint="eastAsia"/>
          <w:color w:val="000000" w:themeColor="text1"/>
          <w:sz w:val="22"/>
          <w:szCs w:val="22"/>
        </w:rPr>
        <w:t xml:space="preserve"> </w:t>
      </w:r>
      <w:r w:rsidR="000824CA" w:rsidRPr="001D227C">
        <w:rPr>
          <w:rFonts w:hint="eastAsia"/>
          <w:color w:val="000000" w:themeColor="text1"/>
          <w:sz w:val="22"/>
          <w:szCs w:val="22"/>
        </w:rPr>
        <w:t>가능하</w:t>
      </w:r>
      <w:r w:rsidR="008768FE" w:rsidRPr="001D227C">
        <w:rPr>
          <w:rFonts w:hint="eastAsia"/>
          <w:color w:val="000000" w:themeColor="text1"/>
          <w:sz w:val="22"/>
          <w:szCs w:val="22"/>
        </w:rPr>
        <w:t>다.</w:t>
      </w:r>
    </w:p>
    <w:p w14:paraId="7565745E" w14:textId="77777777" w:rsidR="00E16C3D" w:rsidRDefault="008C269E" w:rsidP="00685CFA">
      <w:pPr>
        <w:pStyle w:val="af3"/>
        <w:numPr>
          <w:ilvl w:val="0"/>
          <w:numId w:val="10"/>
        </w:numPr>
        <w:ind w:leftChars="0"/>
        <w:rPr>
          <w:color w:val="000000" w:themeColor="text1"/>
          <w:sz w:val="22"/>
          <w:szCs w:val="22"/>
        </w:rPr>
      </w:pPr>
      <w:r w:rsidRPr="001D227C">
        <w:rPr>
          <w:rFonts w:hint="eastAsia"/>
          <w:color w:val="000000" w:themeColor="text1"/>
          <w:sz w:val="22"/>
          <w:szCs w:val="22"/>
        </w:rPr>
        <w:t>상품 배송 중</w:t>
      </w:r>
      <w:r w:rsidR="00DD475E" w:rsidRPr="001D227C">
        <w:rPr>
          <w:rFonts w:hint="eastAsia"/>
          <w:color w:val="000000" w:themeColor="text1"/>
          <w:sz w:val="22"/>
          <w:szCs w:val="22"/>
        </w:rPr>
        <w:t xml:space="preserve"> 또는 배송완료 상태일때</w:t>
      </w:r>
      <w:r w:rsidRPr="001D227C">
        <w:rPr>
          <w:rFonts w:hint="eastAsia"/>
          <w:color w:val="000000" w:themeColor="text1"/>
          <w:sz w:val="22"/>
          <w:szCs w:val="22"/>
        </w:rPr>
        <w:t xml:space="preserve"> 분실로 인하여 고객이 상품을 받지 못한 경우 </w:t>
      </w:r>
      <w:r w:rsidRPr="001D227C">
        <w:rPr>
          <w:color w:val="000000" w:themeColor="text1"/>
          <w:sz w:val="22"/>
          <w:szCs w:val="22"/>
        </w:rPr>
        <w:t>BO</w:t>
      </w:r>
      <w:r w:rsidRPr="001D227C">
        <w:rPr>
          <w:rFonts w:hint="eastAsia"/>
          <w:color w:val="000000" w:themeColor="text1"/>
          <w:sz w:val="22"/>
          <w:szCs w:val="22"/>
        </w:rPr>
        <w:t>에서 분실</w:t>
      </w:r>
      <w:r w:rsidR="00DD475E" w:rsidRPr="001D227C">
        <w:rPr>
          <w:rFonts w:hint="eastAsia"/>
          <w:color w:val="000000" w:themeColor="text1"/>
          <w:sz w:val="22"/>
          <w:szCs w:val="22"/>
        </w:rPr>
        <w:t>주문</w:t>
      </w:r>
      <w:r w:rsidRPr="001D227C">
        <w:rPr>
          <w:rFonts w:hint="eastAsia"/>
          <w:color w:val="000000" w:themeColor="text1"/>
          <w:sz w:val="22"/>
          <w:szCs w:val="22"/>
        </w:rPr>
        <w:t>취소 처리가 가능하다.</w:t>
      </w:r>
      <w:r w:rsidR="00BC1C83" w:rsidRPr="001D227C">
        <w:rPr>
          <w:color w:val="000000" w:themeColor="text1"/>
          <w:sz w:val="22"/>
          <w:szCs w:val="22"/>
        </w:rPr>
        <w:t xml:space="preserve"> </w:t>
      </w:r>
      <w:r w:rsidR="002E07F2" w:rsidRPr="001D227C">
        <w:rPr>
          <w:color w:val="000000" w:themeColor="text1"/>
          <w:sz w:val="22"/>
          <w:szCs w:val="22"/>
        </w:rPr>
        <w:br/>
      </w:r>
      <w:r w:rsidR="00BC1C83">
        <w:rPr>
          <w:rFonts w:hint="eastAsia"/>
          <w:color w:val="000000" w:themeColor="text1"/>
          <w:sz w:val="22"/>
          <w:szCs w:val="22"/>
        </w:rPr>
        <w:t>단,</w:t>
      </w:r>
      <w:r w:rsidR="00BC1C83">
        <w:rPr>
          <w:color w:val="000000" w:themeColor="text1"/>
          <w:sz w:val="22"/>
          <w:szCs w:val="22"/>
        </w:rPr>
        <w:t xml:space="preserve"> </w:t>
      </w:r>
      <w:r w:rsidR="00BC1C83" w:rsidRPr="00BC1C83">
        <w:rPr>
          <w:rFonts w:hint="eastAsia"/>
          <w:color w:val="000000" w:themeColor="text1"/>
          <w:sz w:val="22"/>
          <w:szCs w:val="22"/>
        </w:rPr>
        <w:t>자사상품에 한하여 분실처리 가능</w:t>
      </w:r>
      <w:r w:rsidR="00BC1C83">
        <w:rPr>
          <w:rFonts w:hint="eastAsia"/>
          <w:color w:val="000000" w:themeColor="text1"/>
          <w:sz w:val="22"/>
          <w:szCs w:val="22"/>
        </w:rPr>
        <w:t>하다.</w:t>
      </w:r>
    </w:p>
    <w:p w14:paraId="1FD327DB" w14:textId="30DC82FB" w:rsidR="00366C6B" w:rsidRPr="00F32BBC" w:rsidRDefault="00E16C3D" w:rsidP="00F32BBC">
      <w:pPr>
        <w:pStyle w:val="af3"/>
        <w:numPr>
          <w:ilvl w:val="0"/>
          <w:numId w:val="10"/>
        </w:numPr>
        <w:ind w:leftChars="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비회원은 부분취소가 불가능 하다.</w:t>
      </w:r>
      <w:r w:rsidR="00BC1C83">
        <w:rPr>
          <w:color w:val="000000" w:themeColor="text1"/>
          <w:sz w:val="22"/>
          <w:szCs w:val="22"/>
        </w:rPr>
        <w:br/>
      </w:r>
    </w:p>
    <w:p w14:paraId="70DA4682" w14:textId="4057063B" w:rsidR="00366C6B" w:rsidRPr="006A437A" w:rsidRDefault="00DD2F92" w:rsidP="00685CFA">
      <w:pPr>
        <w:pStyle w:val="-30"/>
        <w:numPr>
          <w:ilvl w:val="2"/>
          <w:numId w:val="20"/>
        </w:numPr>
        <w:ind w:leftChars="213" w:left="993" w:hanging="567"/>
        <w:rPr>
          <w:rFonts w:asciiTheme="minorEastAsia" w:eastAsiaTheme="minorEastAsia" w:hAnsiTheme="minorEastAsia" w:cs="Calibri"/>
        </w:rPr>
      </w:pPr>
      <w:bookmarkStart w:id="14" w:name="_Toc7512657"/>
      <w:r w:rsidRPr="006A437A">
        <w:rPr>
          <w:rFonts w:asciiTheme="minorEastAsia" w:eastAsiaTheme="minorEastAsia" w:hAnsiTheme="minorEastAsia" w:cs="Calibri" w:hint="eastAsia"/>
        </w:rPr>
        <w:t xml:space="preserve">주문취소 </w:t>
      </w:r>
      <w:r w:rsidR="00366C6B" w:rsidRPr="006A437A">
        <w:rPr>
          <w:rFonts w:asciiTheme="minorEastAsia" w:eastAsiaTheme="minorEastAsia" w:hAnsiTheme="minorEastAsia" w:cs="Calibri" w:hint="eastAsia"/>
        </w:rPr>
        <w:t>접수 주체</w:t>
      </w:r>
      <w:bookmarkEnd w:id="14"/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0"/>
        <w:gridCol w:w="7204"/>
      </w:tblGrid>
      <w:tr w:rsidR="00366C6B" w:rsidRPr="001D69C3" w14:paraId="0C088290" w14:textId="77777777" w:rsidTr="009B3322">
        <w:trPr>
          <w:trHeight w:val="397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C6F0726" w14:textId="77777777" w:rsidR="00366C6B" w:rsidRPr="007E3216" w:rsidRDefault="00366C6B" w:rsidP="009B3322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  <w:t>유형</w:t>
            </w:r>
          </w:p>
        </w:tc>
        <w:tc>
          <w:tcPr>
            <w:tcW w:w="7204" w:type="dxa"/>
            <w:shd w:val="clear" w:color="auto" w:fill="BFBFBF"/>
            <w:vAlign w:val="center"/>
          </w:tcPr>
          <w:p w14:paraId="7A723FDA" w14:textId="77777777" w:rsidR="00366C6B" w:rsidRPr="007E3216" w:rsidRDefault="00366C6B" w:rsidP="009B3322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  <w:t>설명</w:t>
            </w:r>
          </w:p>
        </w:tc>
      </w:tr>
      <w:tr w:rsidR="00366C6B" w:rsidRPr="001D69C3" w14:paraId="4CD69D72" w14:textId="77777777" w:rsidTr="009B3322">
        <w:trPr>
          <w:trHeight w:val="397"/>
        </w:trPr>
        <w:tc>
          <w:tcPr>
            <w:tcW w:w="1980" w:type="dxa"/>
            <w:shd w:val="clear" w:color="auto" w:fill="F2F2F2"/>
            <w:vAlign w:val="center"/>
          </w:tcPr>
          <w:p w14:paraId="3D85853C" w14:textId="77777777" w:rsidR="00366C6B" w:rsidRPr="007E3216" w:rsidRDefault="00366C6B" w:rsidP="009B3322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>구매자 취소</w:t>
            </w:r>
          </w:p>
        </w:tc>
        <w:tc>
          <w:tcPr>
            <w:tcW w:w="7204" w:type="dxa"/>
            <w:vAlign w:val="center"/>
          </w:tcPr>
          <w:p w14:paraId="46552E1B" w14:textId="77777777" w:rsidR="00366C6B" w:rsidRPr="007E3216" w:rsidRDefault="00366C6B" w:rsidP="009B3322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Cs/>
                <w:iCs/>
                <w:color w:val="000000"/>
                <w:sz w:val="16"/>
                <w:szCs w:val="18"/>
              </w:rPr>
              <w:t xml:space="preserve">구매자의 변심으로 인해 구매자가 </w:t>
            </w:r>
            <w:r w:rsidRPr="007E321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통합</w:t>
            </w:r>
            <w:r w:rsidRPr="007E3216">
              <w:rPr>
                <w:rFonts w:cs="굴림"/>
                <w:bCs/>
                <w:iCs/>
                <w:color w:val="000000"/>
                <w:sz w:val="16"/>
                <w:szCs w:val="18"/>
              </w:rPr>
              <w:t>FO에서 직접 주문취소를 하는 경우</w:t>
            </w:r>
          </w:p>
        </w:tc>
      </w:tr>
      <w:tr w:rsidR="00366C6B" w:rsidRPr="001D69C3" w14:paraId="60F17AB5" w14:textId="77777777" w:rsidTr="009B3322">
        <w:trPr>
          <w:trHeight w:val="397"/>
        </w:trPr>
        <w:tc>
          <w:tcPr>
            <w:tcW w:w="1980" w:type="dxa"/>
            <w:shd w:val="clear" w:color="auto" w:fill="F2F2F2"/>
            <w:vAlign w:val="center"/>
          </w:tcPr>
          <w:p w14:paraId="6062FDDF" w14:textId="0D48801E" w:rsidR="00366C6B" w:rsidRPr="007E3216" w:rsidRDefault="00F32BBC" w:rsidP="009B3322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 xml:space="preserve">관리자 </w:t>
            </w:r>
            <w:r w:rsidR="00366C6B" w:rsidRPr="007E3216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>취소</w:t>
            </w:r>
          </w:p>
        </w:tc>
        <w:tc>
          <w:tcPr>
            <w:tcW w:w="7204" w:type="dxa"/>
            <w:vAlign w:val="center"/>
          </w:tcPr>
          <w:p w14:paraId="50B23D96" w14:textId="2B40CF8C" w:rsidR="00366C6B" w:rsidRPr="007E3216" w:rsidRDefault="00366C6B" w:rsidP="009B3322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Cs/>
                <w:iCs/>
                <w:color w:val="000000"/>
                <w:sz w:val="16"/>
                <w:szCs w:val="18"/>
              </w:rPr>
              <w:t>구매자</w:t>
            </w:r>
            <w:r w:rsidRPr="007E321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 xml:space="preserve">의 요청 </w:t>
            </w:r>
            <w:r w:rsidRPr="007E3216">
              <w:rPr>
                <w:rFonts w:cs="굴림"/>
                <w:bCs/>
                <w:iCs/>
                <w:color w:val="000000"/>
                <w:sz w:val="16"/>
                <w:szCs w:val="18"/>
              </w:rPr>
              <w:t xml:space="preserve">또는 </w:t>
            </w:r>
            <w:r w:rsidR="00F32BBC" w:rsidRPr="007E321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품절 등의</w:t>
            </w:r>
            <w:r w:rsidRPr="007E3216">
              <w:rPr>
                <w:rFonts w:cs="굴림"/>
                <w:bCs/>
                <w:iCs/>
                <w:color w:val="000000"/>
                <w:sz w:val="16"/>
                <w:szCs w:val="18"/>
              </w:rPr>
              <w:t xml:space="preserve"> 사유로 BO에서 직접 주문취소를 하는 경우</w:t>
            </w:r>
          </w:p>
        </w:tc>
      </w:tr>
      <w:tr w:rsidR="00366C6B" w:rsidRPr="001D69C3" w14:paraId="540B622D" w14:textId="77777777" w:rsidTr="009B3322">
        <w:trPr>
          <w:trHeight w:val="397"/>
        </w:trPr>
        <w:tc>
          <w:tcPr>
            <w:tcW w:w="1980" w:type="dxa"/>
            <w:shd w:val="clear" w:color="auto" w:fill="F2F2F2"/>
            <w:vAlign w:val="center"/>
          </w:tcPr>
          <w:p w14:paraId="2AFD5C14" w14:textId="77777777" w:rsidR="00366C6B" w:rsidRPr="007E3216" w:rsidRDefault="00366C6B" w:rsidP="009B3322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>자동 취소</w:t>
            </w:r>
          </w:p>
        </w:tc>
        <w:tc>
          <w:tcPr>
            <w:tcW w:w="7204" w:type="dxa"/>
            <w:vAlign w:val="center"/>
          </w:tcPr>
          <w:p w14:paraId="54C23B70" w14:textId="3938EA9A" w:rsidR="00366C6B" w:rsidRPr="007E3216" w:rsidRDefault="00366C6B" w:rsidP="009B3322">
            <w:pPr>
              <w:spacing w:before="20" w:after="40" w:line="240" w:lineRule="exact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7E3216">
              <w:rPr>
                <w:rFonts w:cs="굴림"/>
                <w:bCs/>
                <w:iCs/>
                <w:sz w:val="16"/>
                <w:szCs w:val="18"/>
              </w:rPr>
              <w:t xml:space="preserve">아래 </w:t>
            </w:r>
            <w:r w:rsidRPr="007E3216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조건에 해당하는 경우 시스템에 의해 자동으로 취소되는 경우</w:t>
            </w:r>
            <w:r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(</w:t>
            </w:r>
            <w:proofErr w:type="gramStart"/>
            <w:r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자사</w:t>
            </w:r>
            <w:r w:rsidR="004C00F7"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,</w:t>
            </w:r>
            <w:proofErr w:type="spellStart"/>
            <w:r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입점사동일</w:t>
            </w:r>
            <w:proofErr w:type="spellEnd"/>
            <w:proofErr w:type="gramEnd"/>
            <w:r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)</w:t>
            </w:r>
          </w:p>
          <w:p w14:paraId="3A6F1F2A" w14:textId="77777777" w:rsidR="00366C6B" w:rsidRPr="007E3216" w:rsidRDefault="00366C6B" w:rsidP="009B3322">
            <w:pPr>
              <w:spacing w:before="20" w:after="40" w:line="240" w:lineRule="exact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7E3216">
              <w:rPr>
                <w:bCs/>
                <w:iCs/>
                <w:color w:val="000000" w:themeColor="text1"/>
                <w:sz w:val="16"/>
                <w:szCs w:val="18"/>
              </w:rPr>
              <w:t>-</w:t>
            </w:r>
            <w:r w:rsidRPr="007E3216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 xml:space="preserve"> 결제대기의 주문이 4일</w:t>
            </w:r>
            <w:r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째가 되는 날짜</w:t>
            </w:r>
            <w:r w:rsidRPr="007E3216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br/>
              <w:t>(</w:t>
            </w:r>
            <w:r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 xml:space="preserve">입금 발생일 포함 </w:t>
            </w:r>
            <w:r w:rsidRPr="007E3216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3</w:t>
            </w:r>
            <w:r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 xml:space="preserve">일째 </w:t>
            </w:r>
            <w:r w:rsidRPr="007E3216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23:59</w:t>
            </w:r>
            <w:r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분을 초과한 경우)</w:t>
            </w:r>
          </w:p>
        </w:tc>
      </w:tr>
    </w:tbl>
    <w:p w14:paraId="433E6B78" w14:textId="77777777" w:rsidR="00366C6B" w:rsidRPr="006A437A" w:rsidRDefault="00366C6B" w:rsidP="006A437A"/>
    <w:p w14:paraId="359174E9" w14:textId="391EAAB2" w:rsidR="00FC64ED" w:rsidRPr="006A437A" w:rsidRDefault="00FC64ED" w:rsidP="00685CFA">
      <w:pPr>
        <w:pStyle w:val="-30"/>
        <w:numPr>
          <w:ilvl w:val="2"/>
          <w:numId w:val="20"/>
        </w:numPr>
        <w:ind w:leftChars="213" w:left="993" w:hanging="567"/>
        <w:rPr>
          <w:rFonts w:asciiTheme="minorEastAsia" w:eastAsiaTheme="minorEastAsia" w:hAnsiTheme="minorEastAsia" w:cs="Calibri"/>
        </w:rPr>
      </w:pPr>
      <w:bookmarkStart w:id="15" w:name="_Toc7512658"/>
      <w:r w:rsidRPr="006A437A">
        <w:rPr>
          <w:rFonts w:asciiTheme="minorEastAsia" w:eastAsiaTheme="minorEastAsia" w:hAnsiTheme="minorEastAsia" w:cs="Calibri"/>
        </w:rPr>
        <w:t>주문취소 조건</w:t>
      </w:r>
      <w:bookmarkEnd w:id="15"/>
    </w:p>
    <w:p w14:paraId="283EE676" w14:textId="07D11C4B" w:rsidR="00FC64ED" w:rsidRPr="00CC79ED" w:rsidRDefault="00FC64ED" w:rsidP="00685CFA">
      <w:pPr>
        <w:pStyle w:val="af3"/>
        <w:numPr>
          <w:ilvl w:val="0"/>
          <w:numId w:val="10"/>
        </w:numPr>
        <w:ind w:leftChars="0"/>
        <w:jc w:val="left"/>
        <w:rPr>
          <w:color w:val="000000" w:themeColor="text1"/>
          <w:sz w:val="22"/>
          <w:szCs w:val="22"/>
        </w:rPr>
      </w:pPr>
      <w:r w:rsidRPr="00CC79ED">
        <w:rPr>
          <w:rFonts w:hint="eastAsia"/>
          <w:sz w:val="22"/>
          <w:szCs w:val="22"/>
        </w:rPr>
        <w:t>입금대기상태일 경우 전체취소만 가능</w:t>
      </w:r>
      <w:r w:rsidR="00CD40E3">
        <w:rPr>
          <w:rFonts w:hint="eastAsia"/>
          <w:sz w:val="22"/>
          <w:szCs w:val="22"/>
        </w:rPr>
        <w:t>하다.</w:t>
      </w:r>
      <w:r w:rsidRPr="00CC79ED">
        <w:rPr>
          <w:sz w:val="22"/>
          <w:szCs w:val="22"/>
        </w:rPr>
        <w:t xml:space="preserve"> </w:t>
      </w:r>
    </w:p>
    <w:p w14:paraId="5BFC59BB" w14:textId="1F2411EB" w:rsidR="00C31EDC" w:rsidRDefault="00C31EDC" w:rsidP="00685CFA">
      <w:pPr>
        <w:pStyle w:val="af3"/>
        <w:numPr>
          <w:ilvl w:val="0"/>
          <w:numId w:val="10"/>
        </w:numPr>
        <w:ind w:leftChars="0"/>
        <w:jc w:val="left"/>
        <w:rPr>
          <w:color w:val="000000" w:themeColor="text1"/>
          <w:sz w:val="22"/>
          <w:szCs w:val="22"/>
        </w:rPr>
      </w:pPr>
      <w:r>
        <w:rPr>
          <w:rFonts w:hint="eastAsia"/>
          <w:sz w:val="22"/>
          <w:szCs w:val="22"/>
        </w:rPr>
        <w:t xml:space="preserve">부분취소가 불가한 경우 해당 클레임 상세화면의 </w:t>
      </w:r>
      <w:r w:rsidR="00C94E1E">
        <w:rPr>
          <w:sz w:val="22"/>
          <w:szCs w:val="22"/>
        </w:rPr>
        <w:t>‘</w:t>
      </w:r>
      <w:r>
        <w:rPr>
          <w:rFonts w:hint="eastAsia"/>
          <w:sz w:val="22"/>
          <w:szCs w:val="22"/>
        </w:rPr>
        <w:t>환수/환불 금액 설정영역</w:t>
      </w:r>
      <w:r w:rsidR="00C94E1E">
        <w:rPr>
          <w:sz w:val="22"/>
          <w:szCs w:val="22"/>
        </w:rPr>
        <w:t>’</w:t>
      </w:r>
      <w:r>
        <w:rPr>
          <w:rFonts w:hint="eastAsia"/>
          <w:sz w:val="22"/>
          <w:szCs w:val="22"/>
        </w:rPr>
        <w:t>을 통해 금액 설정 후 환불처리 한다.</w:t>
      </w:r>
    </w:p>
    <w:p w14:paraId="607DE4C9" w14:textId="757105AD" w:rsidR="00FC64ED" w:rsidRDefault="00FC64ED" w:rsidP="00685CFA">
      <w:pPr>
        <w:pStyle w:val="af3"/>
        <w:numPr>
          <w:ilvl w:val="0"/>
          <w:numId w:val="10"/>
        </w:numPr>
        <w:ind w:leftChars="0"/>
        <w:jc w:val="left"/>
      </w:pPr>
      <w:r w:rsidRPr="00C31EDC">
        <w:rPr>
          <w:rFonts w:hint="eastAsia"/>
          <w:sz w:val="22"/>
        </w:rPr>
        <w:t>사은품이 포함된 상품인 경우 상품과 함께 사은품도 취소 처리된다.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2410"/>
        <w:gridCol w:w="1701"/>
        <w:gridCol w:w="3685"/>
      </w:tblGrid>
      <w:tr w:rsidR="00EF214C" w:rsidRPr="001D69C3" w14:paraId="11C199C6" w14:textId="77777777" w:rsidTr="00CD40E3">
        <w:trPr>
          <w:trHeight w:val="300"/>
        </w:trPr>
        <w:tc>
          <w:tcPr>
            <w:tcW w:w="3828" w:type="dxa"/>
            <w:gridSpan w:val="2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5CE0771" w14:textId="340884BC" w:rsidR="00EF214C" w:rsidRPr="007E3216" w:rsidRDefault="00EF214C" w:rsidP="00A6678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 w:hint="eastAsia"/>
                <w:b/>
                <w:bCs/>
                <w:snapToGrid w:val="0"/>
                <w:color w:val="000000"/>
                <w:sz w:val="16"/>
                <w:szCs w:val="16"/>
              </w:rPr>
              <w:t>결제구분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C0073F6" w14:textId="2C1DD444" w:rsidR="00EF214C" w:rsidRPr="007E3216" w:rsidRDefault="00EF214C" w:rsidP="00A6678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 w:hint="eastAsia"/>
                <w:b/>
                <w:bCs/>
                <w:snapToGrid w:val="0"/>
                <w:color w:val="000000"/>
                <w:sz w:val="16"/>
                <w:szCs w:val="16"/>
              </w:rPr>
              <w:t>부분취소 가능여부</w:t>
            </w:r>
          </w:p>
        </w:tc>
        <w:tc>
          <w:tcPr>
            <w:tcW w:w="3685" w:type="dxa"/>
            <w:shd w:val="clear" w:color="auto" w:fill="BFBFBF"/>
            <w:vAlign w:val="center"/>
          </w:tcPr>
          <w:p w14:paraId="286D6C26" w14:textId="71CECAED" w:rsidR="00EF214C" w:rsidRPr="007E3216" w:rsidRDefault="00EF214C" w:rsidP="00A6678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 w:hint="eastAsia"/>
                <w:b/>
                <w:bCs/>
                <w:snapToGrid w:val="0"/>
                <w:color w:val="000000"/>
                <w:sz w:val="16"/>
                <w:szCs w:val="16"/>
              </w:rPr>
              <w:t>비고</w:t>
            </w:r>
          </w:p>
        </w:tc>
      </w:tr>
      <w:tr w:rsidR="00EF214C" w:rsidRPr="001D69C3" w14:paraId="0D9FEDFC" w14:textId="77777777" w:rsidTr="00CD40E3">
        <w:trPr>
          <w:trHeight w:val="193"/>
        </w:trPr>
        <w:tc>
          <w:tcPr>
            <w:tcW w:w="3828" w:type="dxa"/>
            <w:gridSpan w:val="2"/>
            <w:shd w:val="clear" w:color="auto" w:fill="F2F2F2"/>
            <w:vAlign w:val="bottom"/>
          </w:tcPr>
          <w:p w14:paraId="4B34EB0A" w14:textId="77777777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lastRenderedPageBreak/>
              <w:t>신용카드/체크카드</w:t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4829BB9E" w14:textId="2C80180B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85" w:type="dxa"/>
            <w:shd w:val="clear" w:color="auto" w:fill="auto"/>
            <w:vAlign w:val="bottom"/>
          </w:tcPr>
          <w:p w14:paraId="040F8633" w14:textId="2528F423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</w:p>
        </w:tc>
      </w:tr>
      <w:tr w:rsidR="00EF214C" w:rsidRPr="001D69C3" w14:paraId="2127BF2B" w14:textId="77777777" w:rsidTr="00CD40E3">
        <w:trPr>
          <w:trHeight w:val="320"/>
        </w:trPr>
        <w:tc>
          <w:tcPr>
            <w:tcW w:w="1418" w:type="dxa"/>
            <w:shd w:val="clear" w:color="auto" w:fill="F2F2F2"/>
            <w:vAlign w:val="center"/>
          </w:tcPr>
          <w:p w14:paraId="4B799318" w14:textId="77777777" w:rsidR="00EF214C" w:rsidRPr="007E3216" w:rsidRDefault="00EF214C" w:rsidP="004E2907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>실시간계좌이체</w:t>
            </w:r>
          </w:p>
        </w:tc>
        <w:tc>
          <w:tcPr>
            <w:tcW w:w="2410" w:type="dxa"/>
            <w:shd w:val="clear" w:color="auto" w:fill="F2F2F2"/>
            <w:vAlign w:val="bottom"/>
          </w:tcPr>
          <w:p w14:paraId="120CE28D" w14:textId="77777777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>에스크로</w:t>
            </w:r>
            <w:proofErr w:type="spellEnd"/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 xml:space="preserve"> 적용</w:t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135C051B" w14:textId="17E16905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85" w:type="dxa"/>
            <w:shd w:val="clear" w:color="auto" w:fill="auto"/>
            <w:vAlign w:val="bottom"/>
          </w:tcPr>
          <w:p w14:paraId="4C3C9408" w14:textId="6DB7F7AB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>구매확정 이후에만 부분취소 가능</w:t>
            </w:r>
          </w:p>
        </w:tc>
      </w:tr>
      <w:tr w:rsidR="00EF214C" w:rsidRPr="001D69C3" w14:paraId="28E91D0C" w14:textId="77777777" w:rsidTr="00CD40E3">
        <w:trPr>
          <w:trHeight w:val="320"/>
        </w:trPr>
        <w:tc>
          <w:tcPr>
            <w:tcW w:w="3828" w:type="dxa"/>
            <w:gridSpan w:val="2"/>
            <w:shd w:val="clear" w:color="auto" w:fill="F2F2F2"/>
            <w:vAlign w:val="center"/>
          </w:tcPr>
          <w:p w14:paraId="4C8D8B2C" w14:textId="77777777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>휴대폰 결제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D20E26F" w14:textId="587ED76A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>X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19BB928" w14:textId="61FA4244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>전체취소만 가능,</w:t>
            </w:r>
            <w:r w:rsidRPr="007E3216"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  <w:t xml:space="preserve"> </w:t>
            </w:r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>부분 취소 시 취소금액에 대하여 수동 입금 처리하여 환불 진행</w:t>
            </w:r>
          </w:p>
        </w:tc>
      </w:tr>
      <w:tr w:rsidR="00EF214C" w:rsidRPr="001D69C3" w14:paraId="52B67A9E" w14:textId="77777777" w:rsidTr="00CD40E3">
        <w:trPr>
          <w:trHeight w:val="320"/>
        </w:trPr>
        <w:tc>
          <w:tcPr>
            <w:tcW w:w="1418" w:type="dxa"/>
            <w:shd w:val="clear" w:color="auto" w:fill="F2F2F2"/>
            <w:vAlign w:val="center"/>
          </w:tcPr>
          <w:p w14:paraId="120C0E75" w14:textId="77777777" w:rsidR="00EF214C" w:rsidRPr="007E3216" w:rsidRDefault="00EF214C" w:rsidP="00EF214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>무통장입금</w:t>
            </w:r>
          </w:p>
        </w:tc>
        <w:tc>
          <w:tcPr>
            <w:tcW w:w="2410" w:type="dxa"/>
            <w:shd w:val="clear" w:color="auto" w:fill="F2F2F2"/>
            <w:vAlign w:val="bottom"/>
          </w:tcPr>
          <w:p w14:paraId="739361B6" w14:textId="6D77DF78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>에스크로</w:t>
            </w:r>
            <w:proofErr w:type="spellEnd"/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 xml:space="preserve"> 적용</w:t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781880B2" w14:textId="5F1798E5" w:rsidR="00EF214C" w:rsidRPr="007E3216" w:rsidRDefault="00EF214C" w:rsidP="00FF235C">
            <w:pPr>
              <w:spacing w:before="20" w:after="40" w:line="240" w:lineRule="exact"/>
              <w:jc w:val="center"/>
              <w:rPr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>X</w:t>
            </w:r>
          </w:p>
        </w:tc>
        <w:tc>
          <w:tcPr>
            <w:tcW w:w="3685" w:type="dxa"/>
            <w:shd w:val="clear" w:color="auto" w:fill="auto"/>
            <w:vAlign w:val="bottom"/>
          </w:tcPr>
          <w:p w14:paraId="5F0E16FC" w14:textId="181B6E8C" w:rsidR="00EF214C" w:rsidRPr="007E3216" w:rsidRDefault="00EF214C" w:rsidP="00FF235C">
            <w:pPr>
              <w:spacing w:before="20" w:after="40" w:line="240" w:lineRule="exact"/>
              <w:jc w:val="center"/>
              <w:rPr>
                <w:sz w:val="16"/>
                <w:szCs w:val="16"/>
              </w:rPr>
            </w:pPr>
          </w:p>
        </w:tc>
      </w:tr>
      <w:tr w:rsidR="00EF214C" w:rsidRPr="001D69C3" w14:paraId="79BD3549" w14:textId="77777777" w:rsidTr="00CD40E3">
        <w:trPr>
          <w:trHeight w:val="320"/>
        </w:trPr>
        <w:tc>
          <w:tcPr>
            <w:tcW w:w="3828" w:type="dxa"/>
            <w:gridSpan w:val="2"/>
            <w:shd w:val="clear" w:color="auto" w:fill="F2F2F2"/>
            <w:vAlign w:val="bottom"/>
          </w:tcPr>
          <w:p w14:paraId="51642B4E" w14:textId="77777777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>네이버페이</w:t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0ADE3F48" w14:textId="7D34A556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85" w:type="dxa"/>
            <w:shd w:val="clear" w:color="auto" w:fill="auto"/>
            <w:vAlign w:val="bottom"/>
          </w:tcPr>
          <w:p w14:paraId="0B2E6EDF" w14:textId="6A383ECE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</w:p>
        </w:tc>
      </w:tr>
      <w:tr w:rsidR="00EF214C" w:rsidRPr="001D69C3" w14:paraId="142BB32A" w14:textId="77777777" w:rsidTr="00CD40E3">
        <w:trPr>
          <w:trHeight w:val="320"/>
        </w:trPr>
        <w:tc>
          <w:tcPr>
            <w:tcW w:w="3828" w:type="dxa"/>
            <w:gridSpan w:val="2"/>
            <w:shd w:val="clear" w:color="auto" w:fill="F2F2F2"/>
            <w:vAlign w:val="bottom"/>
          </w:tcPr>
          <w:p w14:paraId="6AB23936" w14:textId="77777777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>카카오페이</w:t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5249CB05" w14:textId="72AE4888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85" w:type="dxa"/>
            <w:shd w:val="clear" w:color="auto" w:fill="auto"/>
            <w:vAlign w:val="bottom"/>
          </w:tcPr>
          <w:p w14:paraId="73FE6910" w14:textId="2777CB4E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</w:p>
        </w:tc>
      </w:tr>
      <w:tr w:rsidR="00EF214C" w:rsidRPr="001D69C3" w14:paraId="24E41756" w14:textId="77777777" w:rsidTr="007E3216">
        <w:trPr>
          <w:trHeight w:val="64"/>
        </w:trPr>
        <w:tc>
          <w:tcPr>
            <w:tcW w:w="3828" w:type="dxa"/>
            <w:gridSpan w:val="2"/>
            <w:shd w:val="clear" w:color="auto" w:fill="F2F2F2"/>
            <w:vAlign w:val="bottom"/>
          </w:tcPr>
          <w:p w14:paraId="6B8506A1" w14:textId="23E11ABC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>기프트</w:t>
            </w:r>
            <w:proofErr w:type="spellEnd"/>
            <w:r w:rsidRPr="007E3216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 xml:space="preserve"> 카드</w:t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695C4D6A" w14:textId="562AD421" w:rsidR="00EF214C" w:rsidRPr="007E3216" w:rsidRDefault="00EF214C" w:rsidP="00FF235C">
            <w:pPr>
              <w:spacing w:before="20" w:after="40" w:line="240" w:lineRule="exact"/>
              <w:jc w:val="center"/>
              <w:rPr>
                <w:rFonts w:cs="굴림"/>
                <w:bCs/>
                <w:i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85" w:type="dxa"/>
            <w:shd w:val="clear" w:color="auto" w:fill="auto"/>
            <w:vAlign w:val="bottom"/>
          </w:tcPr>
          <w:p w14:paraId="1512D053" w14:textId="74E3B484" w:rsidR="00EF214C" w:rsidRPr="007E3216" w:rsidRDefault="00EF214C" w:rsidP="00FF235C">
            <w:pPr>
              <w:spacing w:before="20" w:after="40" w:line="240" w:lineRule="exact"/>
              <w:jc w:val="center"/>
              <w:rPr>
                <w:sz w:val="16"/>
                <w:szCs w:val="16"/>
              </w:rPr>
            </w:pPr>
          </w:p>
        </w:tc>
      </w:tr>
    </w:tbl>
    <w:p w14:paraId="58F3C744" w14:textId="79B91F1B" w:rsidR="00A6678D" w:rsidRPr="00595A06" w:rsidRDefault="00A6678D" w:rsidP="00FC64ED"/>
    <w:p w14:paraId="61721C8D" w14:textId="1FBE81EF" w:rsidR="0097170C" w:rsidRPr="00AF0310" w:rsidRDefault="00996A8E" w:rsidP="00685CFA">
      <w:pPr>
        <w:pStyle w:val="-20"/>
        <w:numPr>
          <w:ilvl w:val="1"/>
          <w:numId w:val="20"/>
        </w:numPr>
        <w:ind w:leftChars="142" w:left="851" w:hanging="567"/>
      </w:pPr>
      <w:bookmarkStart w:id="16" w:name="_Toc7512659"/>
      <w:r w:rsidRPr="00AF0310">
        <w:t>주문취소 유형</w:t>
      </w:r>
      <w:r w:rsidR="00366C6B" w:rsidRPr="00AF0310">
        <w:rPr>
          <w:rFonts w:hint="eastAsia"/>
        </w:rPr>
        <w:t xml:space="preserve"> 및 사유</w:t>
      </w:r>
      <w:bookmarkEnd w:id="16"/>
    </w:p>
    <w:p w14:paraId="1AD76ADD" w14:textId="77777777" w:rsidR="00366C6B" w:rsidRPr="00366C6B" w:rsidRDefault="00366C6B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jc w:val="left"/>
        <w:outlineLvl w:val="2"/>
        <w:rPr>
          <w:rFonts w:cs="Calibri"/>
          <w:b/>
          <w:vanish/>
          <w:sz w:val="22"/>
        </w:rPr>
      </w:pPr>
      <w:bookmarkStart w:id="17" w:name="_Toc6905793"/>
      <w:bookmarkStart w:id="18" w:name="_Toc7165638"/>
      <w:bookmarkStart w:id="19" w:name="_Toc7512660"/>
      <w:bookmarkEnd w:id="17"/>
      <w:bookmarkEnd w:id="18"/>
      <w:bookmarkEnd w:id="19"/>
    </w:p>
    <w:p w14:paraId="364E74B5" w14:textId="6058CC53" w:rsidR="00366C6B" w:rsidRPr="00E241AA" w:rsidRDefault="00366C6B" w:rsidP="00685CFA">
      <w:pPr>
        <w:pStyle w:val="-30"/>
        <w:numPr>
          <w:ilvl w:val="2"/>
          <w:numId w:val="20"/>
        </w:numPr>
        <w:ind w:leftChars="213" w:left="993" w:hanging="567"/>
        <w:rPr>
          <w:rFonts w:asciiTheme="minorEastAsia" w:eastAsiaTheme="minorEastAsia" w:hAnsiTheme="minorEastAsia" w:cs="Calibri"/>
        </w:rPr>
      </w:pPr>
      <w:bookmarkStart w:id="20" w:name="_Toc7512661"/>
      <w:r w:rsidRPr="00E241AA">
        <w:rPr>
          <w:rFonts w:asciiTheme="minorEastAsia" w:eastAsiaTheme="minorEastAsia" w:hAnsiTheme="minorEastAsia" w:cs="Calibri" w:hint="eastAsia"/>
        </w:rPr>
        <w:t>주문취소 유형</w:t>
      </w:r>
      <w:bookmarkEnd w:id="20"/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1"/>
        <w:gridCol w:w="7483"/>
      </w:tblGrid>
      <w:tr w:rsidR="00366C6B" w:rsidRPr="001D69C3" w14:paraId="423A4F3F" w14:textId="77777777" w:rsidTr="007E3216">
        <w:trPr>
          <w:trHeight w:val="36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AE0205D" w14:textId="77777777" w:rsidR="00366C6B" w:rsidRPr="007E3216" w:rsidRDefault="00366C6B" w:rsidP="009B3322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  <w:t>유형</w:t>
            </w:r>
          </w:p>
        </w:tc>
        <w:tc>
          <w:tcPr>
            <w:tcW w:w="7483" w:type="dxa"/>
            <w:shd w:val="clear" w:color="auto" w:fill="BFBFBF"/>
            <w:vAlign w:val="center"/>
          </w:tcPr>
          <w:p w14:paraId="03467D1C" w14:textId="77777777" w:rsidR="00366C6B" w:rsidRPr="007E3216" w:rsidRDefault="00366C6B" w:rsidP="009B3322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  <w:t>설명</w:t>
            </w:r>
          </w:p>
        </w:tc>
      </w:tr>
      <w:tr w:rsidR="00366C6B" w:rsidRPr="001D69C3" w14:paraId="67696EC2" w14:textId="77777777" w:rsidTr="007E3216">
        <w:trPr>
          <w:trHeight w:val="364"/>
        </w:trPr>
        <w:tc>
          <w:tcPr>
            <w:tcW w:w="1701" w:type="dxa"/>
            <w:shd w:val="clear" w:color="auto" w:fill="F2F2F2"/>
            <w:vAlign w:val="center"/>
          </w:tcPr>
          <w:p w14:paraId="51FF06F2" w14:textId="77777777" w:rsidR="00366C6B" w:rsidRPr="007E3216" w:rsidRDefault="00366C6B" w:rsidP="009B3322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>전체취소</w:t>
            </w:r>
          </w:p>
        </w:tc>
        <w:tc>
          <w:tcPr>
            <w:tcW w:w="7483" w:type="dxa"/>
            <w:vAlign w:val="center"/>
          </w:tcPr>
          <w:p w14:paraId="3FBA4157" w14:textId="77777777" w:rsidR="00366C6B" w:rsidRPr="007E3216" w:rsidRDefault="00366C6B" w:rsidP="009B3322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Cs/>
                <w:iCs/>
                <w:color w:val="000000"/>
                <w:sz w:val="16"/>
                <w:szCs w:val="18"/>
              </w:rPr>
              <w:t>해당 주문번호에 있는 모든 상품의 주문을 취소하는 경우</w:t>
            </w:r>
          </w:p>
        </w:tc>
      </w:tr>
      <w:tr w:rsidR="00366C6B" w:rsidRPr="001D69C3" w14:paraId="7331DDF9" w14:textId="77777777" w:rsidTr="007E3216">
        <w:trPr>
          <w:trHeight w:val="364"/>
        </w:trPr>
        <w:tc>
          <w:tcPr>
            <w:tcW w:w="1701" w:type="dxa"/>
            <w:shd w:val="clear" w:color="auto" w:fill="F2F2F2"/>
            <w:vAlign w:val="center"/>
          </w:tcPr>
          <w:p w14:paraId="52CB059B" w14:textId="77777777" w:rsidR="00366C6B" w:rsidRPr="007E3216" w:rsidRDefault="00366C6B" w:rsidP="009B3322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>부분취소</w:t>
            </w:r>
          </w:p>
        </w:tc>
        <w:tc>
          <w:tcPr>
            <w:tcW w:w="7483" w:type="dxa"/>
            <w:vAlign w:val="center"/>
          </w:tcPr>
          <w:p w14:paraId="51A2F22F" w14:textId="77777777" w:rsidR="00366C6B" w:rsidRPr="007E3216" w:rsidRDefault="00366C6B" w:rsidP="009B3322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Cs/>
                <w:iCs/>
                <w:color w:val="000000"/>
                <w:sz w:val="16"/>
                <w:szCs w:val="18"/>
              </w:rPr>
              <w:t>해당 주문번호에 있는 일부 상품만 주문을 취소하는 경우</w:t>
            </w:r>
          </w:p>
        </w:tc>
      </w:tr>
    </w:tbl>
    <w:p w14:paraId="5B1D7EAF" w14:textId="77777777" w:rsidR="00366C6B" w:rsidRPr="00C80D21" w:rsidRDefault="00366C6B" w:rsidP="00080D83">
      <w:pPr>
        <w:pStyle w:val="a"/>
      </w:pPr>
      <w:r w:rsidRPr="00C80D21">
        <w:rPr>
          <w:rFonts w:hint="eastAsia"/>
        </w:rPr>
        <w:t>입금대기상태일 경우 전체 취소만 가능하다.</w:t>
      </w:r>
    </w:p>
    <w:p w14:paraId="1998EECD" w14:textId="77777777" w:rsidR="00366C6B" w:rsidRPr="00A5354D" w:rsidRDefault="00366C6B" w:rsidP="00080D83">
      <w:pPr>
        <w:pStyle w:val="a"/>
      </w:pPr>
      <w:r>
        <w:rPr>
          <w:rFonts w:hint="eastAsia"/>
        </w:rPr>
        <w:t>부분취소는 배송그룹별</w:t>
      </w:r>
      <w:r>
        <w:t xml:space="preserve">(자사, 동일 </w:t>
      </w:r>
      <w:proofErr w:type="spellStart"/>
      <w:r>
        <w:t>입점사</w:t>
      </w:r>
      <w:proofErr w:type="spellEnd"/>
      <w:r>
        <w:t xml:space="preserve"> 상품)로 접수가 가능</w:t>
      </w:r>
      <w:r>
        <w:rPr>
          <w:rFonts w:hint="eastAsia"/>
        </w:rPr>
        <w:t>하다.</w:t>
      </w:r>
    </w:p>
    <w:p w14:paraId="6D5A4F58" w14:textId="77777777" w:rsidR="00366C6B" w:rsidRPr="00366C6B" w:rsidRDefault="00366C6B" w:rsidP="00366C6B">
      <w:pPr>
        <w:pStyle w:val="af3"/>
        <w:ind w:leftChars="0"/>
      </w:pPr>
    </w:p>
    <w:p w14:paraId="08B81556" w14:textId="5CB3858B" w:rsidR="007275C3" w:rsidRPr="00E241AA" w:rsidRDefault="00366C6B" w:rsidP="00685CFA">
      <w:pPr>
        <w:pStyle w:val="-30"/>
        <w:numPr>
          <w:ilvl w:val="2"/>
          <w:numId w:val="20"/>
        </w:numPr>
        <w:ind w:leftChars="213" w:left="993" w:hanging="567"/>
        <w:rPr>
          <w:rFonts w:asciiTheme="minorEastAsia" w:eastAsiaTheme="minorEastAsia" w:hAnsiTheme="minorEastAsia" w:cs="Calibri"/>
        </w:rPr>
      </w:pPr>
      <w:bookmarkStart w:id="21" w:name="_Toc7512662"/>
      <w:r w:rsidRPr="00E241AA">
        <w:rPr>
          <w:rFonts w:asciiTheme="minorEastAsia" w:eastAsiaTheme="minorEastAsia" w:hAnsiTheme="minorEastAsia" w:cs="Calibri" w:hint="eastAsia"/>
        </w:rPr>
        <w:t>주문취소 사유</w:t>
      </w:r>
      <w:bookmarkEnd w:id="21"/>
    </w:p>
    <w:p w14:paraId="7FBC7E97" w14:textId="77777777" w:rsidR="00366C6B" w:rsidRPr="00366C6B" w:rsidRDefault="00366C6B" w:rsidP="00685CFA">
      <w:pPr>
        <w:pStyle w:val="af3"/>
        <w:numPr>
          <w:ilvl w:val="0"/>
          <w:numId w:val="14"/>
        </w:numPr>
        <w:wordWrap w:val="0"/>
        <w:autoSpaceDE w:val="0"/>
        <w:autoSpaceDN w:val="0"/>
        <w:spacing w:line="240" w:lineRule="auto"/>
        <w:ind w:leftChars="0"/>
        <w:jc w:val="left"/>
        <w:outlineLvl w:val="2"/>
        <w:rPr>
          <w:rFonts w:cs="Calibri"/>
          <w:b/>
          <w:vanish/>
          <w:sz w:val="22"/>
        </w:rPr>
      </w:pPr>
      <w:bookmarkStart w:id="22" w:name="_Toc6905796"/>
      <w:bookmarkStart w:id="23" w:name="_Toc7165641"/>
      <w:bookmarkStart w:id="24" w:name="_Toc7512663"/>
      <w:bookmarkEnd w:id="22"/>
      <w:bookmarkEnd w:id="23"/>
      <w:bookmarkEnd w:id="24"/>
    </w:p>
    <w:p w14:paraId="365602EC" w14:textId="77777777" w:rsidR="00366C6B" w:rsidRPr="00366C6B" w:rsidRDefault="00366C6B" w:rsidP="00685CFA">
      <w:pPr>
        <w:pStyle w:val="af3"/>
        <w:numPr>
          <w:ilvl w:val="1"/>
          <w:numId w:val="14"/>
        </w:numPr>
        <w:wordWrap w:val="0"/>
        <w:autoSpaceDE w:val="0"/>
        <w:autoSpaceDN w:val="0"/>
        <w:spacing w:line="240" w:lineRule="auto"/>
        <w:ind w:leftChars="0"/>
        <w:jc w:val="left"/>
        <w:outlineLvl w:val="2"/>
        <w:rPr>
          <w:rFonts w:cs="Calibri"/>
          <w:b/>
          <w:vanish/>
          <w:sz w:val="22"/>
        </w:rPr>
      </w:pPr>
      <w:bookmarkStart w:id="25" w:name="_Toc6905797"/>
      <w:bookmarkStart w:id="26" w:name="_Toc7165642"/>
      <w:bookmarkStart w:id="27" w:name="_Toc7512664"/>
      <w:bookmarkEnd w:id="25"/>
      <w:bookmarkEnd w:id="26"/>
      <w:bookmarkEnd w:id="27"/>
    </w:p>
    <w:p w14:paraId="496DF61C" w14:textId="77777777" w:rsidR="00366C6B" w:rsidRPr="00366C6B" w:rsidRDefault="00366C6B" w:rsidP="00685CFA">
      <w:pPr>
        <w:pStyle w:val="af3"/>
        <w:numPr>
          <w:ilvl w:val="2"/>
          <w:numId w:val="14"/>
        </w:numPr>
        <w:wordWrap w:val="0"/>
        <w:autoSpaceDE w:val="0"/>
        <w:autoSpaceDN w:val="0"/>
        <w:spacing w:line="240" w:lineRule="auto"/>
        <w:ind w:leftChars="0"/>
        <w:jc w:val="left"/>
        <w:outlineLvl w:val="2"/>
        <w:rPr>
          <w:rFonts w:cs="Calibri"/>
          <w:b/>
          <w:vanish/>
          <w:sz w:val="22"/>
        </w:rPr>
      </w:pPr>
      <w:bookmarkStart w:id="28" w:name="_Toc6905798"/>
      <w:bookmarkStart w:id="29" w:name="_Toc7165643"/>
      <w:bookmarkStart w:id="30" w:name="_Toc7512665"/>
      <w:bookmarkEnd w:id="28"/>
      <w:bookmarkEnd w:id="29"/>
      <w:bookmarkEnd w:id="30"/>
    </w:p>
    <w:tbl>
      <w:tblPr>
        <w:tblW w:w="9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47"/>
        <w:gridCol w:w="1488"/>
        <w:gridCol w:w="1489"/>
        <w:gridCol w:w="992"/>
        <w:gridCol w:w="2669"/>
      </w:tblGrid>
      <w:tr w:rsidR="00443C7D" w:rsidRPr="001D69C3" w14:paraId="01E9D827" w14:textId="77777777" w:rsidTr="007E3216">
        <w:trPr>
          <w:trHeight w:val="384"/>
        </w:trPr>
        <w:tc>
          <w:tcPr>
            <w:tcW w:w="2547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EAF127F" w14:textId="77777777" w:rsidR="00443C7D" w:rsidRPr="007E3216" w:rsidRDefault="00443C7D" w:rsidP="00443C7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사유</w:t>
            </w:r>
          </w:p>
        </w:tc>
        <w:tc>
          <w:tcPr>
            <w:tcW w:w="1488" w:type="dxa"/>
            <w:shd w:val="clear" w:color="auto" w:fill="BFBFBF"/>
            <w:vAlign w:val="center"/>
          </w:tcPr>
          <w:p w14:paraId="3D656648" w14:textId="77777777" w:rsidR="00443C7D" w:rsidRPr="007E3216" w:rsidRDefault="00443C7D" w:rsidP="00443C7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F</w:t>
            </w:r>
            <w:r w:rsidRPr="007E3216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O</w:t>
            </w: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노출</w:t>
            </w:r>
          </w:p>
        </w:tc>
        <w:tc>
          <w:tcPr>
            <w:tcW w:w="1489" w:type="dxa"/>
            <w:shd w:val="clear" w:color="auto" w:fill="BFBFBF"/>
            <w:vAlign w:val="center"/>
          </w:tcPr>
          <w:p w14:paraId="7611B151" w14:textId="77777777" w:rsidR="00443C7D" w:rsidRPr="007E3216" w:rsidRDefault="00443C7D" w:rsidP="00443C7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B</w:t>
            </w:r>
            <w:r w:rsidRPr="007E3216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O</w:t>
            </w: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노출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48605610" w14:textId="045005C4" w:rsidR="00443C7D" w:rsidRPr="007E3216" w:rsidRDefault="0039477F" w:rsidP="00443C7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귀책</w:t>
            </w:r>
          </w:p>
        </w:tc>
        <w:tc>
          <w:tcPr>
            <w:tcW w:w="2669" w:type="dxa"/>
            <w:shd w:val="clear" w:color="auto" w:fill="BFBFBF"/>
            <w:vAlign w:val="center"/>
          </w:tcPr>
          <w:p w14:paraId="1FCC767A" w14:textId="19FEA900" w:rsidR="00443C7D" w:rsidRPr="007E3216" w:rsidRDefault="00443C7D" w:rsidP="00443C7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비고</w:t>
            </w:r>
          </w:p>
        </w:tc>
      </w:tr>
      <w:tr w:rsidR="0039477F" w:rsidRPr="001D69C3" w14:paraId="323992A2" w14:textId="77777777" w:rsidTr="007E3216">
        <w:trPr>
          <w:trHeight w:val="384"/>
        </w:trPr>
        <w:tc>
          <w:tcPr>
            <w:tcW w:w="2547" w:type="dxa"/>
            <w:shd w:val="clear" w:color="auto" w:fill="F2F2F2"/>
            <w:vAlign w:val="center"/>
          </w:tcPr>
          <w:p w14:paraId="0315FBA1" w14:textId="57B682E9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6"/>
              </w:rPr>
              <w:t>변심</w:t>
            </w:r>
          </w:p>
        </w:tc>
        <w:tc>
          <w:tcPr>
            <w:tcW w:w="1488" w:type="dxa"/>
            <w:vAlign w:val="center"/>
          </w:tcPr>
          <w:p w14:paraId="7D631073" w14:textId="4F0F7324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5C7B0F1F" w14:textId="6DED3B77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4A238B9" w14:textId="62DF8F17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고객</w:t>
            </w:r>
          </w:p>
        </w:tc>
        <w:tc>
          <w:tcPr>
            <w:tcW w:w="2669" w:type="dxa"/>
            <w:shd w:val="clear" w:color="auto" w:fill="auto"/>
            <w:vAlign w:val="center"/>
          </w:tcPr>
          <w:p w14:paraId="77FFFA7D" w14:textId="2F1A725D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39477F" w:rsidRPr="001D69C3" w14:paraId="3E5E8CD2" w14:textId="77777777" w:rsidTr="007E3216">
        <w:trPr>
          <w:trHeight w:val="384"/>
        </w:trPr>
        <w:tc>
          <w:tcPr>
            <w:tcW w:w="2547" w:type="dxa"/>
            <w:shd w:val="clear" w:color="auto" w:fill="F2F2F2"/>
            <w:vAlign w:val="center"/>
          </w:tcPr>
          <w:p w14:paraId="65BB2931" w14:textId="2E1F5DFA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6"/>
              </w:rPr>
              <w:t>중복주문</w:t>
            </w:r>
          </w:p>
        </w:tc>
        <w:tc>
          <w:tcPr>
            <w:tcW w:w="1488" w:type="dxa"/>
            <w:vAlign w:val="center"/>
          </w:tcPr>
          <w:p w14:paraId="58281C8F" w14:textId="7CFB7F1B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15DC7909" w14:textId="0748F787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720599A" w14:textId="35814E2E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고객</w:t>
            </w:r>
          </w:p>
        </w:tc>
        <w:tc>
          <w:tcPr>
            <w:tcW w:w="2669" w:type="dxa"/>
            <w:shd w:val="clear" w:color="auto" w:fill="auto"/>
            <w:vAlign w:val="center"/>
          </w:tcPr>
          <w:p w14:paraId="461C1500" w14:textId="293BD327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39477F" w:rsidRPr="001D69C3" w14:paraId="720A4B97" w14:textId="77777777" w:rsidTr="007E3216">
        <w:trPr>
          <w:trHeight w:val="384"/>
        </w:trPr>
        <w:tc>
          <w:tcPr>
            <w:tcW w:w="2547" w:type="dxa"/>
            <w:shd w:val="clear" w:color="auto" w:fill="F2F2F2"/>
            <w:vAlign w:val="center"/>
          </w:tcPr>
          <w:p w14:paraId="4C4D3CBD" w14:textId="341ACB23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6"/>
              </w:rPr>
              <w:t>품절</w:t>
            </w:r>
          </w:p>
        </w:tc>
        <w:tc>
          <w:tcPr>
            <w:tcW w:w="1488" w:type="dxa"/>
            <w:vAlign w:val="center"/>
          </w:tcPr>
          <w:p w14:paraId="4A200071" w14:textId="1BE95814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X</w:t>
            </w:r>
          </w:p>
        </w:tc>
        <w:tc>
          <w:tcPr>
            <w:tcW w:w="1489" w:type="dxa"/>
            <w:vAlign w:val="center"/>
          </w:tcPr>
          <w:p w14:paraId="48BDCA77" w14:textId="4B34263D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B55E4EA" w14:textId="6E4E79DB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판매자</w:t>
            </w:r>
          </w:p>
        </w:tc>
        <w:tc>
          <w:tcPr>
            <w:tcW w:w="2669" w:type="dxa"/>
            <w:shd w:val="clear" w:color="auto" w:fill="auto"/>
            <w:vAlign w:val="center"/>
          </w:tcPr>
          <w:p w14:paraId="340D01C9" w14:textId="4B6BA2EB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39477F" w:rsidRPr="001D69C3" w14:paraId="041583C7" w14:textId="77777777" w:rsidTr="007E3216">
        <w:trPr>
          <w:trHeight w:val="384"/>
        </w:trPr>
        <w:tc>
          <w:tcPr>
            <w:tcW w:w="2547" w:type="dxa"/>
            <w:shd w:val="clear" w:color="auto" w:fill="F2F2F2"/>
            <w:vAlign w:val="center"/>
          </w:tcPr>
          <w:p w14:paraId="1002DC51" w14:textId="47246923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6"/>
              </w:rPr>
              <w:t>배송지연</w:t>
            </w:r>
          </w:p>
        </w:tc>
        <w:tc>
          <w:tcPr>
            <w:tcW w:w="1488" w:type="dxa"/>
            <w:vAlign w:val="center"/>
          </w:tcPr>
          <w:p w14:paraId="58CAB7A9" w14:textId="1D367CBC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73F4BCFC" w14:textId="36F5422A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DA5599C" w14:textId="53A5B6F3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판매자</w:t>
            </w:r>
          </w:p>
        </w:tc>
        <w:tc>
          <w:tcPr>
            <w:tcW w:w="2669" w:type="dxa"/>
            <w:shd w:val="clear" w:color="auto" w:fill="auto"/>
            <w:vAlign w:val="center"/>
          </w:tcPr>
          <w:p w14:paraId="0F0313A6" w14:textId="5689155F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443C7D" w:rsidRPr="001D69C3" w14:paraId="1748DCF0" w14:textId="77777777" w:rsidTr="007E3216">
        <w:trPr>
          <w:trHeight w:val="384"/>
        </w:trPr>
        <w:tc>
          <w:tcPr>
            <w:tcW w:w="2547" w:type="dxa"/>
            <w:shd w:val="clear" w:color="auto" w:fill="F2F2F2"/>
            <w:vAlign w:val="center"/>
          </w:tcPr>
          <w:p w14:paraId="486D0CCF" w14:textId="32F069D1" w:rsidR="00443C7D" w:rsidRPr="007E3216" w:rsidRDefault="00443C7D" w:rsidP="00443C7D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6"/>
              </w:rPr>
              <w:t>가격변동</w:t>
            </w:r>
          </w:p>
        </w:tc>
        <w:tc>
          <w:tcPr>
            <w:tcW w:w="1488" w:type="dxa"/>
            <w:vAlign w:val="center"/>
          </w:tcPr>
          <w:p w14:paraId="1A913ECA" w14:textId="3C8C0DC0" w:rsidR="00443C7D" w:rsidRPr="007E3216" w:rsidRDefault="00443C7D" w:rsidP="00443C7D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512279D6" w14:textId="47044634" w:rsidR="00443C7D" w:rsidRPr="007E3216" w:rsidRDefault="00443C7D" w:rsidP="00443C7D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E84DA12" w14:textId="176873CD" w:rsidR="00443C7D" w:rsidRPr="007E3216" w:rsidRDefault="0039477F" w:rsidP="00443C7D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판매자</w:t>
            </w:r>
          </w:p>
        </w:tc>
        <w:tc>
          <w:tcPr>
            <w:tcW w:w="2669" w:type="dxa"/>
            <w:shd w:val="clear" w:color="auto" w:fill="auto"/>
            <w:vAlign w:val="center"/>
          </w:tcPr>
          <w:p w14:paraId="32A8F842" w14:textId="4B76FAEB" w:rsidR="00443C7D" w:rsidRPr="007E3216" w:rsidRDefault="00443C7D" w:rsidP="00443C7D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39477F" w:rsidRPr="001D69C3" w14:paraId="2BD3178D" w14:textId="77777777" w:rsidTr="007E3216">
        <w:trPr>
          <w:trHeight w:val="384"/>
        </w:trPr>
        <w:tc>
          <w:tcPr>
            <w:tcW w:w="2547" w:type="dxa"/>
            <w:shd w:val="clear" w:color="auto" w:fill="F2F2F2"/>
            <w:vAlign w:val="center"/>
          </w:tcPr>
          <w:p w14:paraId="6150984F" w14:textId="590241DA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6"/>
              </w:rPr>
              <w:t>쿠폰미사용</w:t>
            </w:r>
          </w:p>
        </w:tc>
        <w:tc>
          <w:tcPr>
            <w:tcW w:w="1488" w:type="dxa"/>
            <w:vAlign w:val="center"/>
          </w:tcPr>
          <w:p w14:paraId="6BF00695" w14:textId="25E6E329" w:rsidR="0039477F" w:rsidRPr="007E3216" w:rsidRDefault="0039477F" w:rsidP="0039477F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723973F1" w14:textId="537AEED2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992B001" w14:textId="23A76450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고객</w:t>
            </w:r>
          </w:p>
        </w:tc>
        <w:tc>
          <w:tcPr>
            <w:tcW w:w="2669" w:type="dxa"/>
            <w:shd w:val="clear" w:color="auto" w:fill="auto"/>
            <w:vAlign w:val="center"/>
          </w:tcPr>
          <w:p w14:paraId="2121E175" w14:textId="362B6371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39477F" w:rsidRPr="001D69C3" w14:paraId="37196B34" w14:textId="77777777" w:rsidTr="007E3216">
        <w:trPr>
          <w:trHeight w:val="64"/>
        </w:trPr>
        <w:tc>
          <w:tcPr>
            <w:tcW w:w="2547" w:type="dxa"/>
            <w:shd w:val="clear" w:color="auto" w:fill="F2F2F2"/>
            <w:vAlign w:val="center"/>
          </w:tcPr>
          <w:p w14:paraId="5C3B5217" w14:textId="4A480BB9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proofErr w:type="spellStart"/>
            <w:r w:rsidRPr="007E3216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6"/>
              </w:rPr>
              <w:t>재주문</w:t>
            </w:r>
            <w:proofErr w:type="spellEnd"/>
          </w:p>
        </w:tc>
        <w:tc>
          <w:tcPr>
            <w:tcW w:w="1488" w:type="dxa"/>
            <w:vAlign w:val="center"/>
          </w:tcPr>
          <w:p w14:paraId="6AC91C56" w14:textId="6C0B7D3F" w:rsidR="0039477F" w:rsidRPr="007E3216" w:rsidRDefault="0039477F" w:rsidP="0039477F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4051033B" w14:textId="57FB50BE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97DB23C" w14:textId="67C00789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고객</w:t>
            </w:r>
          </w:p>
        </w:tc>
        <w:tc>
          <w:tcPr>
            <w:tcW w:w="2669" w:type="dxa"/>
            <w:shd w:val="clear" w:color="auto" w:fill="auto"/>
            <w:vAlign w:val="center"/>
          </w:tcPr>
          <w:p w14:paraId="7EF5CF2A" w14:textId="2A689736" w:rsidR="0039477F" w:rsidRPr="007E3216" w:rsidRDefault="0039477F" w:rsidP="0039477F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</w:tbl>
    <w:p w14:paraId="6F4F4155" w14:textId="77777777" w:rsidR="0092326D" w:rsidRPr="00DD2F92" w:rsidRDefault="0092326D" w:rsidP="00DD2F92"/>
    <w:p w14:paraId="7FC9ABDC" w14:textId="636E909C" w:rsidR="00C606E0" w:rsidRPr="00AF0310" w:rsidRDefault="0097170C" w:rsidP="00685CFA">
      <w:pPr>
        <w:pStyle w:val="-20"/>
        <w:numPr>
          <w:ilvl w:val="1"/>
          <w:numId w:val="20"/>
        </w:numPr>
        <w:ind w:leftChars="142" w:left="851" w:hanging="567"/>
      </w:pPr>
      <w:bookmarkStart w:id="31" w:name="_Toc7512666"/>
      <w:r w:rsidRPr="00AF0310">
        <w:t>주문취소 상태</w:t>
      </w:r>
      <w:bookmarkEnd w:id="31"/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5953"/>
        <w:gridCol w:w="1843"/>
      </w:tblGrid>
      <w:tr w:rsidR="00C606E0" w:rsidRPr="001D69C3" w14:paraId="4FD369F8" w14:textId="77777777" w:rsidTr="00BC1C83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2042F07" w14:textId="77777777" w:rsidR="00C606E0" w:rsidRPr="007E3216" w:rsidRDefault="00C606E0" w:rsidP="00C606E0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" w:hint="eastAsia"/>
                <w:b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상태</w:t>
            </w:r>
          </w:p>
        </w:tc>
        <w:tc>
          <w:tcPr>
            <w:tcW w:w="5953" w:type="dxa"/>
            <w:shd w:val="clear" w:color="auto" w:fill="BFBFBF"/>
            <w:vAlign w:val="center"/>
          </w:tcPr>
          <w:p w14:paraId="058CF3EB" w14:textId="77777777" w:rsidR="00C606E0" w:rsidRPr="007E3216" w:rsidRDefault="00C606E0" w:rsidP="00C606E0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" w:hint="eastAsia"/>
                <w:b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설명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0B762E1B" w14:textId="77777777" w:rsidR="00C606E0" w:rsidRPr="007E3216" w:rsidRDefault="00C606E0" w:rsidP="00C606E0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" w:hint="eastAsia"/>
                <w:b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프론트 표시</w:t>
            </w:r>
          </w:p>
        </w:tc>
      </w:tr>
      <w:tr w:rsidR="00C606E0" w:rsidRPr="001D69C3" w14:paraId="771A827E" w14:textId="77777777" w:rsidTr="007E3216">
        <w:trPr>
          <w:trHeight w:val="64"/>
        </w:trPr>
        <w:tc>
          <w:tcPr>
            <w:tcW w:w="1418" w:type="dxa"/>
            <w:shd w:val="clear" w:color="auto" w:fill="F2F2F2"/>
            <w:vAlign w:val="center"/>
          </w:tcPr>
          <w:p w14:paraId="7C9536B7" w14:textId="51DAE5CE" w:rsidR="00C606E0" w:rsidRPr="007E3216" w:rsidRDefault="00C606E0" w:rsidP="00AF22F0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" w:hint="eastAsia"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취소접수</w:t>
            </w:r>
          </w:p>
        </w:tc>
        <w:tc>
          <w:tcPr>
            <w:tcW w:w="5953" w:type="dxa"/>
            <w:vAlign w:val="center"/>
          </w:tcPr>
          <w:p w14:paraId="3E173F8F" w14:textId="3092772E" w:rsidR="00C606E0" w:rsidRPr="007E3216" w:rsidRDefault="00C606E0" w:rsidP="00C606E0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" w:hint="eastAsia"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주문 취소가 접수되었으나 환불은 완료되지 않은 경우</w:t>
            </w:r>
          </w:p>
        </w:tc>
        <w:tc>
          <w:tcPr>
            <w:tcW w:w="1843" w:type="dxa"/>
            <w:vAlign w:val="center"/>
          </w:tcPr>
          <w:p w14:paraId="1CEE2552" w14:textId="696E5528" w:rsidR="00C606E0" w:rsidRPr="007E3216" w:rsidRDefault="00C606E0" w:rsidP="00C606E0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취소접수</w:t>
            </w:r>
          </w:p>
        </w:tc>
      </w:tr>
      <w:tr w:rsidR="00C606E0" w:rsidRPr="001D69C3" w14:paraId="4768D5D8" w14:textId="77777777" w:rsidTr="00BC1C83">
        <w:trPr>
          <w:trHeight w:val="397"/>
        </w:trPr>
        <w:tc>
          <w:tcPr>
            <w:tcW w:w="1418" w:type="dxa"/>
            <w:shd w:val="clear" w:color="auto" w:fill="F2F2F2"/>
            <w:vAlign w:val="center"/>
          </w:tcPr>
          <w:p w14:paraId="4F0D1575" w14:textId="67C39C62" w:rsidR="00C606E0" w:rsidRPr="007E3216" w:rsidRDefault="00C606E0" w:rsidP="00AF22F0">
            <w:pPr>
              <w:pStyle w:val="af2"/>
              <w:wordWrap w:val="0"/>
              <w:spacing w:before="0" w:beforeAutospacing="0" w:after="0" w:afterAutospacing="0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자동접수취소</w:t>
            </w:r>
          </w:p>
        </w:tc>
        <w:tc>
          <w:tcPr>
            <w:tcW w:w="5953" w:type="dxa"/>
            <w:vAlign w:val="center"/>
          </w:tcPr>
          <w:p w14:paraId="4ED6111D" w14:textId="01215878" w:rsidR="00C87321" w:rsidRPr="007E3216" w:rsidRDefault="007D5CF6" w:rsidP="00C87321">
            <w:pPr>
              <w:spacing w:before="20" w:after="40" w:line="240" w:lineRule="exact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r w:rsidRPr="007E3216">
              <w:rPr>
                <w:rFonts w:asciiTheme="minorEastAsia" w:eastAsiaTheme="minorEastAsia" w:hAnsiTheme="minorEastAsia" w:hint="eastAsia"/>
                <w:bCs/>
                <w:iCs/>
                <w:color w:val="000000" w:themeColor="text1"/>
                <w:sz w:val="16"/>
                <w:szCs w:val="16"/>
              </w:rPr>
              <w:t>무통장</w:t>
            </w:r>
            <w:r w:rsidRPr="007E3216">
              <w:rPr>
                <w:rFonts w:asciiTheme="minorEastAsia" w:eastAsiaTheme="minorEastAsia" w:hAnsiTheme="minorEastAsia"/>
                <w:bCs/>
                <w:iCs/>
                <w:color w:val="000000" w:themeColor="text1"/>
                <w:sz w:val="16"/>
                <w:szCs w:val="16"/>
              </w:rPr>
              <w:t xml:space="preserve"> 입금으로 주문 후, </w:t>
            </w:r>
            <w:r w:rsidRPr="007E3216">
              <w:rPr>
                <w:rFonts w:asciiTheme="minorEastAsia" w:eastAsiaTheme="minorEastAsia" w:hAnsiTheme="minorEastAsia" w:hint="eastAsia"/>
                <w:bCs/>
                <w:iCs/>
                <w:color w:val="000000" w:themeColor="text1"/>
                <w:sz w:val="16"/>
                <w:szCs w:val="16"/>
              </w:rPr>
              <w:t>기한 내에</w:t>
            </w:r>
            <w:r w:rsidRPr="007E3216">
              <w:rPr>
                <w:rFonts w:asciiTheme="minorEastAsia" w:eastAsiaTheme="minorEastAsia" w:hAnsiTheme="minorEastAsia"/>
                <w:bCs/>
                <w:iCs/>
                <w:color w:val="000000" w:themeColor="text1"/>
                <w:sz w:val="16"/>
                <w:szCs w:val="16"/>
              </w:rPr>
              <w:t xml:space="preserve"> 입금되지 않은 </w:t>
            </w:r>
            <w:r w:rsidRPr="007E3216">
              <w:rPr>
                <w:rFonts w:asciiTheme="minorEastAsia" w:eastAsiaTheme="minorEastAsia" w:hAnsiTheme="minorEastAsia" w:hint="eastAsia"/>
                <w:bCs/>
                <w:iCs/>
                <w:color w:val="000000" w:themeColor="text1"/>
                <w:sz w:val="16"/>
                <w:szCs w:val="16"/>
              </w:rPr>
              <w:t>상태</w:t>
            </w:r>
            <w:r w:rsidR="00C87321"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>(</w:t>
            </w:r>
            <w:proofErr w:type="gramStart"/>
            <w:r w:rsidR="00C87321"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>자사,</w:t>
            </w:r>
            <w:proofErr w:type="spellStart"/>
            <w:r w:rsidR="00C87321"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>입점사</w:t>
            </w:r>
            <w:proofErr w:type="spellEnd"/>
            <w:proofErr w:type="gramEnd"/>
            <w:r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 xml:space="preserve"> </w:t>
            </w:r>
            <w:r w:rsidR="00C87321"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>동일)</w:t>
            </w:r>
          </w:p>
          <w:p w14:paraId="43FD02BE" w14:textId="28D64A2B" w:rsidR="00C606E0" w:rsidRPr="007E3216" w:rsidRDefault="00C87321" w:rsidP="00C87321">
            <w:pPr>
              <w:pStyle w:val="af2"/>
              <w:wordWrap w:val="0"/>
              <w:spacing w:before="0" w:beforeAutospacing="0" w:after="0" w:afterAutospacing="0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/>
                <w:bCs/>
                <w:iCs/>
                <w:color w:val="000000" w:themeColor="text1"/>
                <w:sz w:val="16"/>
                <w:szCs w:val="16"/>
              </w:rPr>
              <w:t>- 결제대기의 주문이 4일</w:t>
            </w:r>
            <w:r w:rsidRPr="007E3216">
              <w:rPr>
                <w:rFonts w:ascii="맑은 고딕" w:eastAsia="맑은 고딕" w:hAnsi="맑은 고딕" w:hint="eastAsia"/>
                <w:bCs/>
                <w:iCs/>
                <w:color w:val="000000" w:themeColor="text1"/>
                <w:sz w:val="16"/>
                <w:szCs w:val="16"/>
              </w:rPr>
              <w:t>째가 되는 날짜</w:t>
            </w:r>
            <w:r w:rsidRPr="007E3216">
              <w:rPr>
                <w:rFonts w:ascii="맑은 고딕" w:eastAsia="맑은 고딕" w:hAnsi="맑은 고딕"/>
                <w:bCs/>
                <w:iCs/>
                <w:color w:val="000000" w:themeColor="text1"/>
                <w:sz w:val="16"/>
                <w:szCs w:val="16"/>
              </w:rPr>
              <w:br/>
              <w:t>(</w:t>
            </w:r>
            <w:r w:rsidRPr="007E3216">
              <w:rPr>
                <w:rFonts w:ascii="맑은 고딕" w:eastAsia="맑은 고딕" w:hAnsi="맑은 고딕" w:hint="eastAsia"/>
                <w:bCs/>
                <w:iCs/>
                <w:color w:val="000000" w:themeColor="text1"/>
                <w:sz w:val="16"/>
                <w:szCs w:val="16"/>
              </w:rPr>
              <w:t xml:space="preserve">입금 발생일 포함 </w:t>
            </w:r>
            <w:r w:rsidRPr="007E3216">
              <w:rPr>
                <w:rFonts w:ascii="맑은 고딕" w:eastAsia="맑은 고딕" w:hAnsi="맑은 고딕"/>
                <w:bCs/>
                <w:iCs/>
                <w:color w:val="000000" w:themeColor="text1"/>
                <w:sz w:val="16"/>
                <w:szCs w:val="16"/>
              </w:rPr>
              <w:t>3</w:t>
            </w:r>
            <w:r w:rsidRPr="007E3216">
              <w:rPr>
                <w:rFonts w:ascii="맑은 고딕" w:eastAsia="맑은 고딕" w:hAnsi="맑은 고딕" w:hint="eastAsia"/>
                <w:bCs/>
                <w:iCs/>
                <w:color w:val="000000" w:themeColor="text1"/>
                <w:sz w:val="16"/>
                <w:szCs w:val="16"/>
              </w:rPr>
              <w:t xml:space="preserve">일째 </w:t>
            </w:r>
            <w:r w:rsidRPr="007E3216">
              <w:rPr>
                <w:rFonts w:ascii="맑은 고딕" w:eastAsia="맑은 고딕" w:hAnsi="맑은 고딕"/>
                <w:bCs/>
                <w:iCs/>
                <w:color w:val="000000" w:themeColor="text1"/>
                <w:sz w:val="16"/>
                <w:szCs w:val="16"/>
              </w:rPr>
              <w:t>23:59</w:t>
            </w:r>
            <w:r w:rsidRPr="007E3216">
              <w:rPr>
                <w:rFonts w:ascii="맑은 고딕" w:eastAsia="맑은 고딕" w:hAnsi="맑은 고딕" w:hint="eastAsia"/>
                <w:bCs/>
                <w:iCs/>
                <w:color w:val="000000" w:themeColor="text1"/>
                <w:sz w:val="16"/>
                <w:szCs w:val="16"/>
              </w:rPr>
              <w:t>분을 초과한 경우)</w:t>
            </w:r>
          </w:p>
        </w:tc>
        <w:tc>
          <w:tcPr>
            <w:tcW w:w="1843" w:type="dxa"/>
            <w:vAlign w:val="center"/>
          </w:tcPr>
          <w:p w14:paraId="5C5F19AC" w14:textId="2C6B80DD" w:rsidR="00C606E0" w:rsidRPr="007E3216" w:rsidRDefault="00C606E0" w:rsidP="00C606E0">
            <w:pPr>
              <w:pStyle w:val="af2"/>
              <w:wordWrap w:val="0"/>
              <w:spacing w:before="0" w:beforeAutospacing="0" w:after="0" w:afterAutospacing="0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접수취소</w:t>
            </w:r>
          </w:p>
        </w:tc>
      </w:tr>
      <w:tr w:rsidR="00C606E0" w:rsidRPr="001D69C3" w14:paraId="6651DA9A" w14:textId="77777777" w:rsidTr="007E3216">
        <w:trPr>
          <w:trHeight w:val="64"/>
        </w:trPr>
        <w:tc>
          <w:tcPr>
            <w:tcW w:w="1418" w:type="dxa"/>
            <w:shd w:val="clear" w:color="auto" w:fill="F2F2F2"/>
            <w:vAlign w:val="center"/>
          </w:tcPr>
          <w:p w14:paraId="1BE08AB3" w14:textId="06B0CC86" w:rsidR="00C606E0" w:rsidRPr="007E3216" w:rsidRDefault="00C606E0" w:rsidP="00AF22F0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theme="minorBidi" w:hint="eastAsia"/>
                <w:color w:val="000000" w:themeColor="dark1"/>
                <w:spacing w:val="-12"/>
                <w:kern w:val="24"/>
                <w:sz w:val="16"/>
                <w:szCs w:val="16"/>
              </w:rPr>
              <w:t>취소접수철회</w:t>
            </w:r>
          </w:p>
        </w:tc>
        <w:tc>
          <w:tcPr>
            <w:tcW w:w="5953" w:type="dxa"/>
            <w:vAlign w:val="center"/>
          </w:tcPr>
          <w:p w14:paraId="1035B698" w14:textId="4822C6C6" w:rsidR="00C606E0" w:rsidRPr="007E3216" w:rsidRDefault="00C606E0" w:rsidP="00C606E0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theme="minorBidi" w:hint="eastAsia"/>
                <w:color w:val="000000" w:themeColor="text1"/>
                <w:spacing w:val="-12"/>
                <w:kern w:val="24"/>
                <w:sz w:val="16"/>
                <w:szCs w:val="16"/>
              </w:rPr>
              <w:t>고객이 취소접수를 한 후,</w:t>
            </w:r>
            <w:r w:rsidR="002F0FBF" w:rsidRPr="007E3216">
              <w:rPr>
                <w:rFonts w:ascii="맑은 고딕" w:eastAsia="맑은 고딕" w:hAnsi="맑은 고딕" w:cstheme="minorBidi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 </w:t>
            </w:r>
            <w:r w:rsidRPr="007E3216">
              <w:rPr>
                <w:rFonts w:ascii="맑은 고딕" w:eastAsia="맑은 고딕" w:hAnsi="맑은 고딕" w:cstheme="minorBidi" w:hint="eastAsia"/>
                <w:color w:val="000000" w:themeColor="text1"/>
                <w:spacing w:val="-12"/>
                <w:kern w:val="24"/>
                <w:sz w:val="16"/>
                <w:szCs w:val="16"/>
              </w:rPr>
              <w:t>취소처리</w:t>
            </w:r>
            <w:r w:rsidR="002F0FBF" w:rsidRPr="007E3216">
              <w:rPr>
                <w:rFonts w:ascii="맑은 고딕" w:eastAsia="맑은 고딕" w:hAnsi="맑은 고딕" w:cstheme="minorBidi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 </w:t>
            </w:r>
            <w:r w:rsidRPr="007E3216">
              <w:rPr>
                <w:rFonts w:ascii="맑은 고딕" w:eastAsia="맑은 고딕" w:hAnsi="맑은 고딕" w:cstheme="minorBidi" w:hint="eastAsia"/>
                <w:color w:val="000000" w:themeColor="text1"/>
                <w:spacing w:val="-12"/>
                <w:kern w:val="24"/>
                <w:sz w:val="16"/>
                <w:szCs w:val="16"/>
              </w:rPr>
              <w:t>중 상태 전 클레임 자체를 취소한 상태</w:t>
            </w:r>
          </w:p>
        </w:tc>
        <w:tc>
          <w:tcPr>
            <w:tcW w:w="1843" w:type="dxa"/>
            <w:vAlign w:val="center"/>
          </w:tcPr>
          <w:p w14:paraId="77AA9638" w14:textId="7AD01194" w:rsidR="00C606E0" w:rsidRPr="007E3216" w:rsidRDefault="00C606E0" w:rsidP="00C606E0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theme="minorBidi" w:hint="eastAsia"/>
                <w:color w:val="000000" w:themeColor="text1"/>
                <w:spacing w:val="-12"/>
                <w:kern w:val="24"/>
                <w:sz w:val="16"/>
                <w:szCs w:val="16"/>
              </w:rPr>
              <w:t>취소접수철회</w:t>
            </w:r>
          </w:p>
        </w:tc>
      </w:tr>
      <w:tr w:rsidR="00C87321" w:rsidRPr="001D69C3" w14:paraId="4CFAA3E6" w14:textId="77777777" w:rsidTr="00BC1C83">
        <w:trPr>
          <w:trHeight w:val="397"/>
        </w:trPr>
        <w:tc>
          <w:tcPr>
            <w:tcW w:w="1418" w:type="dxa"/>
            <w:shd w:val="clear" w:color="auto" w:fill="F2F2F2"/>
            <w:vAlign w:val="center"/>
          </w:tcPr>
          <w:p w14:paraId="6D3C3450" w14:textId="3C3A1326" w:rsidR="00C87321" w:rsidRPr="007E3216" w:rsidRDefault="00C87321" w:rsidP="00AF22F0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lastRenderedPageBreak/>
              <w:t>환수대기</w:t>
            </w:r>
          </w:p>
        </w:tc>
        <w:tc>
          <w:tcPr>
            <w:tcW w:w="5953" w:type="dxa"/>
            <w:vAlign w:val="center"/>
          </w:tcPr>
          <w:p w14:paraId="28D53CBC" w14:textId="1B5A0AD7" w:rsidR="00C87321" w:rsidRPr="007E3216" w:rsidRDefault="00C87321" w:rsidP="00C606E0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환수 금액이 </w:t>
            </w:r>
            <w:proofErr w:type="gramStart"/>
            <w:r w:rsidRPr="007E3216">
              <w:rPr>
                <w:rFonts w:ascii="맑은 고딕" w:eastAsia="맑은 고딕" w:hAnsi="맑은 고딕" w:cs="Arial Unicode MS" w:hint="eastAsia"/>
                <w:color w:val="000000" w:themeColor="text1"/>
                <w:spacing w:val="-12"/>
                <w:kern w:val="24"/>
                <w:sz w:val="16"/>
                <w:szCs w:val="16"/>
              </w:rPr>
              <w:t>발생 되어</w:t>
            </w:r>
            <w:proofErr w:type="gramEnd"/>
            <w:r w:rsidRPr="007E3216">
              <w:rPr>
                <w:rFonts w:ascii="맑은 고딕" w:eastAsia="맑은 고딕" w:hAnsi="맑은 고딕" w:cs="Arial Unicode MS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 클레임이 바로 종료 되지 않고 ‘</w:t>
            </w:r>
            <w:r w:rsidRPr="007E3216">
              <w:rPr>
                <w:rFonts w:ascii="맑은 고딕" w:eastAsia="맑은 고딕" w:hAnsi="맑은 고딕" w:cstheme="minorBidi" w:hint="eastAsia"/>
                <w:color w:val="000000" w:themeColor="text1"/>
                <w:spacing w:val="-12"/>
                <w:kern w:val="24"/>
                <w:sz w:val="16"/>
                <w:szCs w:val="16"/>
              </w:rPr>
              <w:t>환수</w:t>
            </w:r>
            <w:r w:rsidR="00DB4E71" w:rsidRPr="007E3216">
              <w:rPr>
                <w:rFonts w:ascii="맑은 고딕" w:eastAsia="맑은 고딕" w:hAnsi="맑은 고딕" w:cstheme="minorBidi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 </w:t>
            </w:r>
            <w:proofErr w:type="spellStart"/>
            <w:r w:rsidRPr="007E3216">
              <w:rPr>
                <w:rFonts w:ascii="맑은 고딕" w:eastAsia="맑은 고딕" w:hAnsi="맑은 고딕" w:cstheme="minorBidi" w:hint="eastAsia"/>
                <w:color w:val="000000" w:themeColor="text1"/>
                <w:spacing w:val="-12"/>
                <w:kern w:val="24"/>
                <w:sz w:val="16"/>
                <w:szCs w:val="16"/>
              </w:rPr>
              <w:t>접수</w:t>
            </w:r>
            <w:r w:rsidRPr="007E3216">
              <w:rPr>
                <w:rFonts w:ascii="맑은 고딕" w:eastAsia="맑은 고딕" w:hAnsi="맑은 고딕" w:cs="Arial Unicode MS" w:hint="eastAsia"/>
                <w:color w:val="000000" w:themeColor="text1"/>
                <w:spacing w:val="-12"/>
                <w:kern w:val="24"/>
                <w:sz w:val="16"/>
                <w:szCs w:val="16"/>
              </w:rPr>
              <w:t>‘로</w:t>
            </w:r>
            <w:proofErr w:type="spellEnd"/>
            <w:r w:rsidRPr="007E3216">
              <w:rPr>
                <w:rFonts w:ascii="맑은 고딕" w:eastAsia="맑은 고딕" w:hAnsi="맑은 고딕" w:cs="Arial Unicode MS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 처리 된 상태(* 환수금액 </w:t>
            </w:r>
            <w:proofErr w:type="spellStart"/>
            <w:r w:rsidRPr="007E3216">
              <w:rPr>
                <w:rFonts w:ascii="맑은 고딕" w:eastAsia="맑은 고딕" w:hAnsi="맑은 고딕" w:cs="Arial Unicode MS" w:hint="eastAsia"/>
                <w:color w:val="000000" w:themeColor="text1"/>
                <w:spacing w:val="-12"/>
                <w:kern w:val="24"/>
                <w:sz w:val="16"/>
                <w:szCs w:val="16"/>
              </w:rPr>
              <w:t>미수급</w:t>
            </w:r>
            <w:proofErr w:type="spellEnd"/>
            <w:r w:rsidRPr="007E3216">
              <w:rPr>
                <w:rFonts w:ascii="맑은 고딕" w:eastAsia="맑은 고딕" w:hAnsi="맑은 고딕" w:cs="Arial Unicode MS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 상태)</w:t>
            </w:r>
          </w:p>
        </w:tc>
        <w:tc>
          <w:tcPr>
            <w:tcW w:w="1843" w:type="dxa"/>
            <w:vMerge w:val="restart"/>
            <w:vAlign w:val="center"/>
          </w:tcPr>
          <w:p w14:paraId="1787BA16" w14:textId="685EA495" w:rsidR="00C87321" w:rsidRPr="007E3216" w:rsidRDefault="00C87321" w:rsidP="00C606E0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취소 처리</w:t>
            </w:r>
            <w:r w:rsidR="00DB4E71" w:rsidRPr="007E3216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 </w:t>
            </w:r>
            <w:r w:rsidRPr="007E3216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중</w:t>
            </w:r>
          </w:p>
        </w:tc>
      </w:tr>
      <w:tr w:rsidR="00C87321" w:rsidRPr="001D69C3" w14:paraId="52FB4E70" w14:textId="77777777" w:rsidTr="00BC1C83">
        <w:trPr>
          <w:trHeight w:val="397"/>
        </w:trPr>
        <w:tc>
          <w:tcPr>
            <w:tcW w:w="1418" w:type="dxa"/>
            <w:shd w:val="clear" w:color="auto" w:fill="F2F2F2"/>
            <w:vAlign w:val="center"/>
          </w:tcPr>
          <w:p w14:paraId="466E9A74" w14:textId="7F2D7714" w:rsidR="00C87321" w:rsidRPr="007E3216" w:rsidRDefault="00C87321" w:rsidP="00AF22F0">
            <w:pPr>
              <w:pStyle w:val="af2"/>
              <w:wordWrap w:val="0"/>
              <w:spacing w:before="0" w:beforeAutospacing="0" w:after="0" w:afterAutospacing="0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환불대기</w:t>
            </w:r>
          </w:p>
        </w:tc>
        <w:tc>
          <w:tcPr>
            <w:tcW w:w="5953" w:type="dxa"/>
            <w:vAlign w:val="center"/>
          </w:tcPr>
          <w:p w14:paraId="1C281D33" w14:textId="6DAFD47A" w:rsidR="00C87321" w:rsidRPr="007E3216" w:rsidRDefault="00AB46C9" w:rsidP="00636588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 Unicode MS" w:hint="eastAsia"/>
                <w:color w:val="000000"/>
                <w:spacing w:val="-12"/>
                <w:kern w:val="24"/>
                <w:sz w:val="16"/>
                <w:szCs w:val="16"/>
              </w:rPr>
              <w:t>P</w:t>
            </w:r>
            <w:r w:rsidRPr="007E3216"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  <w:t>G</w:t>
            </w:r>
            <w:r w:rsidRPr="007E3216">
              <w:rPr>
                <w:rFonts w:ascii="맑은 고딕" w:eastAsia="맑은 고딕" w:hAnsi="맑은 고딕" w:cs="Arial Unicode MS" w:hint="eastAsia"/>
                <w:color w:val="000000"/>
                <w:spacing w:val="-12"/>
                <w:kern w:val="24"/>
                <w:sz w:val="16"/>
                <w:szCs w:val="16"/>
              </w:rPr>
              <w:t>를 통한 즉시 환불이 불가능하여,</w:t>
            </w:r>
            <w:r w:rsidRPr="007E3216"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  <w:t xml:space="preserve"> </w:t>
            </w:r>
            <w:r w:rsidRPr="007E3216">
              <w:rPr>
                <w:rFonts w:ascii="맑은 고딕" w:eastAsia="맑은 고딕" w:hAnsi="맑은 고딕" w:cs="Arial Unicode MS" w:hint="eastAsia"/>
                <w:color w:val="000000"/>
                <w:spacing w:val="-12"/>
                <w:kern w:val="24"/>
                <w:sz w:val="16"/>
                <w:szCs w:val="16"/>
              </w:rPr>
              <w:t>수동입금을 위해 환불 접수된 상태</w:t>
            </w:r>
          </w:p>
        </w:tc>
        <w:tc>
          <w:tcPr>
            <w:tcW w:w="1843" w:type="dxa"/>
            <w:vMerge/>
            <w:vAlign w:val="center"/>
          </w:tcPr>
          <w:p w14:paraId="49F4E4D3" w14:textId="165CFEB7" w:rsidR="00C87321" w:rsidRPr="007E3216" w:rsidRDefault="00C87321" w:rsidP="00C87321">
            <w:pPr>
              <w:wordWrap w:val="0"/>
              <w:spacing w:line="240" w:lineRule="auto"/>
              <w:jc w:val="center"/>
              <w:textAlignment w:val="center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C87321" w:rsidRPr="001D69C3" w14:paraId="465A5329" w14:textId="77777777" w:rsidTr="007E3216">
        <w:trPr>
          <w:trHeight w:val="64"/>
        </w:trPr>
        <w:tc>
          <w:tcPr>
            <w:tcW w:w="1418" w:type="dxa"/>
            <w:shd w:val="clear" w:color="auto" w:fill="F2F2F2"/>
            <w:vAlign w:val="center"/>
          </w:tcPr>
          <w:p w14:paraId="0DFD0C16" w14:textId="4239176F" w:rsidR="00C87321" w:rsidRPr="007E3216" w:rsidRDefault="00C87321" w:rsidP="00AF22F0">
            <w:pPr>
              <w:pStyle w:val="af2"/>
              <w:wordWrap w:val="0"/>
              <w:spacing w:before="0" w:beforeAutospacing="0" w:after="0" w:afterAutospacing="0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" w:hint="eastAsia"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취소완료</w:t>
            </w:r>
          </w:p>
        </w:tc>
        <w:tc>
          <w:tcPr>
            <w:tcW w:w="5953" w:type="dxa"/>
            <w:vAlign w:val="center"/>
          </w:tcPr>
          <w:p w14:paraId="3FC562F6" w14:textId="2449C90F" w:rsidR="00C87321" w:rsidRPr="007E3216" w:rsidRDefault="00C87321" w:rsidP="00C87321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ascii="맑은 고딕" w:eastAsia="맑은 고딕" w:hAnsi="맑은 고딕" w:cs="Arial" w:hint="eastAsia"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접수된 주문 취소 건에 대해 환불까지 완료된 경우</w:t>
            </w:r>
          </w:p>
        </w:tc>
        <w:tc>
          <w:tcPr>
            <w:tcW w:w="1843" w:type="dxa"/>
            <w:vAlign w:val="center"/>
          </w:tcPr>
          <w:p w14:paraId="12724F56" w14:textId="6568B6A5" w:rsidR="00C87321" w:rsidRPr="007E3216" w:rsidRDefault="00C87321" w:rsidP="00C87321">
            <w:pPr>
              <w:wordWrap w:val="0"/>
              <w:spacing w:line="240" w:lineRule="auto"/>
              <w:jc w:val="center"/>
              <w:textAlignment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취소완료</w:t>
            </w:r>
          </w:p>
        </w:tc>
      </w:tr>
    </w:tbl>
    <w:p w14:paraId="0054D88C" w14:textId="2F0A2B07" w:rsidR="00C606E0" w:rsidRPr="00AF0310" w:rsidRDefault="00C606E0" w:rsidP="00AF0310"/>
    <w:p w14:paraId="267A146E" w14:textId="77777777" w:rsidR="005E7E95" w:rsidRPr="00AF0310" w:rsidRDefault="00656A70" w:rsidP="00685CFA">
      <w:pPr>
        <w:pStyle w:val="-20"/>
        <w:numPr>
          <w:ilvl w:val="1"/>
          <w:numId w:val="20"/>
        </w:numPr>
        <w:ind w:leftChars="142" w:left="851" w:hanging="567"/>
      </w:pPr>
      <w:bookmarkStart w:id="32" w:name="_Toc7512667"/>
      <w:r w:rsidRPr="00AF0310">
        <w:rPr>
          <w:rFonts w:hint="eastAsia"/>
        </w:rPr>
        <w:t xml:space="preserve">주문취소 </w:t>
      </w:r>
      <w:r w:rsidR="00CE7464" w:rsidRPr="00AF0310">
        <w:rPr>
          <w:rFonts w:hint="eastAsia"/>
        </w:rPr>
        <w:t>프로세스</w:t>
      </w:r>
      <w:bookmarkEnd w:id="32"/>
    </w:p>
    <w:p w14:paraId="5315E020" w14:textId="689092DF" w:rsidR="009B3322" w:rsidRPr="009B3322" w:rsidRDefault="009B3322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33" w:name="_Toc6905801"/>
      <w:bookmarkStart w:id="34" w:name="_Toc7165646"/>
      <w:bookmarkStart w:id="35" w:name="_Toc7512668"/>
      <w:bookmarkEnd w:id="33"/>
      <w:bookmarkEnd w:id="34"/>
      <w:bookmarkEnd w:id="35"/>
    </w:p>
    <w:p w14:paraId="0FFA4A45" w14:textId="77777777" w:rsidR="009B3322" w:rsidRPr="009B3322" w:rsidRDefault="009B3322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36" w:name="_Toc6905802"/>
      <w:bookmarkStart w:id="37" w:name="_Toc7165647"/>
      <w:bookmarkStart w:id="38" w:name="_Toc7512669"/>
      <w:bookmarkEnd w:id="36"/>
      <w:bookmarkEnd w:id="37"/>
      <w:bookmarkEnd w:id="38"/>
    </w:p>
    <w:p w14:paraId="60B0EBA4" w14:textId="2F20E4DC" w:rsidR="00743704" w:rsidRPr="00D16A81" w:rsidRDefault="009B3322" w:rsidP="001A79D2">
      <w:pPr>
        <w:pStyle w:val="-30"/>
        <w:numPr>
          <w:ilvl w:val="2"/>
          <w:numId w:val="20"/>
        </w:numPr>
        <w:ind w:leftChars="213" w:left="993" w:hanging="567"/>
        <w:jc w:val="left"/>
        <w:rPr>
          <w:rFonts w:asciiTheme="minorEastAsia" w:eastAsiaTheme="minorEastAsia" w:hAnsiTheme="minorEastAsia" w:cs="Calibri"/>
        </w:rPr>
      </w:pPr>
      <w:bookmarkStart w:id="39" w:name="_Toc7512670"/>
      <w:r w:rsidRPr="009B3322">
        <w:rPr>
          <w:rFonts w:hint="eastAsia"/>
        </w:rPr>
        <w:t>전체</w:t>
      </w:r>
      <w:r w:rsidRPr="009B3322">
        <w:t>취소</w:t>
      </w:r>
      <w:r w:rsidRPr="009B3322">
        <w:rPr>
          <w:rFonts w:hint="eastAsia"/>
        </w:rPr>
        <w:t xml:space="preserve"> 프로세스</w:t>
      </w:r>
      <w:bookmarkEnd w:id="39"/>
      <w:r w:rsidR="00CE7464" w:rsidRPr="009B3322">
        <w:rPr>
          <w:rFonts w:hint="eastAsia"/>
        </w:rPr>
        <w:t xml:space="preserve"> </w:t>
      </w:r>
    </w:p>
    <w:p w14:paraId="78B441D6" w14:textId="58129196" w:rsidR="00291D5F" w:rsidRDefault="00C97D3B" w:rsidP="001A79D2">
      <w:pPr>
        <w:jc w:val="center"/>
      </w:pPr>
      <w:r>
        <w:rPr>
          <w:noProof/>
        </w:rPr>
        <w:drawing>
          <wp:inline distT="0" distB="0" distL="0" distR="0" wp14:anchorId="726BA483" wp14:editId="2E6000A3">
            <wp:extent cx="5296619" cy="3215406"/>
            <wp:effectExtent l="0" t="0" r="0" b="444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744" cy="322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3423" w14:textId="4D90662E" w:rsidR="00ED7F08" w:rsidRPr="00ED7F08" w:rsidRDefault="009B3322" w:rsidP="00ED7F08">
      <w:pPr>
        <w:pStyle w:val="-30"/>
        <w:numPr>
          <w:ilvl w:val="2"/>
          <w:numId w:val="20"/>
        </w:numPr>
        <w:ind w:leftChars="213" w:left="993" w:hanging="567"/>
      </w:pPr>
      <w:bookmarkStart w:id="40" w:name="_Toc7512671"/>
      <w:r w:rsidRPr="00D16A81">
        <w:rPr>
          <w:rFonts w:hint="eastAsia"/>
        </w:rPr>
        <w:t>부</w:t>
      </w:r>
      <w:r w:rsidRPr="009B3322">
        <w:rPr>
          <w:rFonts w:hint="eastAsia"/>
        </w:rPr>
        <w:t>분취소 프로세스</w:t>
      </w:r>
      <w:bookmarkEnd w:id="40"/>
    </w:p>
    <w:p w14:paraId="49465730" w14:textId="54F56B49" w:rsidR="009B3322" w:rsidRPr="005D4FA1" w:rsidRDefault="008B3709" w:rsidP="00A9591F">
      <w:pPr>
        <w:jc w:val="center"/>
      </w:pPr>
      <w:r>
        <w:rPr>
          <w:noProof/>
        </w:rPr>
        <w:lastRenderedPageBreak/>
        <w:drawing>
          <wp:inline distT="0" distB="0" distL="0" distR="0" wp14:anchorId="5A30EF58" wp14:editId="29C5E0FA">
            <wp:extent cx="5382883" cy="3281489"/>
            <wp:effectExtent l="0" t="0" r="889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624" cy="328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23B">
        <w:br/>
      </w:r>
    </w:p>
    <w:p w14:paraId="01A3B98A" w14:textId="580625AC" w:rsidR="0097170C" w:rsidRPr="00D616BC" w:rsidRDefault="00542189" w:rsidP="00AF0310">
      <w:pPr>
        <w:pStyle w:val="-20"/>
        <w:numPr>
          <w:ilvl w:val="1"/>
          <w:numId w:val="20"/>
        </w:numPr>
        <w:ind w:leftChars="142" w:left="851" w:hanging="567"/>
      </w:pPr>
      <w:bookmarkStart w:id="41" w:name="_Toc7512672"/>
      <w:r>
        <w:rPr>
          <w:rFonts w:hint="eastAsia"/>
        </w:rPr>
        <w:t>주문취소 환불 및 프로모션 복원 정책</w:t>
      </w:r>
      <w:bookmarkEnd w:id="41"/>
    </w:p>
    <w:p w14:paraId="6743CDA6" w14:textId="77777777" w:rsidR="00292B11" w:rsidRPr="00292B11" w:rsidRDefault="00292B11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42" w:name="_Toc6905806"/>
      <w:bookmarkStart w:id="43" w:name="_Toc7165651"/>
      <w:bookmarkStart w:id="44" w:name="_Toc7512673"/>
      <w:bookmarkEnd w:id="42"/>
      <w:bookmarkEnd w:id="43"/>
      <w:bookmarkEnd w:id="44"/>
    </w:p>
    <w:p w14:paraId="01119F87" w14:textId="0008A8E3" w:rsidR="0097170C" w:rsidRPr="00D616BC" w:rsidRDefault="0097170C" w:rsidP="00685CFA">
      <w:pPr>
        <w:pStyle w:val="-30"/>
        <w:numPr>
          <w:ilvl w:val="2"/>
          <w:numId w:val="20"/>
        </w:numPr>
        <w:ind w:leftChars="213" w:left="993" w:hanging="567"/>
      </w:pPr>
      <w:bookmarkStart w:id="45" w:name="_Toc7512674"/>
      <w:r w:rsidRPr="009B3322">
        <w:t>주문</w:t>
      </w:r>
      <w:r w:rsidRPr="00D616BC">
        <w:t xml:space="preserve"> 적용 금액 별 환불 정책</w:t>
      </w:r>
      <w:bookmarkEnd w:id="45"/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1"/>
        <w:gridCol w:w="7483"/>
      </w:tblGrid>
      <w:tr w:rsidR="0097170C" w:rsidRPr="00D616BC" w14:paraId="15F579ED" w14:textId="77777777" w:rsidTr="004F5A6D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C21C0F5" w14:textId="77777777" w:rsidR="0097170C" w:rsidRPr="007E3216" w:rsidRDefault="0097170C" w:rsidP="004F5A6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7E3216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  <w:t>구분</w:t>
            </w:r>
          </w:p>
        </w:tc>
        <w:tc>
          <w:tcPr>
            <w:tcW w:w="7483" w:type="dxa"/>
            <w:shd w:val="clear" w:color="auto" w:fill="BFBFBF"/>
            <w:vAlign w:val="center"/>
          </w:tcPr>
          <w:p w14:paraId="55F43DD8" w14:textId="77777777" w:rsidR="0097170C" w:rsidRPr="007E3216" w:rsidRDefault="0097170C" w:rsidP="004F5A6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7E3216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  <w:t>설명</w:t>
            </w:r>
          </w:p>
        </w:tc>
      </w:tr>
      <w:tr w:rsidR="00D616BC" w:rsidRPr="00D616BC" w14:paraId="40EDBDCF" w14:textId="77777777" w:rsidTr="004F5A6D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05532ADB" w14:textId="77777777" w:rsidR="0097170C" w:rsidRPr="007E3216" w:rsidRDefault="0097170C" w:rsidP="004F5A6D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  <w:r w:rsidRPr="007E3216"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  <w:t>배송비</w:t>
            </w:r>
          </w:p>
        </w:tc>
        <w:tc>
          <w:tcPr>
            <w:tcW w:w="7483" w:type="dxa"/>
            <w:vAlign w:val="center"/>
          </w:tcPr>
          <w:p w14:paraId="629FB80C" w14:textId="77777777" w:rsidR="0097170C" w:rsidRPr="007E3216" w:rsidRDefault="0097170C" w:rsidP="004F5A6D">
            <w:pPr>
              <w:spacing w:before="20" w:after="40" w:line="240" w:lineRule="exact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7E3216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취소상품을 제외하고 재계산</w:t>
            </w:r>
          </w:p>
          <w:p w14:paraId="24648FCF" w14:textId="77777777" w:rsidR="0097170C" w:rsidRPr="007E3216" w:rsidRDefault="0097170C" w:rsidP="004F5A6D">
            <w:pPr>
              <w:spacing w:before="20" w:after="40" w:line="240" w:lineRule="exact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7E3216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(환불금액 = 주문 배송비 – 재계산 배송비)</w:t>
            </w:r>
          </w:p>
        </w:tc>
      </w:tr>
    </w:tbl>
    <w:p w14:paraId="7B977E38" w14:textId="568A4303" w:rsidR="00EA279F" w:rsidRPr="008C269E" w:rsidRDefault="00EA279F" w:rsidP="00685CFA">
      <w:pPr>
        <w:pStyle w:val="af3"/>
        <w:numPr>
          <w:ilvl w:val="0"/>
          <w:numId w:val="11"/>
        </w:numPr>
        <w:ind w:leftChars="0"/>
        <w:rPr>
          <w:sz w:val="22"/>
          <w:szCs w:val="22"/>
        </w:rPr>
      </w:pPr>
      <w:r w:rsidRPr="008C269E">
        <w:rPr>
          <w:rFonts w:hint="eastAsia"/>
          <w:sz w:val="22"/>
          <w:szCs w:val="22"/>
        </w:rPr>
        <w:t xml:space="preserve">부분취소의 경우 고객센터에서 취소처리 시 고객에게 </w:t>
      </w:r>
      <w:proofErr w:type="spellStart"/>
      <w:r w:rsidRPr="008C269E">
        <w:rPr>
          <w:rFonts w:hint="eastAsia"/>
          <w:sz w:val="22"/>
          <w:szCs w:val="22"/>
        </w:rPr>
        <w:t>추가금</w:t>
      </w:r>
      <w:proofErr w:type="spellEnd"/>
      <w:r w:rsidR="00D616BC" w:rsidRPr="008C269E">
        <w:rPr>
          <w:rFonts w:hint="eastAsia"/>
          <w:sz w:val="22"/>
          <w:szCs w:val="22"/>
        </w:rPr>
        <w:t>(환수금액)</w:t>
      </w:r>
      <w:r w:rsidRPr="008C269E">
        <w:rPr>
          <w:rFonts w:hint="eastAsia"/>
          <w:sz w:val="22"/>
          <w:szCs w:val="22"/>
        </w:rPr>
        <w:t xml:space="preserve">이 발생할 </w:t>
      </w:r>
      <w:r w:rsidR="00935E9F">
        <w:rPr>
          <w:rFonts w:hint="eastAsia"/>
          <w:sz w:val="22"/>
          <w:szCs w:val="22"/>
        </w:rPr>
        <w:t>수 있다.</w:t>
      </w:r>
    </w:p>
    <w:p w14:paraId="7DD22A3E" w14:textId="77777777" w:rsidR="00EA279F" w:rsidRPr="00595A06" w:rsidRDefault="00EA279F" w:rsidP="00595A06"/>
    <w:p w14:paraId="02AB8F21" w14:textId="1397690C" w:rsidR="0097170C" w:rsidRPr="001D69C3" w:rsidRDefault="00165A20" w:rsidP="00685CFA">
      <w:pPr>
        <w:pStyle w:val="-30"/>
        <w:numPr>
          <w:ilvl w:val="2"/>
          <w:numId w:val="20"/>
        </w:numPr>
        <w:ind w:leftChars="213" w:left="993" w:hanging="567"/>
      </w:pPr>
      <w:bookmarkStart w:id="46" w:name="_Toc7512675"/>
      <w:r w:rsidRPr="001D69C3">
        <w:rPr>
          <w:rFonts w:hint="eastAsia"/>
        </w:rPr>
        <w:t>프로모션 복원 정책</w:t>
      </w:r>
      <w:bookmarkEnd w:id="46"/>
    </w:p>
    <w:tbl>
      <w:tblPr>
        <w:tblW w:w="9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8"/>
        <w:gridCol w:w="1701"/>
        <w:gridCol w:w="5216"/>
      </w:tblGrid>
      <w:tr w:rsidR="000227FA" w:rsidRPr="001D69C3" w14:paraId="131A60FF" w14:textId="77777777" w:rsidTr="004F5A6D">
        <w:trPr>
          <w:trHeight w:val="397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A9E892F" w14:textId="77777777" w:rsidR="0097170C" w:rsidRPr="007E3216" w:rsidRDefault="0097170C" w:rsidP="004F5A6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sz w:val="16"/>
                <w:szCs w:val="16"/>
              </w:rPr>
            </w:pPr>
            <w:r w:rsidRPr="007E3216">
              <w:rPr>
                <w:rFonts w:cs="굴림"/>
                <w:b/>
                <w:bCs/>
                <w:snapToGrid w:val="0"/>
                <w:sz w:val="16"/>
                <w:szCs w:val="16"/>
              </w:rPr>
              <w:t>유형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7F017949" w14:textId="77777777" w:rsidR="0097170C" w:rsidRPr="007E3216" w:rsidRDefault="0097170C" w:rsidP="004F5A6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sz w:val="16"/>
                <w:szCs w:val="16"/>
              </w:rPr>
            </w:pPr>
            <w:r w:rsidRPr="007E3216">
              <w:rPr>
                <w:rFonts w:cs="굴림"/>
                <w:b/>
                <w:bCs/>
                <w:snapToGrid w:val="0"/>
                <w:sz w:val="16"/>
                <w:szCs w:val="16"/>
              </w:rPr>
              <w:t>복원기준</w:t>
            </w:r>
          </w:p>
        </w:tc>
        <w:tc>
          <w:tcPr>
            <w:tcW w:w="5216" w:type="dxa"/>
            <w:shd w:val="clear" w:color="auto" w:fill="BFBFBF"/>
            <w:vAlign w:val="center"/>
          </w:tcPr>
          <w:p w14:paraId="7696D29A" w14:textId="77777777" w:rsidR="0097170C" w:rsidRPr="007E3216" w:rsidRDefault="0097170C" w:rsidP="004F5A6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sz w:val="16"/>
                <w:szCs w:val="16"/>
              </w:rPr>
            </w:pPr>
            <w:r w:rsidRPr="007E3216">
              <w:rPr>
                <w:rFonts w:cs="굴림"/>
                <w:b/>
                <w:bCs/>
                <w:snapToGrid w:val="0"/>
                <w:sz w:val="16"/>
                <w:szCs w:val="16"/>
              </w:rPr>
              <w:t>설명</w:t>
            </w:r>
          </w:p>
        </w:tc>
      </w:tr>
      <w:tr w:rsidR="000227FA" w:rsidRPr="001D69C3" w14:paraId="2DDF4C9C" w14:textId="77777777" w:rsidTr="004F5A6D">
        <w:trPr>
          <w:trHeight w:val="397"/>
        </w:trPr>
        <w:tc>
          <w:tcPr>
            <w:tcW w:w="2268" w:type="dxa"/>
            <w:shd w:val="clear" w:color="auto" w:fill="F2F2F2"/>
            <w:vAlign w:val="center"/>
          </w:tcPr>
          <w:p w14:paraId="0D71C1DB" w14:textId="77777777" w:rsidR="0097170C" w:rsidRPr="007E3216" w:rsidRDefault="0097170C" w:rsidP="00443C7D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sz w:val="16"/>
                <w:szCs w:val="16"/>
              </w:rPr>
            </w:pPr>
            <w:r w:rsidRPr="007E3216">
              <w:rPr>
                <w:rFonts w:cs="굴림"/>
                <w:bCs/>
                <w:snapToGrid w:val="0"/>
                <w:sz w:val="16"/>
                <w:szCs w:val="16"/>
              </w:rPr>
              <w:t>사은품 증정</w:t>
            </w:r>
          </w:p>
        </w:tc>
        <w:tc>
          <w:tcPr>
            <w:tcW w:w="1701" w:type="dxa"/>
            <w:vAlign w:val="center"/>
          </w:tcPr>
          <w:p w14:paraId="6026B98F" w14:textId="77777777" w:rsidR="0097170C" w:rsidRPr="007E3216" w:rsidRDefault="0097170C" w:rsidP="00443C7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굴림"/>
                <w:bCs/>
                <w:iCs/>
                <w:sz w:val="16"/>
                <w:szCs w:val="16"/>
              </w:rPr>
              <w:t>상품</w:t>
            </w:r>
          </w:p>
        </w:tc>
        <w:tc>
          <w:tcPr>
            <w:tcW w:w="5216" w:type="dxa"/>
            <w:vAlign w:val="center"/>
          </w:tcPr>
          <w:p w14:paraId="48A99C55" w14:textId="0537F7F4" w:rsidR="0097170C" w:rsidRPr="007E3216" w:rsidRDefault="000E0174" w:rsidP="004F5A6D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iCs/>
                <w:sz w:val="16"/>
                <w:szCs w:val="16"/>
              </w:rPr>
              <w:t xml:space="preserve">사은품 증정 상품을 주문 취소할 경우 </w:t>
            </w:r>
            <w:r w:rsidR="0097170C" w:rsidRPr="007E3216">
              <w:rPr>
                <w:rFonts w:cs="굴림"/>
                <w:bCs/>
                <w:iCs/>
                <w:sz w:val="16"/>
                <w:szCs w:val="16"/>
              </w:rPr>
              <w:t>제외</w:t>
            </w:r>
          </w:p>
        </w:tc>
      </w:tr>
      <w:tr w:rsidR="00D616BC" w:rsidRPr="001D69C3" w14:paraId="530AD405" w14:textId="77777777" w:rsidTr="004F5A6D">
        <w:trPr>
          <w:trHeight w:val="397"/>
        </w:trPr>
        <w:tc>
          <w:tcPr>
            <w:tcW w:w="2268" w:type="dxa"/>
            <w:shd w:val="clear" w:color="auto" w:fill="F2F2F2"/>
            <w:vAlign w:val="center"/>
          </w:tcPr>
          <w:p w14:paraId="1AA6F368" w14:textId="2C98FCC3" w:rsidR="00D616BC" w:rsidRPr="007E3216" w:rsidRDefault="00D616BC" w:rsidP="00443C7D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sz w:val="16"/>
                <w:szCs w:val="16"/>
              </w:rPr>
            </w:pPr>
            <w:r w:rsidRPr="007E3216">
              <w:rPr>
                <w:rFonts w:cs="굴림"/>
                <w:bCs/>
                <w:snapToGrid w:val="0"/>
                <w:sz w:val="16"/>
                <w:szCs w:val="16"/>
              </w:rPr>
              <w:t xml:space="preserve">할인 </w:t>
            </w:r>
            <w:r w:rsidRPr="007E3216">
              <w:rPr>
                <w:rFonts w:cs="굴림" w:hint="eastAsia"/>
                <w:bCs/>
                <w:snapToGrid w:val="0"/>
                <w:sz w:val="16"/>
                <w:szCs w:val="16"/>
              </w:rPr>
              <w:t>쿠폰</w:t>
            </w:r>
          </w:p>
        </w:tc>
        <w:tc>
          <w:tcPr>
            <w:tcW w:w="1701" w:type="dxa"/>
            <w:vAlign w:val="center"/>
          </w:tcPr>
          <w:p w14:paraId="11D48B3D" w14:textId="53A301B6" w:rsidR="00D616BC" w:rsidRPr="007E3216" w:rsidRDefault="00D616BC" w:rsidP="00443C7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굴림"/>
                <w:bCs/>
                <w:iCs/>
                <w:sz w:val="16"/>
                <w:szCs w:val="16"/>
              </w:rPr>
              <w:t>상품</w:t>
            </w:r>
          </w:p>
        </w:tc>
        <w:tc>
          <w:tcPr>
            <w:tcW w:w="5216" w:type="dxa"/>
            <w:vAlign w:val="center"/>
          </w:tcPr>
          <w:p w14:paraId="21EE6E51" w14:textId="09350773" w:rsidR="00D616BC" w:rsidRPr="007E3216" w:rsidRDefault="00D616BC" w:rsidP="00D616BC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굴림"/>
                <w:bCs/>
                <w:iCs/>
                <w:sz w:val="16"/>
                <w:szCs w:val="16"/>
              </w:rPr>
              <w:t>적용된 상품이 취소될 경우 복원</w:t>
            </w:r>
          </w:p>
        </w:tc>
      </w:tr>
      <w:tr w:rsidR="005E769D" w:rsidRPr="001D69C3" w14:paraId="3BBFBF14" w14:textId="77777777" w:rsidTr="004F5A6D">
        <w:trPr>
          <w:trHeight w:val="397"/>
        </w:trPr>
        <w:tc>
          <w:tcPr>
            <w:tcW w:w="2268" w:type="dxa"/>
            <w:shd w:val="clear" w:color="auto" w:fill="F2F2F2"/>
            <w:vAlign w:val="center"/>
          </w:tcPr>
          <w:p w14:paraId="66C9D047" w14:textId="6DCDA2EC" w:rsidR="005E769D" w:rsidRPr="007E3216" w:rsidRDefault="005E769D" w:rsidP="00443C7D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sz w:val="16"/>
                <w:szCs w:val="16"/>
              </w:rPr>
              <w:t>제휴사 할인쿠폰</w:t>
            </w:r>
          </w:p>
        </w:tc>
        <w:tc>
          <w:tcPr>
            <w:tcW w:w="1701" w:type="dxa"/>
            <w:vAlign w:val="center"/>
          </w:tcPr>
          <w:p w14:paraId="674820D0" w14:textId="4E78B596" w:rsidR="005E769D" w:rsidRPr="007E3216" w:rsidRDefault="00200E61" w:rsidP="00443C7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굴림"/>
                <w:bCs/>
                <w:iCs/>
                <w:sz w:val="16"/>
                <w:szCs w:val="16"/>
              </w:rPr>
              <w:t>상품</w:t>
            </w:r>
          </w:p>
        </w:tc>
        <w:tc>
          <w:tcPr>
            <w:tcW w:w="5216" w:type="dxa"/>
            <w:vAlign w:val="center"/>
          </w:tcPr>
          <w:p w14:paraId="551FB06A" w14:textId="266E4AC1" w:rsidR="005E769D" w:rsidRPr="007E3216" w:rsidRDefault="00200E61" w:rsidP="00D616BC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iCs/>
                <w:sz w:val="16"/>
                <w:szCs w:val="16"/>
              </w:rPr>
              <w:t>제휴사 할인 쿠폰이 적용된 상품이 취소될 경우 복원</w:t>
            </w:r>
          </w:p>
        </w:tc>
      </w:tr>
      <w:tr w:rsidR="00D616BC" w:rsidRPr="001D69C3" w14:paraId="35463E2A" w14:textId="77777777" w:rsidTr="004F5A6D">
        <w:trPr>
          <w:trHeight w:val="397"/>
        </w:trPr>
        <w:tc>
          <w:tcPr>
            <w:tcW w:w="2268" w:type="dxa"/>
            <w:shd w:val="clear" w:color="auto" w:fill="F2F2F2"/>
            <w:vAlign w:val="center"/>
          </w:tcPr>
          <w:p w14:paraId="412D2A5F" w14:textId="2DECA221" w:rsidR="00D616BC" w:rsidRPr="007E3216" w:rsidRDefault="00D616BC" w:rsidP="00443C7D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sz w:val="16"/>
                <w:szCs w:val="16"/>
              </w:rPr>
            </w:pPr>
            <w:r w:rsidRPr="007E3216">
              <w:rPr>
                <w:rFonts w:cs="굴림"/>
                <w:bCs/>
                <w:snapToGrid w:val="0"/>
                <w:sz w:val="16"/>
                <w:szCs w:val="16"/>
              </w:rPr>
              <w:t xml:space="preserve">배송비 </w:t>
            </w:r>
            <w:r w:rsidRPr="007E3216">
              <w:rPr>
                <w:rFonts w:cs="굴림" w:hint="eastAsia"/>
                <w:bCs/>
                <w:snapToGrid w:val="0"/>
                <w:sz w:val="16"/>
                <w:szCs w:val="16"/>
              </w:rPr>
              <w:t>쿠폰</w:t>
            </w:r>
          </w:p>
        </w:tc>
        <w:tc>
          <w:tcPr>
            <w:tcW w:w="1701" w:type="dxa"/>
            <w:vAlign w:val="center"/>
          </w:tcPr>
          <w:p w14:paraId="7CBF6190" w14:textId="6A14859B" w:rsidR="00D616BC" w:rsidRPr="007E3216" w:rsidRDefault="00D616BC" w:rsidP="00443C7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굴림"/>
                <w:bCs/>
                <w:iCs/>
                <w:sz w:val="16"/>
                <w:szCs w:val="16"/>
              </w:rPr>
              <w:t>배송그룹</w:t>
            </w:r>
          </w:p>
        </w:tc>
        <w:tc>
          <w:tcPr>
            <w:tcW w:w="5216" w:type="dxa"/>
            <w:vAlign w:val="center"/>
          </w:tcPr>
          <w:p w14:paraId="550ED676" w14:textId="30567F4D" w:rsidR="00D616BC" w:rsidRPr="007E3216" w:rsidRDefault="00D616BC" w:rsidP="00D616BC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굴림"/>
                <w:bCs/>
                <w:iCs/>
                <w:sz w:val="16"/>
                <w:szCs w:val="16"/>
              </w:rPr>
              <w:t>적용된 배송그룹의 모든 상품이 취소될 경우 복원</w:t>
            </w:r>
          </w:p>
        </w:tc>
      </w:tr>
      <w:tr w:rsidR="000227FA" w:rsidRPr="001D69C3" w14:paraId="4560DBA0" w14:textId="77777777" w:rsidTr="004F5A6D">
        <w:trPr>
          <w:trHeight w:val="397"/>
        </w:trPr>
        <w:tc>
          <w:tcPr>
            <w:tcW w:w="2268" w:type="dxa"/>
            <w:shd w:val="clear" w:color="auto" w:fill="F2F2F2"/>
            <w:vAlign w:val="center"/>
          </w:tcPr>
          <w:p w14:paraId="6A8ACD71" w14:textId="24115828" w:rsidR="0097170C" w:rsidRPr="007E3216" w:rsidRDefault="00025E01" w:rsidP="00443C7D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sz w:val="16"/>
                <w:szCs w:val="16"/>
              </w:rPr>
              <w:t>더블포인트 쿠폰</w:t>
            </w:r>
          </w:p>
        </w:tc>
        <w:tc>
          <w:tcPr>
            <w:tcW w:w="1701" w:type="dxa"/>
            <w:vAlign w:val="center"/>
          </w:tcPr>
          <w:p w14:paraId="69F860E8" w14:textId="7CF8CFA7" w:rsidR="0097170C" w:rsidRPr="007E3216" w:rsidRDefault="00200E61" w:rsidP="00443C7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iCs/>
                <w:sz w:val="16"/>
                <w:szCs w:val="16"/>
              </w:rPr>
              <w:t>주문</w:t>
            </w:r>
          </w:p>
        </w:tc>
        <w:tc>
          <w:tcPr>
            <w:tcW w:w="5216" w:type="dxa"/>
            <w:vAlign w:val="center"/>
          </w:tcPr>
          <w:p w14:paraId="09A1AE31" w14:textId="583FC84F" w:rsidR="00200E61" w:rsidRPr="007E3216" w:rsidRDefault="00200E61" w:rsidP="004F5A6D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iCs/>
                <w:sz w:val="16"/>
                <w:szCs w:val="16"/>
              </w:rPr>
              <w:t>전체 취소 시 더블 포인트 쿠폰 복원</w:t>
            </w:r>
          </w:p>
          <w:p w14:paraId="78AAA3F5" w14:textId="5128C3C1" w:rsidR="0097170C" w:rsidRPr="007E3216" w:rsidRDefault="00200E61" w:rsidP="004F5A6D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iCs/>
                <w:sz w:val="16"/>
                <w:szCs w:val="16"/>
              </w:rPr>
              <w:t xml:space="preserve">*부분 취소되는 경우 </w:t>
            </w:r>
            <w:r w:rsidR="0097170C" w:rsidRPr="007E3216">
              <w:rPr>
                <w:rFonts w:cs="굴림"/>
                <w:bCs/>
                <w:iCs/>
                <w:sz w:val="16"/>
                <w:szCs w:val="16"/>
              </w:rPr>
              <w:t>취소상품의 포인트 적립 제외</w:t>
            </w:r>
          </w:p>
        </w:tc>
      </w:tr>
      <w:tr w:rsidR="00980F8C" w:rsidRPr="001D69C3" w14:paraId="32B49A68" w14:textId="77777777" w:rsidTr="004F5A6D">
        <w:trPr>
          <w:trHeight w:val="397"/>
        </w:trPr>
        <w:tc>
          <w:tcPr>
            <w:tcW w:w="2268" w:type="dxa"/>
            <w:shd w:val="clear" w:color="auto" w:fill="F2F2F2"/>
            <w:vAlign w:val="center"/>
          </w:tcPr>
          <w:p w14:paraId="1A82A22B" w14:textId="181E49C9" w:rsidR="00980F8C" w:rsidRPr="007E3216" w:rsidRDefault="00980F8C" w:rsidP="00980F8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6"/>
              </w:rPr>
              <w:t>임직원 구매한도</w:t>
            </w:r>
          </w:p>
        </w:tc>
        <w:tc>
          <w:tcPr>
            <w:tcW w:w="1701" w:type="dxa"/>
            <w:vAlign w:val="center"/>
          </w:tcPr>
          <w:p w14:paraId="2094125B" w14:textId="5D016AE6" w:rsidR="00980F8C" w:rsidRPr="007E3216" w:rsidRDefault="00980F8C" w:rsidP="00980F8C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>구매한도</w:t>
            </w:r>
          </w:p>
        </w:tc>
        <w:tc>
          <w:tcPr>
            <w:tcW w:w="5216" w:type="dxa"/>
            <w:vAlign w:val="center"/>
          </w:tcPr>
          <w:p w14:paraId="6B90F284" w14:textId="0E48D718" w:rsidR="00980F8C" w:rsidRPr="007E3216" w:rsidRDefault="00980F8C" w:rsidP="00980F8C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hint="eastAsia"/>
                <w:sz w:val="16"/>
                <w:szCs w:val="16"/>
              </w:rPr>
              <w:t xml:space="preserve">주문 취소 시 구매한도는 취소한 상품의 환불 </w:t>
            </w:r>
            <w:proofErr w:type="gramStart"/>
            <w:r w:rsidRPr="007E3216">
              <w:rPr>
                <w:rFonts w:hint="eastAsia"/>
                <w:sz w:val="16"/>
                <w:szCs w:val="16"/>
              </w:rPr>
              <w:t>금액 만큼</w:t>
            </w:r>
            <w:proofErr w:type="gramEnd"/>
            <w:r w:rsidRPr="007E3216">
              <w:rPr>
                <w:rFonts w:hint="eastAsia"/>
                <w:sz w:val="16"/>
                <w:szCs w:val="16"/>
              </w:rPr>
              <w:t xml:space="preserve"> 복원된다.</w:t>
            </w:r>
            <w:r w:rsidRPr="007E3216">
              <w:rPr>
                <w:sz w:val="16"/>
                <w:szCs w:val="16"/>
              </w:rPr>
              <w:t xml:space="preserve"> </w:t>
            </w:r>
            <w:r w:rsidRPr="007E3216">
              <w:rPr>
                <w:sz w:val="16"/>
                <w:szCs w:val="16"/>
              </w:rPr>
              <w:br/>
            </w:r>
            <w:r w:rsidRPr="007E3216">
              <w:rPr>
                <w:rFonts w:hint="eastAsia"/>
                <w:sz w:val="16"/>
                <w:szCs w:val="16"/>
              </w:rPr>
              <w:t>단,</w:t>
            </w:r>
            <w:r w:rsidRPr="007E3216">
              <w:rPr>
                <w:sz w:val="16"/>
                <w:szCs w:val="16"/>
              </w:rPr>
              <w:t xml:space="preserve"> </w:t>
            </w:r>
            <w:r w:rsidRPr="007E3216">
              <w:rPr>
                <w:rFonts w:hint="eastAsia"/>
                <w:sz w:val="16"/>
                <w:szCs w:val="16"/>
              </w:rPr>
              <w:t>환불 시점이 당월을 지난 경우 구매한도는 복원되지 않고,</w:t>
            </w:r>
            <w:r w:rsidRPr="007E3216">
              <w:rPr>
                <w:sz w:val="16"/>
                <w:szCs w:val="16"/>
              </w:rPr>
              <w:t xml:space="preserve"> </w:t>
            </w:r>
            <w:r w:rsidRPr="007E3216">
              <w:rPr>
                <w:rFonts w:hint="eastAsia"/>
                <w:sz w:val="16"/>
                <w:szCs w:val="16"/>
              </w:rPr>
              <w:t xml:space="preserve">초기화 되어 신규로 </w:t>
            </w:r>
            <w:proofErr w:type="spellStart"/>
            <w:r w:rsidRPr="007E3216">
              <w:rPr>
                <w:rFonts w:hint="eastAsia"/>
                <w:sz w:val="16"/>
                <w:szCs w:val="16"/>
              </w:rPr>
              <w:t>부여받은</w:t>
            </w:r>
            <w:proofErr w:type="spellEnd"/>
            <w:r w:rsidRPr="007E3216">
              <w:rPr>
                <w:rFonts w:hint="eastAsia"/>
                <w:sz w:val="16"/>
                <w:szCs w:val="16"/>
              </w:rPr>
              <w:t xml:space="preserve"> 구매한도를 따른다.</w:t>
            </w:r>
          </w:p>
        </w:tc>
      </w:tr>
    </w:tbl>
    <w:p w14:paraId="2FD65913" w14:textId="77777777" w:rsidR="0097170C" w:rsidRPr="008316E7" w:rsidRDefault="0097170C" w:rsidP="00080D83">
      <w:pPr>
        <w:pStyle w:val="a"/>
      </w:pPr>
      <w:r w:rsidRPr="008316E7">
        <w:t xml:space="preserve">취소 시 주문에 적용된 </w:t>
      </w:r>
      <w:r w:rsidR="005A35CE" w:rsidRPr="008316E7">
        <w:rPr>
          <w:rFonts w:hint="eastAsia"/>
        </w:rPr>
        <w:t>쿠폰은</w:t>
      </w:r>
      <w:r w:rsidRPr="008316E7">
        <w:t xml:space="preserve"> 환불이 완료되는 시점에 복원된다.</w:t>
      </w:r>
    </w:p>
    <w:p w14:paraId="765B8A92" w14:textId="77777777" w:rsidR="00C80D21" w:rsidRDefault="0097170C" w:rsidP="00080D83">
      <w:pPr>
        <w:pStyle w:val="a"/>
      </w:pPr>
      <w:r w:rsidRPr="008316E7">
        <w:lastRenderedPageBreak/>
        <w:t xml:space="preserve">유효기간이 지난 </w:t>
      </w:r>
      <w:r w:rsidR="008951CE" w:rsidRPr="008316E7">
        <w:rPr>
          <w:rFonts w:hint="eastAsia"/>
        </w:rPr>
        <w:t>쿠폰은</w:t>
      </w:r>
      <w:r w:rsidRPr="008316E7">
        <w:t xml:space="preserve"> 복원되지 않는다. 단, 판매자 귀책에 의한 주문취소 시 유효기간이 지난 </w:t>
      </w:r>
      <w:r w:rsidR="003906C1" w:rsidRPr="008316E7">
        <w:rPr>
          <w:rFonts w:hint="eastAsia"/>
        </w:rPr>
        <w:t>쿠폰이</w:t>
      </w:r>
      <w:r w:rsidRPr="008316E7">
        <w:t xml:space="preserve"> 복원되지 않아 발생하는 클레임은 CS보상으로 처리한다.</w:t>
      </w:r>
    </w:p>
    <w:p w14:paraId="7D45D421" w14:textId="1441D68B" w:rsidR="008316E7" w:rsidRDefault="008316E7" w:rsidP="00080D83">
      <w:pPr>
        <w:pStyle w:val="a"/>
      </w:pPr>
      <w:r w:rsidRPr="00C80D21">
        <w:rPr>
          <w:rFonts w:hint="eastAsia"/>
        </w:rPr>
        <w:t>사용한 쿠폰과 포인트는 原유효기간 그대로 복원되며, 유효기간</w:t>
      </w:r>
      <w:r w:rsidRPr="00C80D21">
        <w:t xml:space="preserve"> </w:t>
      </w:r>
      <w:r w:rsidRPr="00C80D21">
        <w:rPr>
          <w:rFonts w:hint="eastAsia"/>
        </w:rPr>
        <w:t>변경은 없다.</w:t>
      </w:r>
      <w:r w:rsidRPr="00C80D21">
        <w:br/>
      </w:r>
      <w:r w:rsidRPr="00C80D21">
        <w:rPr>
          <w:rFonts w:hint="eastAsia"/>
        </w:rPr>
        <w:t>단, 유효기간이 만료되고 판매자 귀책인 경우 CS 보상 쿠폰을 수동 발급하여 응대 가능하다</w:t>
      </w:r>
    </w:p>
    <w:p w14:paraId="3CD04419" w14:textId="77777777" w:rsidR="00C80D21" w:rsidRPr="00595A06" w:rsidRDefault="00C80D21" w:rsidP="00595A06"/>
    <w:p w14:paraId="34E9C7A9" w14:textId="53B08AE2" w:rsidR="0097170C" w:rsidRDefault="00B87F17" w:rsidP="00AF0310">
      <w:pPr>
        <w:pStyle w:val="-20"/>
        <w:numPr>
          <w:ilvl w:val="1"/>
          <w:numId w:val="20"/>
        </w:numPr>
        <w:ind w:leftChars="142" w:left="851" w:hanging="567"/>
      </w:pPr>
      <w:bookmarkStart w:id="47" w:name="_Toc7512676"/>
      <w:r>
        <w:rPr>
          <w:rFonts w:hint="eastAsia"/>
        </w:rPr>
        <w:t>품절</w:t>
      </w:r>
      <w:r w:rsidR="00900B14">
        <w:rPr>
          <w:rFonts w:hint="eastAsia"/>
        </w:rPr>
        <w:t>취소</w:t>
      </w:r>
      <w:bookmarkEnd w:id="47"/>
    </w:p>
    <w:p w14:paraId="50FC7153" w14:textId="1086EB57" w:rsidR="00CA41D7" w:rsidRPr="00CA41D7" w:rsidRDefault="00CA41D7" w:rsidP="00080D83">
      <w:pPr>
        <w:pStyle w:val="a"/>
        <w:numPr>
          <w:ilvl w:val="0"/>
          <w:numId w:val="19"/>
        </w:numPr>
      </w:pPr>
      <w:r w:rsidRPr="00900B14">
        <w:rPr>
          <w:rFonts w:hint="eastAsia"/>
        </w:rPr>
        <w:t>고객이 결제한 주문건에 품절상품이 있는 경우 고객 확인 후 품절상품에 대하여 취소 처리한다.</w:t>
      </w:r>
    </w:p>
    <w:p w14:paraId="06D44939" w14:textId="77777777" w:rsidR="001E623B" w:rsidRPr="001E623B" w:rsidRDefault="003B2661" w:rsidP="001E623B">
      <w:pPr>
        <w:pStyle w:val="af3"/>
        <w:numPr>
          <w:ilvl w:val="0"/>
          <w:numId w:val="19"/>
        </w:numPr>
        <w:ind w:leftChars="0"/>
        <w:rPr>
          <w:b/>
          <w:sz w:val="22"/>
          <w:szCs w:val="22"/>
        </w:rPr>
      </w:pPr>
      <w:r w:rsidRPr="00B52B69">
        <w:rPr>
          <w:rFonts w:hint="eastAsia"/>
          <w:color w:val="000000"/>
          <w:sz w:val="22"/>
          <w:szCs w:val="22"/>
          <w:shd w:val="clear" w:color="auto" w:fill="FFFFFF"/>
        </w:rPr>
        <w:t>고객</w:t>
      </w:r>
      <w:r w:rsidR="008D6862">
        <w:rPr>
          <w:rFonts w:hint="eastAsia"/>
          <w:color w:val="000000"/>
          <w:sz w:val="22"/>
          <w:szCs w:val="22"/>
          <w:shd w:val="clear" w:color="auto" w:fill="FFFFFF"/>
        </w:rPr>
        <w:t xml:space="preserve">의 주문/결제일 이후 </w:t>
      </w:r>
      <w:r w:rsidR="008D6862">
        <w:rPr>
          <w:color w:val="000000"/>
          <w:sz w:val="22"/>
          <w:szCs w:val="22"/>
          <w:shd w:val="clear" w:color="auto" w:fill="FFFFFF"/>
        </w:rPr>
        <w:t>3</w:t>
      </w:r>
      <w:r w:rsidR="008D6862">
        <w:rPr>
          <w:rFonts w:hint="eastAsia"/>
          <w:color w:val="000000"/>
          <w:sz w:val="22"/>
          <w:szCs w:val="22"/>
          <w:shd w:val="clear" w:color="auto" w:fill="FFFFFF"/>
        </w:rPr>
        <w:t xml:space="preserve">일 이상 경과된 </w:t>
      </w:r>
      <w:proofErr w:type="spellStart"/>
      <w:r w:rsidR="008D6862">
        <w:rPr>
          <w:rFonts w:hint="eastAsia"/>
          <w:color w:val="000000"/>
          <w:sz w:val="22"/>
          <w:szCs w:val="22"/>
          <w:shd w:val="clear" w:color="auto" w:fill="FFFFFF"/>
        </w:rPr>
        <w:t>미출고</w:t>
      </w:r>
      <w:proofErr w:type="spellEnd"/>
      <w:r w:rsidR="008D6862">
        <w:rPr>
          <w:rFonts w:hint="eastAsia"/>
          <w:color w:val="000000"/>
          <w:sz w:val="22"/>
          <w:szCs w:val="22"/>
          <w:shd w:val="clear" w:color="auto" w:fill="FFFFFF"/>
        </w:rPr>
        <w:t xml:space="preserve"> 주문 건은</w:t>
      </w:r>
      <w:r w:rsidR="001E623B">
        <w:rPr>
          <w:rFonts w:hint="eastAsia"/>
          <w:color w:val="000000"/>
          <w:sz w:val="22"/>
          <w:szCs w:val="22"/>
          <w:shd w:val="clear" w:color="auto" w:fill="FFFFFF"/>
        </w:rPr>
        <w:t xml:space="preserve"> </w:t>
      </w:r>
    </w:p>
    <w:p w14:paraId="0A4B13C0" w14:textId="691145CB" w:rsidR="00A254F4" w:rsidRPr="00A254F4" w:rsidRDefault="00900B14" w:rsidP="001E623B">
      <w:pPr>
        <w:pStyle w:val="af3"/>
        <w:ind w:leftChars="0"/>
        <w:rPr>
          <w:b/>
          <w:sz w:val="22"/>
          <w:szCs w:val="22"/>
        </w:rPr>
      </w:pPr>
      <w:r>
        <w:rPr>
          <w:color w:val="000000"/>
          <w:sz w:val="22"/>
          <w:szCs w:val="22"/>
          <w:shd w:val="clear" w:color="auto" w:fill="FFFFFF"/>
        </w:rPr>
        <w:t>‘</w:t>
      </w:r>
      <w:r>
        <w:rPr>
          <w:rFonts w:hint="eastAsia"/>
          <w:color w:val="000000"/>
          <w:sz w:val="22"/>
          <w:szCs w:val="22"/>
          <w:shd w:val="clear" w:color="auto" w:fill="FFFFFF"/>
        </w:rPr>
        <w:t>배송관리&gt;</w:t>
      </w:r>
      <w:proofErr w:type="spellStart"/>
      <w:r>
        <w:rPr>
          <w:rFonts w:hint="eastAsia"/>
          <w:color w:val="000000"/>
          <w:sz w:val="22"/>
          <w:szCs w:val="22"/>
          <w:shd w:val="clear" w:color="auto" w:fill="FFFFFF"/>
        </w:rPr>
        <w:t>미출고현황</w:t>
      </w:r>
      <w:proofErr w:type="spellEnd"/>
      <w:r>
        <w:rPr>
          <w:rFonts w:hint="eastAsia"/>
          <w:color w:val="000000"/>
          <w:sz w:val="22"/>
          <w:szCs w:val="22"/>
          <w:shd w:val="clear" w:color="auto" w:fill="FFFFFF"/>
        </w:rPr>
        <w:t xml:space="preserve"> 관리</w:t>
      </w:r>
      <w:r>
        <w:rPr>
          <w:color w:val="000000"/>
          <w:sz w:val="22"/>
          <w:szCs w:val="22"/>
          <w:shd w:val="clear" w:color="auto" w:fill="FFFFFF"/>
        </w:rPr>
        <w:t xml:space="preserve">’ </w:t>
      </w:r>
      <w:r>
        <w:rPr>
          <w:rFonts w:hint="eastAsia"/>
          <w:color w:val="000000"/>
          <w:sz w:val="22"/>
          <w:szCs w:val="22"/>
          <w:shd w:val="clear" w:color="auto" w:fill="FFFFFF"/>
        </w:rPr>
        <w:t>메뉴에 집계</w:t>
      </w:r>
      <w:r w:rsidR="00CC530D">
        <w:rPr>
          <w:rFonts w:hint="eastAsia"/>
          <w:color w:val="000000"/>
          <w:sz w:val="22"/>
          <w:szCs w:val="22"/>
          <w:shd w:val="clear" w:color="auto" w:fill="FFFFFF"/>
        </w:rPr>
        <w:t>되며,</w:t>
      </w:r>
      <w:r w:rsidR="001E623B">
        <w:rPr>
          <w:color w:val="000000"/>
          <w:sz w:val="22"/>
          <w:szCs w:val="22"/>
          <w:shd w:val="clear" w:color="auto" w:fill="FFFFFF"/>
        </w:rPr>
        <w:t xml:space="preserve"> </w:t>
      </w:r>
      <w:r w:rsidR="00CC530D">
        <w:rPr>
          <w:rFonts w:hint="eastAsia"/>
          <w:color w:val="000000"/>
          <w:sz w:val="22"/>
          <w:szCs w:val="22"/>
          <w:shd w:val="clear" w:color="auto" w:fill="FFFFFF"/>
        </w:rPr>
        <w:t>취소 사유가</w:t>
      </w:r>
      <w:r>
        <w:rPr>
          <w:rFonts w:hint="eastAsia"/>
          <w:color w:val="000000"/>
          <w:sz w:val="22"/>
          <w:szCs w:val="22"/>
          <w:shd w:val="clear" w:color="auto" w:fill="FFFFFF"/>
        </w:rPr>
        <w:t xml:space="preserve"> </w:t>
      </w:r>
      <w:r>
        <w:rPr>
          <w:color w:val="000000"/>
          <w:sz w:val="22"/>
          <w:szCs w:val="22"/>
          <w:shd w:val="clear" w:color="auto" w:fill="FFFFFF"/>
        </w:rPr>
        <w:t>‘</w:t>
      </w:r>
      <w:r>
        <w:rPr>
          <w:rFonts w:hint="eastAsia"/>
          <w:color w:val="000000"/>
          <w:sz w:val="22"/>
          <w:szCs w:val="22"/>
          <w:shd w:val="clear" w:color="auto" w:fill="FFFFFF"/>
        </w:rPr>
        <w:t>품절</w:t>
      </w:r>
      <w:r>
        <w:rPr>
          <w:color w:val="000000"/>
          <w:sz w:val="22"/>
          <w:szCs w:val="22"/>
          <w:shd w:val="clear" w:color="auto" w:fill="FFFFFF"/>
        </w:rPr>
        <w:t>’</w:t>
      </w:r>
      <w:r w:rsidR="00CC530D">
        <w:rPr>
          <w:rFonts w:hint="eastAsia"/>
          <w:color w:val="000000"/>
          <w:sz w:val="22"/>
          <w:szCs w:val="22"/>
          <w:shd w:val="clear" w:color="auto" w:fill="FFFFFF"/>
        </w:rPr>
        <w:t xml:space="preserve">인 경우 </w:t>
      </w:r>
      <w:r>
        <w:rPr>
          <w:rFonts w:hint="eastAsia"/>
          <w:color w:val="000000"/>
          <w:sz w:val="22"/>
          <w:szCs w:val="22"/>
          <w:shd w:val="clear" w:color="auto" w:fill="FFFFFF"/>
        </w:rPr>
        <w:t xml:space="preserve">취소를 처리하는 </w:t>
      </w:r>
      <w:r w:rsidR="00B52B69">
        <w:rPr>
          <w:rFonts w:hint="eastAsia"/>
          <w:color w:val="000000"/>
          <w:sz w:val="22"/>
          <w:szCs w:val="22"/>
          <w:shd w:val="clear" w:color="auto" w:fill="FFFFFF"/>
        </w:rPr>
        <w:t>상품</w:t>
      </w:r>
      <w:r w:rsidR="00CC530D">
        <w:rPr>
          <w:rFonts w:hint="eastAsia"/>
          <w:color w:val="000000"/>
          <w:sz w:val="22"/>
          <w:szCs w:val="22"/>
          <w:shd w:val="clear" w:color="auto" w:fill="FFFFFF"/>
        </w:rPr>
        <w:t>의</w:t>
      </w:r>
      <w:r w:rsidR="00B52B69">
        <w:rPr>
          <w:rFonts w:hint="eastAsia"/>
          <w:color w:val="000000"/>
          <w:sz w:val="22"/>
          <w:szCs w:val="22"/>
          <w:shd w:val="clear" w:color="auto" w:fill="FFFFFF"/>
        </w:rPr>
        <w:t xml:space="preserve"> </w:t>
      </w:r>
      <w:r w:rsidR="00F74868">
        <w:rPr>
          <w:rFonts w:hint="eastAsia"/>
          <w:color w:val="000000"/>
          <w:sz w:val="22"/>
          <w:szCs w:val="22"/>
          <w:shd w:val="clear" w:color="auto" w:fill="FFFFFF"/>
        </w:rPr>
        <w:t>수량</w:t>
      </w:r>
      <w:r w:rsidR="00B52B69">
        <w:rPr>
          <w:rFonts w:hint="eastAsia"/>
          <w:color w:val="000000"/>
          <w:sz w:val="22"/>
          <w:szCs w:val="22"/>
          <w:shd w:val="clear" w:color="auto" w:fill="FFFFFF"/>
        </w:rPr>
        <w:t xml:space="preserve">만큼 </w:t>
      </w:r>
      <w:r w:rsidR="003B2661" w:rsidRPr="00B52B69">
        <w:rPr>
          <w:rFonts w:hint="eastAsia"/>
          <w:color w:val="000000"/>
          <w:sz w:val="22"/>
          <w:szCs w:val="22"/>
          <w:shd w:val="clear" w:color="auto" w:fill="FFFFFF"/>
        </w:rPr>
        <w:t>보상쿠폰</w:t>
      </w:r>
      <w:r>
        <w:rPr>
          <w:rFonts w:hint="eastAsia"/>
          <w:color w:val="000000"/>
          <w:sz w:val="22"/>
          <w:szCs w:val="22"/>
          <w:shd w:val="clear" w:color="auto" w:fill="FFFFFF"/>
        </w:rPr>
        <w:t>이</w:t>
      </w:r>
      <w:r w:rsidR="003B2661" w:rsidRPr="00B52B69">
        <w:rPr>
          <w:rFonts w:hint="eastAsia"/>
          <w:color w:val="000000"/>
          <w:sz w:val="22"/>
          <w:szCs w:val="22"/>
          <w:shd w:val="clear" w:color="auto" w:fill="FFFFFF"/>
        </w:rPr>
        <w:t xml:space="preserve"> 지급</w:t>
      </w:r>
      <w:r>
        <w:rPr>
          <w:rFonts w:hint="eastAsia"/>
          <w:color w:val="000000"/>
          <w:sz w:val="22"/>
          <w:szCs w:val="22"/>
          <w:shd w:val="clear" w:color="auto" w:fill="FFFFFF"/>
        </w:rPr>
        <w:t>된다.</w:t>
      </w:r>
      <w:r>
        <w:rPr>
          <w:sz w:val="22"/>
          <w:szCs w:val="22"/>
        </w:rPr>
        <w:t xml:space="preserve"> </w:t>
      </w:r>
      <w:r w:rsidR="00025E01">
        <w:rPr>
          <w:sz w:val="22"/>
          <w:szCs w:val="22"/>
        </w:rPr>
        <w:br/>
      </w:r>
      <w:r w:rsidR="00025E01" w:rsidRPr="00025E01">
        <w:rPr>
          <w:i/>
          <w:sz w:val="22"/>
          <w:szCs w:val="22"/>
        </w:rPr>
        <w:t xml:space="preserve">ex) </w:t>
      </w:r>
      <w:r w:rsidR="00025E01" w:rsidRPr="00025E01">
        <w:rPr>
          <w:rFonts w:hint="eastAsia"/>
          <w:i/>
          <w:sz w:val="22"/>
          <w:szCs w:val="22"/>
        </w:rPr>
        <w:t>척</w:t>
      </w:r>
      <w:r w:rsidR="00025E01" w:rsidRPr="00025E01">
        <w:rPr>
          <w:i/>
          <w:sz w:val="22"/>
          <w:szCs w:val="22"/>
        </w:rPr>
        <w:t xml:space="preserve"> 테일러 올 스타 70/ 220mm 2</w:t>
      </w:r>
      <w:r w:rsidR="00025E01" w:rsidRPr="00025E01">
        <w:rPr>
          <w:rFonts w:hint="eastAsia"/>
          <w:i/>
          <w:sz w:val="22"/>
          <w:szCs w:val="22"/>
        </w:rPr>
        <w:t xml:space="preserve">족 취소 </w:t>
      </w:r>
      <w:r w:rsidR="00025E01" w:rsidRPr="00025E01">
        <w:rPr>
          <w:i/>
          <w:sz w:val="22"/>
          <w:szCs w:val="22"/>
        </w:rPr>
        <w:t xml:space="preserve">– </w:t>
      </w:r>
      <w:r w:rsidR="00025E01" w:rsidRPr="00025E01">
        <w:rPr>
          <w:rFonts w:hint="eastAsia"/>
          <w:i/>
          <w:sz w:val="22"/>
          <w:szCs w:val="22"/>
        </w:rPr>
        <w:t xml:space="preserve">품절쿠폰 </w:t>
      </w:r>
      <w:r w:rsidR="00025E01" w:rsidRPr="00025E01">
        <w:rPr>
          <w:i/>
          <w:sz w:val="22"/>
          <w:szCs w:val="22"/>
        </w:rPr>
        <w:t>2</w:t>
      </w:r>
      <w:r w:rsidR="00025E01" w:rsidRPr="00025E01">
        <w:rPr>
          <w:rFonts w:hint="eastAsia"/>
          <w:i/>
          <w:sz w:val="22"/>
          <w:szCs w:val="22"/>
        </w:rPr>
        <w:t>장 지급</w:t>
      </w:r>
    </w:p>
    <w:p w14:paraId="256E1AB0" w14:textId="693E66B0" w:rsidR="003568EA" w:rsidRPr="00BC1C83" w:rsidRDefault="00B52B69" w:rsidP="00685CFA">
      <w:pPr>
        <w:pStyle w:val="af3"/>
        <w:numPr>
          <w:ilvl w:val="0"/>
          <w:numId w:val="19"/>
        </w:numPr>
        <w:ind w:leftChars="0"/>
        <w:rPr>
          <w:b/>
          <w:color w:val="000000" w:themeColor="text1"/>
          <w:sz w:val="22"/>
          <w:szCs w:val="22"/>
        </w:rPr>
      </w:pPr>
      <w:proofErr w:type="spellStart"/>
      <w:r w:rsidRPr="00B52B69">
        <w:rPr>
          <w:rFonts w:hint="eastAsia"/>
          <w:color w:val="000000"/>
          <w:sz w:val="22"/>
          <w:szCs w:val="22"/>
          <w:shd w:val="clear" w:color="auto" w:fill="FFFFFF"/>
        </w:rPr>
        <w:t>입점사</w:t>
      </w:r>
      <w:r>
        <w:rPr>
          <w:rFonts w:hint="eastAsia"/>
          <w:color w:val="000000"/>
          <w:sz w:val="22"/>
          <w:szCs w:val="22"/>
          <w:shd w:val="clear" w:color="auto" w:fill="FFFFFF"/>
        </w:rPr>
        <w:t>의</w:t>
      </w:r>
      <w:proofErr w:type="spellEnd"/>
      <w:r>
        <w:rPr>
          <w:rFonts w:hint="eastAsia"/>
          <w:color w:val="000000"/>
          <w:sz w:val="22"/>
          <w:szCs w:val="22"/>
          <w:shd w:val="clear" w:color="auto" w:fill="FFFFFF"/>
        </w:rPr>
        <w:t xml:space="preserve"> 경우 </w:t>
      </w:r>
      <w:proofErr w:type="spellStart"/>
      <w:r>
        <w:rPr>
          <w:rFonts w:hint="eastAsia"/>
          <w:color w:val="000000"/>
          <w:sz w:val="22"/>
          <w:szCs w:val="22"/>
          <w:shd w:val="clear" w:color="auto" w:fill="FFFFFF"/>
        </w:rPr>
        <w:t>입점사</w:t>
      </w:r>
      <w:proofErr w:type="spellEnd"/>
      <w:r>
        <w:rPr>
          <w:rFonts w:hint="eastAsia"/>
          <w:color w:val="000000"/>
          <w:sz w:val="22"/>
          <w:szCs w:val="22"/>
          <w:shd w:val="clear" w:color="auto" w:fill="FFFFFF"/>
        </w:rPr>
        <w:t xml:space="preserve"> </w:t>
      </w:r>
      <w:r w:rsidRPr="00B52B69">
        <w:rPr>
          <w:rFonts w:hint="eastAsia"/>
          <w:color w:val="000000"/>
          <w:sz w:val="22"/>
          <w:szCs w:val="22"/>
          <w:shd w:val="clear" w:color="auto" w:fill="FFFFFF"/>
        </w:rPr>
        <w:t xml:space="preserve">정보에서 "품절보상쿠폰" 사용여부를 설정하도록 </w:t>
      </w:r>
      <w:r>
        <w:rPr>
          <w:rFonts w:hint="eastAsia"/>
          <w:color w:val="000000"/>
          <w:sz w:val="22"/>
          <w:szCs w:val="22"/>
          <w:shd w:val="clear" w:color="auto" w:fill="FFFFFF"/>
        </w:rPr>
        <w:t xml:space="preserve">하며 </w:t>
      </w:r>
      <w:r w:rsidRPr="00BC1C83">
        <w:rPr>
          <w:rFonts w:hint="eastAsia"/>
          <w:color w:val="000000" w:themeColor="text1"/>
          <w:sz w:val="22"/>
          <w:szCs w:val="22"/>
          <w:shd w:val="clear" w:color="auto" w:fill="FFFFFF"/>
        </w:rPr>
        <w:t xml:space="preserve">품절보상쿠폰의 </w:t>
      </w:r>
      <w:proofErr w:type="spellStart"/>
      <w:r w:rsidR="001E623B">
        <w:rPr>
          <w:rFonts w:hint="eastAsia"/>
          <w:color w:val="000000" w:themeColor="text1"/>
          <w:sz w:val="22"/>
          <w:szCs w:val="22"/>
          <w:shd w:val="clear" w:color="auto" w:fill="FFFFFF"/>
        </w:rPr>
        <w:t>분담율</w:t>
      </w:r>
      <w:proofErr w:type="spellEnd"/>
      <w:r w:rsidR="001E623B">
        <w:rPr>
          <w:rFonts w:hint="eastAsia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BC1C83">
        <w:rPr>
          <w:rFonts w:hint="eastAsia"/>
          <w:color w:val="000000" w:themeColor="text1"/>
          <w:sz w:val="22"/>
          <w:szCs w:val="22"/>
          <w:shd w:val="clear" w:color="auto" w:fill="FFFFFF"/>
        </w:rPr>
        <w:t>지정</w:t>
      </w:r>
      <w:r w:rsidR="00836A1F">
        <w:rPr>
          <w:rFonts w:hint="eastAsia"/>
          <w:color w:val="000000" w:themeColor="text1"/>
          <w:sz w:val="22"/>
          <w:szCs w:val="22"/>
          <w:shd w:val="clear" w:color="auto" w:fill="FFFFFF"/>
        </w:rPr>
        <w:t>이</w:t>
      </w:r>
      <w:r w:rsidRPr="00BC1C83">
        <w:rPr>
          <w:rFonts w:hint="eastAsia"/>
          <w:color w:val="000000" w:themeColor="text1"/>
          <w:sz w:val="22"/>
          <w:szCs w:val="22"/>
          <w:shd w:val="clear" w:color="auto" w:fill="FFFFFF"/>
        </w:rPr>
        <w:t xml:space="preserve"> 가능</w:t>
      </w:r>
      <w:r w:rsidR="00007C77" w:rsidRPr="00BC1C83">
        <w:rPr>
          <w:rFonts w:hint="eastAsia"/>
          <w:color w:val="000000" w:themeColor="text1"/>
          <w:sz w:val="22"/>
          <w:szCs w:val="22"/>
          <w:shd w:val="clear" w:color="auto" w:fill="FFFFFF"/>
        </w:rPr>
        <w:t>하고,</w:t>
      </w:r>
      <w:r w:rsidR="00007C77" w:rsidRPr="00BC1C83"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 w:rsidR="00836A1F">
        <w:rPr>
          <w:rFonts w:hint="eastAsia"/>
          <w:color w:val="000000" w:themeColor="text1"/>
          <w:sz w:val="22"/>
          <w:szCs w:val="22"/>
          <w:shd w:val="clear" w:color="auto" w:fill="FFFFFF"/>
        </w:rPr>
        <w:t xml:space="preserve">지급 정책은 </w:t>
      </w:r>
      <w:r w:rsidR="00007C77" w:rsidRPr="00BC1C83">
        <w:rPr>
          <w:rFonts w:hint="eastAsia"/>
          <w:color w:val="000000" w:themeColor="text1"/>
          <w:sz w:val="22"/>
          <w:szCs w:val="22"/>
          <w:shd w:val="clear" w:color="auto" w:fill="FFFFFF"/>
        </w:rPr>
        <w:t>자사의 정책을 따른다.</w:t>
      </w:r>
      <w:r w:rsidRPr="00BC1C83">
        <w:rPr>
          <w:rFonts w:hint="eastAsia"/>
          <w:color w:val="000000" w:themeColor="text1"/>
          <w:sz w:val="22"/>
          <w:szCs w:val="22"/>
          <w:shd w:val="clear" w:color="auto" w:fill="FFFFFF"/>
        </w:rPr>
        <w:t xml:space="preserve"> </w:t>
      </w:r>
    </w:p>
    <w:p w14:paraId="6373962B" w14:textId="0C6A499C" w:rsidR="00F14F9E" w:rsidRPr="00BC1C83" w:rsidRDefault="003568EA" w:rsidP="00685CFA">
      <w:pPr>
        <w:pStyle w:val="af3"/>
        <w:numPr>
          <w:ilvl w:val="0"/>
          <w:numId w:val="19"/>
        </w:numPr>
        <w:ind w:leftChars="0"/>
        <w:rPr>
          <w:b/>
          <w:color w:val="000000" w:themeColor="text1"/>
          <w:sz w:val="22"/>
          <w:szCs w:val="22"/>
        </w:rPr>
      </w:pPr>
      <w:r w:rsidRPr="00BC1C83">
        <w:rPr>
          <w:rFonts w:hint="eastAsia"/>
          <w:color w:val="000000" w:themeColor="text1"/>
          <w:sz w:val="22"/>
        </w:rPr>
        <w:t>품절</w:t>
      </w:r>
      <w:r w:rsidRPr="00BC1C83">
        <w:rPr>
          <w:color w:val="000000" w:themeColor="text1"/>
          <w:sz w:val="22"/>
        </w:rPr>
        <w:t xml:space="preserve"> 상품이 존재하는 주</w:t>
      </w:r>
      <w:r w:rsidR="00CC530D" w:rsidRPr="00BC1C83">
        <w:rPr>
          <w:rFonts w:hint="eastAsia"/>
          <w:color w:val="000000" w:themeColor="text1"/>
          <w:sz w:val="22"/>
        </w:rPr>
        <w:t xml:space="preserve">문건이 </w:t>
      </w:r>
      <w:r w:rsidRPr="00BC1C83">
        <w:rPr>
          <w:rFonts w:hint="eastAsia"/>
          <w:color w:val="000000" w:themeColor="text1"/>
          <w:sz w:val="22"/>
          <w:szCs w:val="22"/>
        </w:rPr>
        <w:t>부분 취소 불가능한 경우</w:t>
      </w:r>
      <w:r w:rsidRPr="00BC1C83">
        <w:rPr>
          <w:color w:val="000000" w:themeColor="text1"/>
          <w:sz w:val="22"/>
          <w:szCs w:val="22"/>
        </w:rPr>
        <w:t xml:space="preserve"> </w:t>
      </w:r>
      <w:r w:rsidR="000329BA" w:rsidRPr="00BC1C83">
        <w:rPr>
          <w:rFonts w:hint="eastAsia"/>
          <w:color w:val="000000" w:themeColor="text1"/>
          <w:sz w:val="22"/>
          <w:szCs w:val="22"/>
        </w:rPr>
        <w:t>환수/환불 정</w:t>
      </w:r>
      <w:r w:rsidR="008C269E" w:rsidRPr="00BC1C83">
        <w:rPr>
          <w:rFonts w:hint="eastAsia"/>
          <w:color w:val="000000" w:themeColor="text1"/>
          <w:sz w:val="22"/>
          <w:szCs w:val="22"/>
        </w:rPr>
        <w:t>보</w:t>
      </w:r>
      <w:r w:rsidR="00475568">
        <w:rPr>
          <w:rFonts w:hint="eastAsia"/>
          <w:color w:val="000000" w:themeColor="text1"/>
          <w:sz w:val="22"/>
          <w:szCs w:val="22"/>
        </w:rPr>
        <w:t xml:space="preserve"> </w:t>
      </w:r>
      <w:r w:rsidR="000329BA" w:rsidRPr="00BC1C83">
        <w:rPr>
          <w:rFonts w:hint="eastAsia"/>
          <w:color w:val="000000" w:themeColor="text1"/>
          <w:sz w:val="22"/>
          <w:szCs w:val="22"/>
        </w:rPr>
        <w:t xml:space="preserve">영역을 통해 </w:t>
      </w:r>
      <w:r w:rsidR="008C269E" w:rsidRPr="00BC1C83">
        <w:rPr>
          <w:rFonts w:hint="eastAsia"/>
          <w:color w:val="000000" w:themeColor="text1"/>
          <w:sz w:val="22"/>
          <w:szCs w:val="22"/>
        </w:rPr>
        <w:t xml:space="preserve">고객 </w:t>
      </w:r>
      <w:r w:rsidRPr="00BC1C83">
        <w:rPr>
          <w:rFonts w:hint="eastAsia"/>
          <w:color w:val="000000" w:themeColor="text1"/>
          <w:sz w:val="22"/>
          <w:szCs w:val="22"/>
        </w:rPr>
        <w:t>환불계좌로 수동 입금한다.</w:t>
      </w:r>
    </w:p>
    <w:p w14:paraId="5EEA8AC3" w14:textId="77777777" w:rsidR="00A41DC9" w:rsidRPr="00595A06" w:rsidRDefault="00A41DC9" w:rsidP="00A41DC9"/>
    <w:p w14:paraId="66DA4FA7" w14:textId="21A37A0D" w:rsidR="00A41DC9" w:rsidRDefault="00A41DC9" w:rsidP="00AF0310">
      <w:pPr>
        <w:pStyle w:val="-20"/>
        <w:numPr>
          <w:ilvl w:val="1"/>
          <w:numId w:val="20"/>
        </w:numPr>
        <w:ind w:leftChars="142" w:left="851" w:hanging="567"/>
      </w:pPr>
      <w:bookmarkStart w:id="48" w:name="_Toc7512677"/>
      <w:r>
        <w:rPr>
          <w:rFonts w:hint="eastAsia"/>
        </w:rPr>
        <w:t>취소접수 철회</w:t>
      </w:r>
      <w:bookmarkEnd w:id="48"/>
    </w:p>
    <w:p w14:paraId="1F9B6942" w14:textId="77777777" w:rsidR="00292B11" w:rsidRPr="00292B11" w:rsidRDefault="00292B11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49" w:name="_Toc6905811"/>
      <w:bookmarkStart w:id="50" w:name="_Toc7165656"/>
      <w:bookmarkStart w:id="51" w:name="_Toc7512678"/>
      <w:bookmarkEnd w:id="49"/>
      <w:bookmarkEnd w:id="50"/>
      <w:bookmarkEnd w:id="51"/>
    </w:p>
    <w:p w14:paraId="3FCB9DAE" w14:textId="77234859" w:rsidR="00612522" w:rsidRDefault="00A41DC9" w:rsidP="00685CFA">
      <w:pPr>
        <w:pStyle w:val="-30"/>
        <w:numPr>
          <w:ilvl w:val="2"/>
          <w:numId w:val="20"/>
        </w:numPr>
        <w:ind w:leftChars="213" w:left="993" w:hanging="567"/>
      </w:pPr>
      <w:bookmarkStart w:id="52" w:name="_Toc7512679"/>
      <w:r w:rsidRPr="00B545CA">
        <w:rPr>
          <w:rFonts w:hint="eastAsia"/>
        </w:rPr>
        <w:t>취소접수 철회 정의</w:t>
      </w:r>
      <w:bookmarkEnd w:id="52"/>
    </w:p>
    <w:p w14:paraId="7A243789" w14:textId="6D1EEC33" w:rsidR="00B545CA" w:rsidRDefault="00B545CA" w:rsidP="00685CFA">
      <w:pPr>
        <w:pStyle w:val="af3"/>
        <w:numPr>
          <w:ilvl w:val="0"/>
          <w:numId w:val="12"/>
        </w:numPr>
        <w:ind w:leftChars="0"/>
      </w:pPr>
      <w:r w:rsidRPr="00B545CA">
        <w:rPr>
          <w:rFonts w:hint="eastAsia"/>
        </w:rPr>
        <w:t xml:space="preserve">고객이 취소접수를 한 후 즉시 취소되지 않고 </w:t>
      </w:r>
      <w:r w:rsidRPr="00B545CA">
        <w:t>‘</w:t>
      </w:r>
      <w:r w:rsidRPr="00B545CA">
        <w:rPr>
          <w:rFonts w:hint="eastAsia"/>
        </w:rPr>
        <w:t>취소접수</w:t>
      </w:r>
      <w:r w:rsidRPr="00B545CA">
        <w:t>’</w:t>
      </w:r>
      <w:r w:rsidRPr="00B545CA">
        <w:rPr>
          <w:rFonts w:hint="eastAsia"/>
        </w:rPr>
        <w:t xml:space="preserve">상태로 클레임 관리 목록에 집계되어 있는 경우 취소철회가 가능하다. </w:t>
      </w:r>
      <w:r w:rsidRPr="00B545CA">
        <w:t>(</w:t>
      </w:r>
      <w:r w:rsidRPr="00B545CA">
        <w:rPr>
          <w:rFonts w:hint="eastAsia"/>
        </w:rPr>
        <w:t>자사,</w:t>
      </w:r>
      <w:r w:rsidRPr="00B545CA">
        <w:t xml:space="preserve"> </w:t>
      </w:r>
      <w:proofErr w:type="spellStart"/>
      <w:r w:rsidRPr="00B545CA">
        <w:rPr>
          <w:rFonts w:hint="eastAsia"/>
        </w:rPr>
        <w:t>입점사</w:t>
      </w:r>
      <w:proofErr w:type="spellEnd"/>
      <w:r w:rsidRPr="00B545CA">
        <w:rPr>
          <w:rFonts w:hint="eastAsia"/>
        </w:rPr>
        <w:t xml:space="preserve"> 동일)</w:t>
      </w:r>
    </w:p>
    <w:p w14:paraId="56586454" w14:textId="77777777" w:rsidR="00B545CA" w:rsidRPr="00B545CA" w:rsidRDefault="00B545CA" w:rsidP="00B545CA">
      <w:pPr>
        <w:pStyle w:val="af3"/>
        <w:ind w:leftChars="0"/>
      </w:pPr>
    </w:p>
    <w:p w14:paraId="22B26EF6" w14:textId="4D564988" w:rsidR="00612522" w:rsidRPr="00B545CA" w:rsidRDefault="00B545CA" w:rsidP="00685CFA">
      <w:pPr>
        <w:pStyle w:val="-30"/>
        <w:numPr>
          <w:ilvl w:val="2"/>
          <w:numId w:val="20"/>
        </w:numPr>
        <w:ind w:leftChars="213" w:left="993" w:hanging="567"/>
      </w:pPr>
      <w:bookmarkStart w:id="53" w:name="_Toc7512680"/>
      <w:r>
        <w:rPr>
          <w:rFonts w:hint="eastAsia"/>
        </w:rPr>
        <w:t>취소접수 철회 사유</w:t>
      </w:r>
      <w:bookmarkEnd w:id="5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95"/>
        <w:gridCol w:w="795"/>
        <w:gridCol w:w="931"/>
        <w:gridCol w:w="5596"/>
      </w:tblGrid>
      <w:tr w:rsidR="00F17146" w:rsidRPr="001D69C3" w14:paraId="7DB289EB" w14:textId="77777777" w:rsidTr="00F17146">
        <w:trPr>
          <w:trHeight w:val="397"/>
        </w:trPr>
        <w:tc>
          <w:tcPr>
            <w:tcW w:w="940" w:type="pct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AFE867A" w14:textId="77777777" w:rsidR="00F17146" w:rsidRPr="007E3216" w:rsidRDefault="00F17146" w:rsidP="00F17146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  <w:t>사유</w:t>
            </w:r>
          </w:p>
        </w:tc>
        <w:tc>
          <w:tcPr>
            <w:tcW w:w="441" w:type="pct"/>
            <w:shd w:val="clear" w:color="auto" w:fill="BFBFBF"/>
            <w:vAlign w:val="center"/>
          </w:tcPr>
          <w:p w14:paraId="4179D9AD" w14:textId="6530007F" w:rsidR="00F17146" w:rsidRPr="007E3216" w:rsidRDefault="00F17146" w:rsidP="00F17146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F</w:t>
            </w:r>
            <w:r w:rsidRPr="007E3216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O</w:t>
            </w: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노출</w:t>
            </w:r>
          </w:p>
        </w:tc>
        <w:tc>
          <w:tcPr>
            <w:tcW w:w="516" w:type="pct"/>
            <w:shd w:val="clear" w:color="auto" w:fill="BFBFBF"/>
            <w:vAlign w:val="center"/>
          </w:tcPr>
          <w:p w14:paraId="15FB0F48" w14:textId="7D8FE3D8" w:rsidR="00F17146" w:rsidRPr="007E3216" w:rsidRDefault="00F17146" w:rsidP="00F17146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B</w:t>
            </w:r>
            <w:r w:rsidRPr="007E3216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O</w:t>
            </w: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노출</w:t>
            </w:r>
          </w:p>
        </w:tc>
        <w:tc>
          <w:tcPr>
            <w:tcW w:w="3102" w:type="pct"/>
            <w:shd w:val="clear" w:color="auto" w:fill="BFBFBF"/>
            <w:vAlign w:val="center"/>
          </w:tcPr>
          <w:p w14:paraId="7AA0964A" w14:textId="4F5F4C33" w:rsidR="00F17146" w:rsidRPr="007E3216" w:rsidRDefault="00F17146" w:rsidP="00F17146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  <w:t>설명</w:t>
            </w:r>
          </w:p>
        </w:tc>
      </w:tr>
      <w:tr w:rsidR="00F17146" w:rsidRPr="001D69C3" w14:paraId="701D8FF9" w14:textId="77777777" w:rsidTr="00F17146">
        <w:trPr>
          <w:trHeight w:val="397"/>
        </w:trPr>
        <w:tc>
          <w:tcPr>
            <w:tcW w:w="940" w:type="pct"/>
            <w:shd w:val="clear" w:color="auto" w:fill="F2F2F2"/>
            <w:vAlign w:val="center"/>
          </w:tcPr>
          <w:p w14:paraId="4561F215" w14:textId="77777777" w:rsidR="00F17146" w:rsidRPr="007E3216" w:rsidRDefault="00F17146" w:rsidP="007E3216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sz w:val="16"/>
                <w:szCs w:val="16"/>
              </w:rPr>
            </w:pPr>
            <w:proofErr w:type="spellStart"/>
            <w:r w:rsidRPr="007E3216">
              <w:rPr>
                <w:rFonts w:cs="굴림"/>
                <w:bCs/>
                <w:snapToGrid w:val="0"/>
                <w:sz w:val="16"/>
                <w:szCs w:val="16"/>
              </w:rPr>
              <w:t>고객변심</w:t>
            </w:r>
            <w:proofErr w:type="spellEnd"/>
          </w:p>
        </w:tc>
        <w:tc>
          <w:tcPr>
            <w:tcW w:w="441" w:type="pct"/>
            <w:vAlign w:val="center"/>
          </w:tcPr>
          <w:p w14:paraId="5990F741" w14:textId="6608E381" w:rsidR="00F17146" w:rsidRPr="007E3216" w:rsidRDefault="00F17146" w:rsidP="00F17146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516" w:type="pct"/>
            <w:vAlign w:val="center"/>
          </w:tcPr>
          <w:p w14:paraId="3BE06EDC" w14:textId="7E0CAA6B" w:rsidR="00F17146" w:rsidRPr="007E3216" w:rsidRDefault="00F17146" w:rsidP="00F17146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102" w:type="pct"/>
            <w:vAlign w:val="center"/>
          </w:tcPr>
          <w:p w14:paraId="296A5A79" w14:textId="5B85ECF6" w:rsidR="00F17146" w:rsidRPr="007E3216" w:rsidRDefault="00F17146" w:rsidP="00F17146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굴림"/>
                <w:bCs/>
                <w:iCs/>
                <w:sz w:val="16"/>
                <w:szCs w:val="16"/>
              </w:rPr>
              <w:t xml:space="preserve">구매자가 </w:t>
            </w:r>
            <w:r w:rsidRPr="007E3216">
              <w:rPr>
                <w:rFonts w:cs="굴림" w:hint="eastAsia"/>
                <w:bCs/>
                <w:iCs/>
                <w:sz w:val="16"/>
                <w:szCs w:val="16"/>
              </w:rPr>
              <w:t>주문을 취소하지 않고</w:t>
            </w:r>
            <w:r w:rsidRPr="007E3216">
              <w:rPr>
                <w:rFonts w:cs="굴림"/>
                <w:bCs/>
                <w:iCs/>
                <w:sz w:val="16"/>
                <w:szCs w:val="16"/>
              </w:rPr>
              <w:t xml:space="preserve"> 사용하겠다고 요청한 경우</w:t>
            </w:r>
          </w:p>
        </w:tc>
      </w:tr>
      <w:tr w:rsidR="00F17146" w:rsidRPr="001D69C3" w14:paraId="0AED718A" w14:textId="77777777" w:rsidTr="00F17146">
        <w:trPr>
          <w:trHeight w:val="397"/>
        </w:trPr>
        <w:tc>
          <w:tcPr>
            <w:tcW w:w="940" w:type="pct"/>
            <w:shd w:val="clear" w:color="auto" w:fill="F2F2F2"/>
            <w:vAlign w:val="center"/>
          </w:tcPr>
          <w:p w14:paraId="39293041" w14:textId="77777777" w:rsidR="00F17146" w:rsidRPr="007E3216" w:rsidRDefault="00F17146" w:rsidP="007E3216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sz w:val="16"/>
                <w:szCs w:val="16"/>
              </w:rPr>
              <w:t>관리자 임의 처리</w:t>
            </w:r>
          </w:p>
        </w:tc>
        <w:tc>
          <w:tcPr>
            <w:tcW w:w="441" w:type="pct"/>
            <w:vAlign w:val="center"/>
          </w:tcPr>
          <w:p w14:paraId="7C2CFD8F" w14:textId="26097495" w:rsidR="00F17146" w:rsidRPr="007E3216" w:rsidRDefault="00F17146" w:rsidP="00F17146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X</w:t>
            </w:r>
          </w:p>
        </w:tc>
        <w:tc>
          <w:tcPr>
            <w:tcW w:w="516" w:type="pct"/>
            <w:vAlign w:val="center"/>
          </w:tcPr>
          <w:p w14:paraId="0FB424D5" w14:textId="0107B4C4" w:rsidR="00F17146" w:rsidRPr="007E3216" w:rsidRDefault="00F17146" w:rsidP="00F17146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102" w:type="pct"/>
            <w:vAlign w:val="center"/>
          </w:tcPr>
          <w:p w14:paraId="65084FE2" w14:textId="2C09D16E" w:rsidR="00F17146" w:rsidRPr="007E3216" w:rsidRDefault="00F17146" w:rsidP="00F17146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iCs/>
                <w:sz w:val="16"/>
                <w:szCs w:val="16"/>
              </w:rPr>
              <w:t>관리자가 임의로 취소 접수 건에 대하여 철회를 진행하는 경우</w:t>
            </w:r>
          </w:p>
        </w:tc>
      </w:tr>
      <w:tr w:rsidR="00F17146" w:rsidRPr="001D69C3" w14:paraId="48199CEC" w14:textId="77777777" w:rsidTr="00F17146">
        <w:trPr>
          <w:trHeight w:val="397"/>
        </w:trPr>
        <w:tc>
          <w:tcPr>
            <w:tcW w:w="940" w:type="pct"/>
            <w:shd w:val="clear" w:color="auto" w:fill="F2F2F2"/>
            <w:vAlign w:val="center"/>
          </w:tcPr>
          <w:p w14:paraId="522965D7" w14:textId="77777777" w:rsidR="00F17146" w:rsidRPr="007E3216" w:rsidRDefault="00F17146" w:rsidP="007E3216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sz w:val="16"/>
                <w:szCs w:val="16"/>
              </w:rPr>
              <w:t>기타</w:t>
            </w:r>
          </w:p>
        </w:tc>
        <w:tc>
          <w:tcPr>
            <w:tcW w:w="441" w:type="pct"/>
            <w:vAlign w:val="center"/>
          </w:tcPr>
          <w:p w14:paraId="1934D77A" w14:textId="6F9D88D4" w:rsidR="00F17146" w:rsidRPr="007E3216" w:rsidRDefault="00F17146" w:rsidP="00F17146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516" w:type="pct"/>
            <w:vAlign w:val="center"/>
          </w:tcPr>
          <w:p w14:paraId="499BE491" w14:textId="18F1A36D" w:rsidR="00F17146" w:rsidRPr="007E3216" w:rsidRDefault="00F17146" w:rsidP="00F17146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102" w:type="pct"/>
            <w:vAlign w:val="center"/>
          </w:tcPr>
          <w:p w14:paraId="1B3B2C27" w14:textId="0CF5B7E1" w:rsidR="00F17146" w:rsidRPr="007E3216" w:rsidRDefault="00F17146" w:rsidP="00F17146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  <w:szCs w:val="16"/>
              </w:rPr>
            </w:pPr>
            <w:proofErr w:type="spellStart"/>
            <w:r w:rsidRPr="007E3216">
              <w:rPr>
                <w:rFonts w:cs="굴림" w:hint="eastAsia"/>
                <w:bCs/>
                <w:iCs/>
                <w:sz w:val="16"/>
                <w:szCs w:val="16"/>
              </w:rPr>
              <w:t>고객변심</w:t>
            </w:r>
            <w:proofErr w:type="spellEnd"/>
            <w:r w:rsidRPr="007E3216">
              <w:rPr>
                <w:rFonts w:cs="굴림" w:hint="eastAsia"/>
                <w:bCs/>
                <w:iCs/>
                <w:sz w:val="16"/>
                <w:szCs w:val="16"/>
              </w:rPr>
              <w:t>,</w:t>
            </w:r>
            <w:r w:rsidRPr="007E3216">
              <w:rPr>
                <w:rFonts w:cs="굴림"/>
                <w:bCs/>
                <w:iCs/>
                <w:sz w:val="16"/>
                <w:szCs w:val="16"/>
              </w:rPr>
              <w:t xml:space="preserve"> </w:t>
            </w:r>
            <w:r w:rsidRPr="007E3216">
              <w:rPr>
                <w:rFonts w:cs="굴림" w:hint="eastAsia"/>
                <w:bCs/>
                <w:iCs/>
                <w:sz w:val="16"/>
                <w:szCs w:val="16"/>
              </w:rPr>
              <w:t>관리자 임의 처리 외 사유에 의하여 취소접수를 철회하는 경우</w:t>
            </w:r>
            <w:r w:rsidRPr="007E3216">
              <w:rPr>
                <w:rFonts w:hint="eastAsia"/>
                <w:noProof/>
                <w:color w:val="000000" w:themeColor="text1"/>
                <w:sz w:val="16"/>
                <w:szCs w:val="16"/>
              </w:rPr>
              <w:t xml:space="preserve"> </w:t>
            </w:r>
          </w:p>
        </w:tc>
      </w:tr>
    </w:tbl>
    <w:p w14:paraId="4D29DEFB" w14:textId="69767A16" w:rsidR="00F14F9E" w:rsidRDefault="00DD475E" w:rsidP="00DD475E">
      <w:pPr>
        <w:widowControl/>
        <w:spacing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0888DD8" w14:textId="77777777" w:rsidR="0097170C" w:rsidRPr="00971584" w:rsidRDefault="0097170C" w:rsidP="00D82FB1">
      <w:pPr>
        <w:pStyle w:val="1Depth"/>
      </w:pPr>
      <w:bookmarkStart w:id="54" w:name="_Toc7512681"/>
      <w:r w:rsidRPr="00971584">
        <w:lastRenderedPageBreak/>
        <w:t>반품</w:t>
      </w:r>
      <w:bookmarkEnd w:id="54"/>
    </w:p>
    <w:p w14:paraId="0CE36501" w14:textId="77777777" w:rsidR="007E2B44" w:rsidRPr="007E2B44" w:rsidRDefault="007E2B44" w:rsidP="00685CFA">
      <w:pPr>
        <w:pStyle w:val="af3"/>
        <w:numPr>
          <w:ilvl w:val="0"/>
          <w:numId w:val="15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EastAsia" w:eastAsiaTheme="minorEastAsia" w:hAnsiTheme="minorEastAsia" w:cs="Calibri"/>
          <w:b/>
          <w:vanish/>
          <w:kern w:val="2"/>
          <w:sz w:val="24"/>
          <w:szCs w:val="24"/>
        </w:rPr>
      </w:pPr>
      <w:bookmarkStart w:id="55" w:name="_Toc6905815"/>
      <w:bookmarkStart w:id="56" w:name="_Toc7165660"/>
      <w:bookmarkStart w:id="57" w:name="_Toc7512682"/>
      <w:bookmarkEnd w:id="55"/>
      <w:bookmarkEnd w:id="56"/>
      <w:bookmarkEnd w:id="57"/>
    </w:p>
    <w:p w14:paraId="51B67E6B" w14:textId="137F32B2" w:rsidR="0097170C" w:rsidRPr="001D69C3" w:rsidRDefault="0097170C" w:rsidP="00B95A8A">
      <w:pPr>
        <w:pStyle w:val="-20"/>
        <w:numPr>
          <w:ilvl w:val="1"/>
          <w:numId w:val="20"/>
        </w:numPr>
        <w:ind w:leftChars="142" w:left="851" w:hanging="567"/>
      </w:pPr>
      <w:bookmarkStart w:id="58" w:name="_Toc7512683"/>
      <w:r w:rsidRPr="007E2B44">
        <w:t>반품 정</w:t>
      </w:r>
      <w:r w:rsidRPr="001D69C3">
        <w:t>의</w:t>
      </w:r>
      <w:bookmarkEnd w:id="58"/>
    </w:p>
    <w:p w14:paraId="611CBEBD" w14:textId="01A09A81" w:rsidR="0097170C" w:rsidRPr="009E1971" w:rsidRDefault="0097170C" w:rsidP="00080D83">
      <w:pPr>
        <w:pStyle w:val="a"/>
      </w:pPr>
      <w:r w:rsidRPr="009E1971">
        <w:t xml:space="preserve">반품은 구매자가 배송 받은 상품을 불만 또는 변심으로 </w:t>
      </w:r>
      <w:r w:rsidR="00997F80" w:rsidRPr="009E1971">
        <w:rPr>
          <w:rFonts w:hint="eastAsia"/>
        </w:rPr>
        <w:t xml:space="preserve">전체 또는 일부를 다시 </w:t>
      </w:r>
      <w:r w:rsidRPr="009E1971">
        <w:t xml:space="preserve">돌려주고 </w:t>
      </w:r>
      <w:proofErr w:type="spellStart"/>
      <w:r w:rsidRPr="009E1971">
        <w:t>환불받는</w:t>
      </w:r>
      <w:proofErr w:type="spellEnd"/>
      <w:r w:rsidRPr="009E1971">
        <w:t xml:space="preserve"> </w:t>
      </w:r>
      <w:r w:rsidR="007175BF" w:rsidRPr="009E1971">
        <w:t>것</w:t>
      </w:r>
      <w:r w:rsidR="007175BF" w:rsidRPr="009E1971">
        <w:rPr>
          <w:rFonts w:hint="eastAsia"/>
        </w:rPr>
        <w:t>을</w:t>
      </w:r>
      <w:r w:rsidRPr="009E1971">
        <w:t xml:space="preserve"> 말한다.</w:t>
      </w:r>
    </w:p>
    <w:p w14:paraId="26CE39C5" w14:textId="77777777" w:rsidR="006A6E2F" w:rsidRPr="00595A06" w:rsidRDefault="006A6E2F" w:rsidP="00595A06"/>
    <w:p w14:paraId="508AFDA0" w14:textId="7E512244" w:rsidR="00C5763E" w:rsidRDefault="00C5763E" w:rsidP="00B95A8A">
      <w:pPr>
        <w:pStyle w:val="-20"/>
        <w:numPr>
          <w:ilvl w:val="1"/>
          <w:numId w:val="20"/>
        </w:numPr>
        <w:ind w:leftChars="142" w:left="851" w:hanging="567"/>
      </w:pPr>
      <w:bookmarkStart w:id="59" w:name="_Toc7512684"/>
      <w:r w:rsidRPr="001D69C3">
        <w:t xml:space="preserve">반품 </w:t>
      </w:r>
      <w:r w:rsidRPr="001D69C3">
        <w:rPr>
          <w:rFonts w:hint="eastAsia"/>
        </w:rPr>
        <w:t>기본정책</w:t>
      </w:r>
      <w:bookmarkEnd w:id="59"/>
    </w:p>
    <w:p w14:paraId="1F303F54" w14:textId="77777777" w:rsidR="00B40428" w:rsidRPr="00B40428" w:rsidRDefault="00B40428" w:rsidP="00685CFA">
      <w:pPr>
        <w:pStyle w:val="af3"/>
        <w:numPr>
          <w:ilvl w:val="0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60" w:name="_Toc6905818"/>
      <w:bookmarkStart w:id="61" w:name="_Toc7165663"/>
      <w:bookmarkStart w:id="62" w:name="_Toc7512685"/>
      <w:bookmarkEnd w:id="60"/>
      <w:bookmarkEnd w:id="61"/>
      <w:bookmarkEnd w:id="62"/>
    </w:p>
    <w:p w14:paraId="548810CF" w14:textId="77777777" w:rsidR="00B40428" w:rsidRPr="00B40428" w:rsidRDefault="00B40428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63" w:name="_Toc6905819"/>
      <w:bookmarkStart w:id="64" w:name="_Toc7165664"/>
      <w:bookmarkStart w:id="65" w:name="_Toc7512686"/>
      <w:bookmarkEnd w:id="63"/>
      <w:bookmarkEnd w:id="64"/>
      <w:bookmarkEnd w:id="65"/>
    </w:p>
    <w:p w14:paraId="099C86DD" w14:textId="18FA4725" w:rsidR="00B40428" w:rsidRPr="001D69C3" w:rsidRDefault="00B40428" w:rsidP="00685CFA">
      <w:pPr>
        <w:pStyle w:val="-30"/>
        <w:numPr>
          <w:ilvl w:val="2"/>
          <w:numId w:val="20"/>
        </w:numPr>
        <w:ind w:leftChars="213" w:left="993" w:hanging="567"/>
      </w:pPr>
      <w:bookmarkStart w:id="66" w:name="_Toc7512687"/>
      <w:r w:rsidRPr="007E2B44">
        <w:t xml:space="preserve">반품 </w:t>
      </w:r>
      <w:r>
        <w:rPr>
          <w:rFonts w:hint="eastAsia"/>
        </w:rPr>
        <w:t>기본정책</w:t>
      </w:r>
      <w:bookmarkEnd w:id="66"/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8"/>
        <w:gridCol w:w="3510"/>
        <w:gridCol w:w="1984"/>
        <w:gridCol w:w="2977"/>
      </w:tblGrid>
      <w:tr w:rsidR="00DD475E" w:rsidRPr="001D69C3" w14:paraId="22CEC918" w14:textId="77777777" w:rsidTr="00BC1C83">
        <w:trPr>
          <w:trHeight w:val="397"/>
        </w:trPr>
        <w:tc>
          <w:tcPr>
            <w:tcW w:w="73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8CAA29D" w14:textId="65D3EC47" w:rsidR="00DD475E" w:rsidRPr="007E3216" w:rsidRDefault="00DD475E" w:rsidP="00742573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구분</w:t>
            </w:r>
          </w:p>
        </w:tc>
        <w:tc>
          <w:tcPr>
            <w:tcW w:w="351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1A99F40" w14:textId="2DC1959C" w:rsidR="00DD475E" w:rsidRPr="007E3216" w:rsidRDefault="00DD475E" w:rsidP="00742573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배</w:t>
            </w:r>
            <w:r w:rsidR="009B1297"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송</w:t>
            </w: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유형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134F4507" w14:textId="77777777" w:rsidR="00DD475E" w:rsidRPr="007E3216" w:rsidRDefault="00DD475E" w:rsidP="00742573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F</w:t>
            </w:r>
            <w:r w:rsidRPr="007E3216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O (</w:t>
            </w: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온라인)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6317CADF" w14:textId="77777777" w:rsidR="00DD475E" w:rsidRPr="007E3216" w:rsidRDefault="00DD475E" w:rsidP="00742573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BO</w:t>
            </w:r>
          </w:p>
        </w:tc>
      </w:tr>
      <w:tr w:rsidR="0051317E" w:rsidRPr="00C76755" w14:paraId="3D92740C" w14:textId="77777777" w:rsidTr="00BC1C83">
        <w:trPr>
          <w:trHeight w:val="397"/>
        </w:trPr>
        <w:tc>
          <w:tcPr>
            <w:tcW w:w="738" w:type="dxa"/>
            <w:shd w:val="clear" w:color="auto" w:fill="F2F2F2"/>
            <w:vAlign w:val="center"/>
          </w:tcPr>
          <w:p w14:paraId="3023FB06" w14:textId="5739B97C" w:rsidR="0051317E" w:rsidRPr="007E3216" w:rsidRDefault="0051317E" w:rsidP="0051317E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6"/>
              </w:rPr>
              <w:t>자사</w:t>
            </w:r>
          </w:p>
        </w:tc>
        <w:tc>
          <w:tcPr>
            <w:tcW w:w="3510" w:type="dxa"/>
            <w:shd w:val="clear" w:color="auto" w:fill="F2F2F2"/>
            <w:vAlign w:val="center"/>
          </w:tcPr>
          <w:p w14:paraId="72056FC3" w14:textId="6167A826" w:rsidR="0051317E" w:rsidRPr="007E3216" w:rsidRDefault="004E2907" w:rsidP="0051317E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  <w:t>일반택배, 편의점픽업, 매장픽업</w:t>
            </w:r>
          </w:p>
        </w:tc>
        <w:tc>
          <w:tcPr>
            <w:tcW w:w="1984" w:type="dxa"/>
            <w:vAlign w:val="center"/>
          </w:tcPr>
          <w:p w14:paraId="559D8812" w14:textId="77777777" w:rsidR="0051317E" w:rsidRPr="007E3216" w:rsidRDefault="0051317E" w:rsidP="0051317E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 xml:space="preserve">배송완료 이후 ~ </w:t>
            </w:r>
            <w:r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>7</w:t>
            </w:r>
            <w:r w:rsidRPr="007E3216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>일</w:t>
            </w:r>
          </w:p>
        </w:tc>
        <w:tc>
          <w:tcPr>
            <w:tcW w:w="2977" w:type="dxa"/>
            <w:vAlign w:val="center"/>
          </w:tcPr>
          <w:p w14:paraId="1779FAAD" w14:textId="77777777" w:rsidR="0051317E" w:rsidRPr="007E3216" w:rsidRDefault="0051317E" w:rsidP="0051317E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>배송완료 이후</w:t>
            </w:r>
            <w:r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 xml:space="preserve"> ~ 기간제한 없음</w:t>
            </w:r>
          </w:p>
        </w:tc>
      </w:tr>
      <w:tr w:rsidR="0051317E" w:rsidRPr="00C76755" w14:paraId="61040BCD" w14:textId="77777777" w:rsidTr="00BC1C83">
        <w:trPr>
          <w:trHeight w:val="397"/>
        </w:trPr>
        <w:tc>
          <w:tcPr>
            <w:tcW w:w="738" w:type="dxa"/>
            <w:shd w:val="clear" w:color="auto" w:fill="F2F2F2"/>
            <w:vAlign w:val="center"/>
          </w:tcPr>
          <w:p w14:paraId="60AAB1C2" w14:textId="46C60F6D" w:rsidR="0051317E" w:rsidRPr="007E3216" w:rsidRDefault="0051317E" w:rsidP="0051317E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proofErr w:type="spellStart"/>
            <w:r w:rsidRPr="007E3216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6"/>
              </w:rPr>
              <w:t>입점사</w:t>
            </w:r>
            <w:proofErr w:type="spellEnd"/>
          </w:p>
        </w:tc>
        <w:tc>
          <w:tcPr>
            <w:tcW w:w="3510" w:type="dxa"/>
            <w:shd w:val="clear" w:color="auto" w:fill="F2F2F2"/>
            <w:vAlign w:val="center"/>
          </w:tcPr>
          <w:p w14:paraId="79002B91" w14:textId="079033A0" w:rsidR="0051317E" w:rsidRPr="007E3216" w:rsidRDefault="0051317E" w:rsidP="0051317E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  <w:t>일반</w:t>
            </w:r>
            <w:r w:rsidR="004E2907" w:rsidRPr="007E3216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6"/>
              </w:rPr>
              <w:t>택배</w:t>
            </w:r>
          </w:p>
        </w:tc>
        <w:tc>
          <w:tcPr>
            <w:tcW w:w="1984" w:type="dxa"/>
            <w:vAlign w:val="center"/>
          </w:tcPr>
          <w:p w14:paraId="1694608D" w14:textId="0CC5A86F" w:rsidR="0051317E" w:rsidRPr="007E3216" w:rsidRDefault="0051317E" w:rsidP="0051317E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 xml:space="preserve">배송완료 이후 ~ </w:t>
            </w:r>
            <w:r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>7</w:t>
            </w:r>
            <w:r w:rsidRPr="007E3216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>일</w:t>
            </w:r>
          </w:p>
        </w:tc>
        <w:tc>
          <w:tcPr>
            <w:tcW w:w="2977" w:type="dxa"/>
            <w:vAlign w:val="center"/>
          </w:tcPr>
          <w:p w14:paraId="5548B2E6" w14:textId="15DB6200" w:rsidR="0051317E" w:rsidRPr="007E3216" w:rsidRDefault="0051317E" w:rsidP="0051317E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>배송완료 이후</w:t>
            </w:r>
            <w:r w:rsidRPr="007E3216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 xml:space="preserve"> ~ 기간제한 없음</w:t>
            </w:r>
          </w:p>
        </w:tc>
      </w:tr>
    </w:tbl>
    <w:p w14:paraId="7F30D2C4" w14:textId="769BFF83" w:rsidR="007C6021" w:rsidRPr="000824CA" w:rsidRDefault="00022633" w:rsidP="00080D83">
      <w:pPr>
        <w:pStyle w:val="a"/>
      </w:pPr>
      <w:r>
        <w:rPr>
          <w:rFonts w:hint="eastAsia"/>
        </w:rPr>
        <w:t xml:space="preserve">배송완료 또는 수령완료 후 </w:t>
      </w:r>
      <w:r w:rsidR="007C6021" w:rsidRPr="000824CA">
        <w:t>7</w:t>
      </w:r>
      <w:r w:rsidR="007C6021" w:rsidRPr="000824CA">
        <w:rPr>
          <w:rFonts w:hint="eastAsia"/>
        </w:rPr>
        <w:t>일 이내</w:t>
      </w:r>
      <w:r w:rsidR="00E77265">
        <w:rPr>
          <w:rFonts w:hint="eastAsia"/>
        </w:rPr>
        <w:t>,</w:t>
      </w:r>
      <w:r w:rsidR="00E77265">
        <w:t xml:space="preserve"> </w:t>
      </w:r>
      <w:r w:rsidR="00E77265" w:rsidRPr="00934603">
        <w:rPr>
          <w:rFonts w:hint="eastAsia"/>
        </w:rPr>
        <w:t>배송그룹별</w:t>
      </w:r>
      <w:r w:rsidR="00E77265" w:rsidRPr="00934603">
        <w:t xml:space="preserve">(자사, 동일 </w:t>
      </w:r>
      <w:proofErr w:type="spellStart"/>
      <w:r w:rsidR="00E77265" w:rsidRPr="00934603">
        <w:t>입점사</w:t>
      </w:r>
      <w:proofErr w:type="spellEnd"/>
      <w:r w:rsidR="00E77265" w:rsidRPr="00934603">
        <w:t xml:space="preserve"> 상품)로</w:t>
      </w:r>
      <w:r w:rsidR="00E77265">
        <w:rPr>
          <w:rFonts w:hint="eastAsia"/>
        </w:rPr>
        <w:t xml:space="preserve"> 반품접수가 가능하다.</w:t>
      </w:r>
      <w:r w:rsidR="007C6021" w:rsidRPr="000824CA">
        <w:t xml:space="preserve"> </w:t>
      </w:r>
      <w:r>
        <w:br/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상품 불량으로 인한 반품일 경우 </w:t>
      </w:r>
      <w:r>
        <w:t>30</w:t>
      </w:r>
      <w:r>
        <w:rPr>
          <w:rFonts w:hint="eastAsia"/>
        </w:rPr>
        <w:t>일 이내에 고객센터를 통해 반품접수가 가능하다.</w:t>
      </w:r>
    </w:p>
    <w:p w14:paraId="0F129BC6" w14:textId="75FAA53A" w:rsidR="007C6021" w:rsidRPr="000824CA" w:rsidRDefault="007C6021" w:rsidP="00080D83">
      <w:pPr>
        <w:pStyle w:val="a"/>
      </w:pPr>
      <w:r w:rsidRPr="000824CA">
        <w:rPr>
          <w:rFonts w:hint="eastAsia"/>
        </w:rPr>
        <w:t>반품접수 시 왕복</w:t>
      </w:r>
      <w:r w:rsidR="00E82936">
        <w:rPr>
          <w:rFonts w:hint="eastAsia"/>
        </w:rPr>
        <w:t xml:space="preserve"> </w:t>
      </w:r>
      <w:r w:rsidRPr="000824CA">
        <w:rPr>
          <w:rFonts w:hint="eastAsia"/>
        </w:rPr>
        <w:t xml:space="preserve">배송비를 </w:t>
      </w:r>
      <w:proofErr w:type="spellStart"/>
      <w:r w:rsidR="008C269E">
        <w:rPr>
          <w:rFonts w:hint="eastAsia"/>
        </w:rPr>
        <w:t>선결제</w:t>
      </w:r>
      <w:proofErr w:type="spellEnd"/>
      <w:r w:rsidR="008C269E">
        <w:rPr>
          <w:rFonts w:hint="eastAsia"/>
        </w:rPr>
        <w:t xml:space="preserve"> 하거나 환불금액에서 차감이 가능하다.</w:t>
      </w:r>
      <w:r w:rsidR="008C269E">
        <w:br/>
      </w:r>
      <w:r w:rsidRPr="000824CA">
        <w:rPr>
          <w:rFonts w:hint="eastAsia"/>
        </w:rPr>
        <w:t>단,</w:t>
      </w:r>
      <w:r w:rsidRPr="000824CA">
        <w:t xml:space="preserve"> </w:t>
      </w:r>
      <w:r w:rsidR="008C269E" w:rsidRPr="000824CA">
        <w:rPr>
          <w:rFonts w:hint="eastAsia"/>
        </w:rPr>
        <w:t xml:space="preserve">심의결과에 따라 </w:t>
      </w:r>
      <w:r w:rsidR="008C269E">
        <w:rPr>
          <w:rFonts w:hint="eastAsia"/>
        </w:rPr>
        <w:t xml:space="preserve">귀책 사유가 </w:t>
      </w:r>
      <w:r w:rsidR="004E2907">
        <w:rPr>
          <w:rFonts w:hint="eastAsia"/>
        </w:rPr>
        <w:t>판매자</w:t>
      </w:r>
      <w:r w:rsidR="008C269E" w:rsidRPr="004E2907">
        <w:rPr>
          <w:rFonts w:hint="eastAsia"/>
        </w:rPr>
        <w:t>인 경</w:t>
      </w:r>
      <w:r w:rsidR="008C269E">
        <w:rPr>
          <w:rFonts w:hint="eastAsia"/>
        </w:rPr>
        <w:t>우</w:t>
      </w:r>
      <w:r w:rsidRPr="000824CA">
        <w:rPr>
          <w:rFonts w:hint="eastAsia"/>
        </w:rPr>
        <w:t xml:space="preserve"> </w:t>
      </w:r>
      <w:r w:rsidR="008C269E">
        <w:rPr>
          <w:rFonts w:hint="eastAsia"/>
        </w:rPr>
        <w:t xml:space="preserve">선결제한 배송비는 </w:t>
      </w:r>
      <w:r w:rsidR="008C269E">
        <w:t>BO</w:t>
      </w:r>
      <w:r w:rsidR="008C269E">
        <w:rPr>
          <w:rFonts w:hint="eastAsia"/>
        </w:rPr>
        <w:t>에서 취소가 가능하며,</w:t>
      </w:r>
      <w:r w:rsidR="008C269E">
        <w:t xml:space="preserve"> </w:t>
      </w:r>
      <w:r w:rsidR="008C269E">
        <w:rPr>
          <w:rFonts w:hint="eastAsia"/>
        </w:rPr>
        <w:t>환불금액에서 차감을 선택한 경우는 차감하지 않는다.</w:t>
      </w:r>
    </w:p>
    <w:p w14:paraId="57EEA410" w14:textId="5B903EF7" w:rsidR="007C6021" w:rsidRDefault="00B53A81" w:rsidP="00080D83">
      <w:pPr>
        <w:pStyle w:val="a"/>
      </w:pPr>
      <w:r w:rsidRPr="000824CA">
        <w:rPr>
          <w:rFonts w:hint="eastAsia"/>
        </w:rPr>
        <w:t>반품접수</w:t>
      </w:r>
      <w:r w:rsidR="007C6021" w:rsidRPr="000824CA">
        <w:rPr>
          <w:rFonts w:hint="eastAsia"/>
        </w:rPr>
        <w:t xml:space="preserve"> 후 </w:t>
      </w:r>
      <w:r w:rsidR="007C6021" w:rsidRPr="000824CA">
        <w:t>14</w:t>
      </w:r>
      <w:r w:rsidR="007C6021" w:rsidRPr="000824CA">
        <w:rPr>
          <w:rFonts w:hint="eastAsia"/>
        </w:rPr>
        <w:t>일 이내에 상품이 반품지로 도착하지 않을 경우 반품접수가 취소된다.</w:t>
      </w:r>
      <w:r w:rsidR="007C6021" w:rsidRPr="000824CA">
        <w:t xml:space="preserve"> </w:t>
      </w:r>
    </w:p>
    <w:p w14:paraId="4052C842" w14:textId="31C380E9" w:rsidR="009D1270" w:rsidRPr="009D1270" w:rsidRDefault="009D1270" w:rsidP="00080D83">
      <w:pPr>
        <w:pStyle w:val="a"/>
      </w:pPr>
      <w:r w:rsidRPr="009D1270">
        <w:rPr>
          <w:rFonts w:hint="eastAsia"/>
        </w:rPr>
        <w:t>편의점픽업,</w:t>
      </w:r>
      <w:r w:rsidRPr="009D1270">
        <w:t xml:space="preserve"> </w:t>
      </w:r>
      <w:r w:rsidRPr="009D1270">
        <w:rPr>
          <w:rFonts w:hint="eastAsia"/>
        </w:rPr>
        <w:t xml:space="preserve">매장픽업 주문건은 </w:t>
      </w:r>
      <w:r w:rsidR="00836A1F">
        <w:rPr>
          <w:rFonts w:hint="eastAsia"/>
        </w:rPr>
        <w:t xml:space="preserve">수령완료 </w:t>
      </w:r>
      <w:r w:rsidRPr="009D1270">
        <w:rPr>
          <w:rFonts w:hint="eastAsia"/>
        </w:rPr>
        <w:t xml:space="preserve">이후 </w:t>
      </w:r>
      <w:r w:rsidRPr="009D1270">
        <w:t>7</w:t>
      </w:r>
      <w:r w:rsidRPr="009D1270">
        <w:rPr>
          <w:rFonts w:hint="eastAsia"/>
        </w:rPr>
        <w:t>일 이내 고객이 수령하지 않는 경우 자동반품 처리되며,</w:t>
      </w:r>
      <w:r w:rsidRPr="009D1270">
        <w:t xml:space="preserve"> </w:t>
      </w:r>
      <w:r w:rsidRPr="009D1270">
        <w:rPr>
          <w:rFonts w:hint="eastAsia"/>
        </w:rPr>
        <w:t>이 경우 무료배송 상품일 경우 배송비5</w:t>
      </w:r>
      <w:r w:rsidRPr="009D1270">
        <w:t>,000</w:t>
      </w:r>
      <w:r w:rsidRPr="009D1270">
        <w:rPr>
          <w:rFonts w:hint="eastAsia"/>
        </w:rPr>
        <w:t>원</w:t>
      </w:r>
      <w:r w:rsidRPr="009D1270">
        <w:t xml:space="preserve">, </w:t>
      </w:r>
      <w:r w:rsidRPr="009D1270">
        <w:rPr>
          <w:rFonts w:hint="eastAsia"/>
        </w:rPr>
        <w:t xml:space="preserve">유료 배송상품일 경우 배송비 </w:t>
      </w:r>
      <w:r w:rsidRPr="009D1270">
        <w:t>2,500</w:t>
      </w:r>
      <w:r w:rsidRPr="009D1270">
        <w:rPr>
          <w:rFonts w:hint="eastAsia"/>
        </w:rPr>
        <w:t>원을 환불 금액에서 차감한다.</w:t>
      </w:r>
    </w:p>
    <w:p w14:paraId="0FB6A213" w14:textId="3B1BC6A3" w:rsidR="00934603" w:rsidRDefault="002C48C7" w:rsidP="00080D83">
      <w:pPr>
        <w:pStyle w:val="a"/>
      </w:pPr>
      <w:r>
        <w:rPr>
          <w:rFonts w:hint="eastAsia"/>
        </w:rPr>
        <w:t>입</w:t>
      </w:r>
      <w:r w:rsidRPr="00D117C3">
        <w:rPr>
          <w:rFonts w:hint="eastAsia"/>
        </w:rPr>
        <w:t>점 상품</w:t>
      </w:r>
      <w:r>
        <w:rPr>
          <w:rFonts w:hint="eastAsia"/>
        </w:rPr>
        <w:t xml:space="preserve">의 반품 건이 접수된 경우 </w:t>
      </w:r>
      <w:r w:rsidRPr="00D117C3">
        <w:rPr>
          <w:rFonts w:hint="eastAsia"/>
        </w:rPr>
        <w:t>‘배송관리</w:t>
      </w:r>
      <w:r>
        <w:rPr>
          <w:rFonts w:hint="eastAsia"/>
        </w:rPr>
        <w:t>&gt;</w:t>
      </w:r>
      <w:r w:rsidRPr="00D117C3">
        <w:rPr>
          <w:rFonts w:hint="eastAsia"/>
        </w:rPr>
        <w:t xml:space="preserve"> 업체 클레임 배송관리</w:t>
      </w:r>
      <w:r>
        <w:t>’</w:t>
      </w:r>
      <w:r>
        <w:rPr>
          <w:rFonts w:hint="eastAsia"/>
        </w:rPr>
        <w:t>메뉴</w:t>
      </w:r>
      <w:r w:rsidRPr="00D117C3">
        <w:rPr>
          <w:rFonts w:hint="eastAsia"/>
        </w:rPr>
        <w:t xml:space="preserve">에 </w:t>
      </w:r>
      <w:r>
        <w:rPr>
          <w:rFonts w:hint="eastAsia"/>
        </w:rPr>
        <w:t>집계되며,</w:t>
      </w:r>
      <w:r>
        <w:t xml:space="preserve"> BO</w:t>
      </w:r>
      <w:r>
        <w:rPr>
          <w:rFonts w:hint="eastAsia"/>
        </w:rPr>
        <w:t xml:space="preserve">관리자는 </w:t>
      </w:r>
      <w:proofErr w:type="spellStart"/>
      <w:r>
        <w:rPr>
          <w:rFonts w:hint="eastAsia"/>
        </w:rPr>
        <w:t>입점사의</w:t>
      </w:r>
      <w:proofErr w:type="spellEnd"/>
      <w:r>
        <w:rPr>
          <w:rFonts w:hint="eastAsia"/>
        </w:rPr>
        <w:t xml:space="preserve"> 반품상품을 직접 수거지시처리가 불가하다.</w:t>
      </w:r>
      <w:r>
        <w:br/>
      </w:r>
      <w:r>
        <w:rPr>
          <w:rFonts w:hint="eastAsia"/>
        </w:rPr>
        <w:t>*</w:t>
      </w:r>
      <w:proofErr w:type="spellStart"/>
      <w:r>
        <w:rPr>
          <w:rFonts w:hint="eastAsia"/>
        </w:rPr>
        <w:t>입점사가</w:t>
      </w:r>
      <w:proofErr w:type="spellEnd"/>
      <w:r>
        <w:rPr>
          <w:rFonts w:hint="eastAsia"/>
        </w:rPr>
        <w:t xml:space="preserve"> 수거지시 처리부터 반품까지 모두 진행한다.</w:t>
      </w:r>
      <w:r>
        <w:t xml:space="preserve"> </w:t>
      </w:r>
      <w:r>
        <w:br/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환수/환불이 발생되는 경우 환수대기 또는 환불 대기 상태로 </w:t>
      </w:r>
      <w:r>
        <w:t>BO</w:t>
      </w:r>
      <w:r>
        <w:rPr>
          <w:rFonts w:hint="eastAsia"/>
        </w:rPr>
        <w:t xml:space="preserve">에서 </w:t>
      </w:r>
      <w:r>
        <w:br/>
      </w:r>
      <w:r>
        <w:rPr>
          <w:rFonts w:hint="eastAsia"/>
        </w:rPr>
        <w:t>이후프로세스를 진행하여 처리한다.</w:t>
      </w:r>
    </w:p>
    <w:p w14:paraId="33A03C06" w14:textId="5BACAD26" w:rsidR="00CD3163" w:rsidRDefault="00CD3163" w:rsidP="00971584">
      <w:pPr>
        <w:pStyle w:val="a"/>
      </w:pPr>
      <w:proofErr w:type="spellStart"/>
      <w:r>
        <w:rPr>
          <w:rFonts w:hint="eastAsia"/>
        </w:rPr>
        <w:t>다족</w:t>
      </w:r>
      <w:proofErr w:type="spellEnd"/>
      <w:r>
        <w:rPr>
          <w:rFonts w:hint="eastAsia"/>
        </w:rPr>
        <w:t xml:space="preserve"> 구매 상품 환불 시 금액 오류가 발생한 경우 반품접수 불가하며,</w:t>
      </w:r>
      <w:r>
        <w:t xml:space="preserve"> BO</w:t>
      </w:r>
      <w:r>
        <w:rPr>
          <w:rFonts w:hint="eastAsia"/>
        </w:rPr>
        <w:t>에서 확인 후 환불 처리를 진행한다.</w:t>
      </w:r>
    </w:p>
    <w:p w14:paraId="398CFA69" w14:textId="77777777" w:rsidR="00B40428" w:rsidRPr="00B40428" w:rsidRDefault="00B40428" w:rsidP="00B40428"/>
    <w:p w14:paraId="6A386EA9" w14:textId="098A1853" w:rsidR="00B40428" w:rsidRPr="00B40428" w:rsidRDefault="00B40428" w:rsidP="00685CFA">
      <w:pPr>
        <w:pStyle w:val="-30"/>
        <w:numPr>
          <w:ilvl w:val="2"/>
          <w:numId w:val="20"/>
        </w:numPr>
        <w:ind w:leftChars="213" w:left="993" w:hanging="567"/>
      </w:pPr>
      <w:bookmarkStart w:id="67" w:name="_Toc7512688"/>
      <w:r w:rsidRPr="00B40428">
        <w:t xml:space="preserve">반품 </w:t>
      </w:r>
      <w:r>
        <w:rPr>
          <w:rFonts w:hint="eastAsia"/>
        </w:rPr>
        <w:t>접수 주체</w:t>
      </w:r>
      <w:bookmarkEnd w:id="67"/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2"/>
        <w:gridCol w:w="7062"/>
      </w:tblGrid>
      <w:tr w:rsidR="00B40428" w:rsidRPr="001D69C3" w14:paraId="12F164C0" w14:textId="77777777" w:rsidTr="002D1A3F">
        <w:trPr>
          <w:trHeight w:val="397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3E5DDB8" w14:textId="77777777" w:rsidR="00B40428" w:rsidRPr="007E3216" w:rsidRDefault="00B40428" w:rsidP="002D1A3F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  <w:t>유형</w:t>
            </w:r>
          </w:p>
        </w:tc>
        <w:tc>
          <w:tcPr>
            <w:tcW w:w="7062" w:type="dxa"/>
            <w:shd w:val="clear" w:color="auto" w:fill="BFBFBF"/>
            <w:vAlign w:val="center"/>
          </w:tcPr>
          <w:p w14:paraId="5477CC9C" w14:textId="77777777" w:rsidR="00B40428" w:rsidRPr="007E3216" w:rsidRDefault="00B40428" w:rsidP="002D1A3F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  <w:t>설명</w:t>
            </w:r>
          </w:p>
        </w:tc>
      </w:tr>
      <w:tr w:rsidR="00B40428" w:rsidRPr="001D69C3" w14:paraId="2516CAB0" w14:textId="77777777" w:rsidTr="002D1A3F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51B2D8B0" w14:textId="77777777" w:rsidR="00B40428" w:rsidRPr="007E3216" w:rsidRDefault="00B40428" w:rsidP="002D1A3F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lastRenderedPageBreak/>
              <w:t>구매자 반품</w:t>
            </w:r>
          </w:p>
        </w:tc>
        <w:tc>
          <w:tcPr>
            <w:tcW w:w="7062" w:type="dxa"/>
            <w:vAlign w:val="center"/>
          </w:tcPr>
          <w:p w14:paraId="552FC7F4" w14:textId="77777777" w:rsidR="00B40428" w:rsidRPr="007E3216" w:rsidRDefault="00B40428" w:rsidP="002D1A3F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Cs/>
                <w:iCs/>
                <w:color w:val="000000"/>
                <w:sz w:val="16"/>
                <w:szCs w:val="18"/>
              </w:rPr>
              <w:t xml:space="preserve">구매자가 직접 </w:t>
            </w:r>
            <w:r w:rsidRPr="007E321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FO (온라인)</w:t>
            </w:r>
            <w:r w:rsidRPr="007E3216">
              <w:rPr>
                <w:rFonts w:cs="굴림"/>
                <w:bCs/>
                <w:iCs/>
                <w:color w:val="000000"/>
                <w:sz w:val="16"/>
                <w:szCs w:val="18"/>
              </w:rPr>
              <w:t>에서 직접 반품하는 경우</w:t>
            </w:r>
          </w:p>
        </w:tc>
      </w:tr>
      <w:tr w:rsidR="00B40428" w:rsidRPr="001D69C3" w14:paraId="4B248863" w14:textId="77777777" w:rsidTr="002D1A3F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766A7CC1" w14:textId="71A604E2" w:rsidR="00B40428" w:rsidRPr="007E3216" w:rsidRDefault="00F32BBC" w:rsidP="002D1A3F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 xml:space="preserve">관리자 </w:t>
            </w:r>
            <w:r w:rsidR="00B40428" w:rsidRPr="007E3216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>반품</w:t>
            </w:r>
          </w:p>
        </w:tc>
        <w:tc>
          <w:tcPr>
            <w:tcW w:w="7062" w:type="dxa"/>
            <w:vAlign w:val="center"/>
          </w:tcPr>
          <w:p w14:paraId="6E40E881" w14:textId="77777777" w:rsidR="00B40428" w:rsidRPr="007E3216" w:rsidRDefault="00B40428" w:rsidP="002D1A3F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8"/>
              </w:rPr>
            </w:pPr>
            <w:r w:rsidRPr="007E3216">
              <w:rPr>
                <w:rFonts w:cs="굴림"/>
                <w:bCs/>
                <w:iCs/>
                <w:color w:val="000000"/>
                <w:sz w:val="16"/>
                <w:szCs w:val="18"/>
              </w:rPr>
              <w:t>구매자</w:t>
            </w:r>
            <w:r w:rsidRPr="007E321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가</w:t>
            </w:r>
            <w:r w:rsidRPr="007E3216">
              <w:rPr>
                <w:rFonts w:cs="굴림"/>
                <w:bCs/>
                <w:iCs/>
                <w:color w:val="000000"/>
                <w:sz w:val="16"/>
                <w:szCs w:val="18"/>
              </w:rPr>
              <w:t xml:space="preserve"> </w:t>
            </w:r>
            <w:r w:rsidRPr="007E321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고객센터를 통해 반품 접수하거나 관리자가</w:t>
            </w:r>
            <w:r w:rsidRPr="007E3216">
              <w:rPr>
                <w:rFonts w:cs="굴림"/>
                <w:bCs/>
                <w:iCs/>
                <w:color w:val="000000"/>
                <w:sz w:val="16"/>
                <w:szCs w:val="18"/>
              </w:rPr>
              <w:t xml:space="preserve"> BO에서 반품</w:t>
            </w:r>
            <w:r w:rsidRPr="007E321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 xml:space="preserve"> 처리</w:t>
            </w:r>
            <w:r w:rsidRPr="007E3216">
              <w:rPr>
                <w:rFonts w:cs="굴림"/>
                <w:bCs/>
                <w:iCs/>
                <w:color w:val="000000"/>
                <w:sz w:val="16"/>
                <w:szCs w:val="18"/>
              </w:rPr>
              <w:t>하는 경우</w:t>
            </w:r>
          </w:p>
        </w:tc>
      </w:tr>
    </w:tbl>
    <w:p w14:paraId="71952E44" w14:textId="5847C98D" w:rsidR="0091318C" w:rsidRPr="00B40428" w:rsidRDefault="0091318C" w:rsidP="00595A06"/>
    <w:p w14:paraId="415A2C42" w14:textId="77777777" w:rsidR="00FC64ED" w:rsidRDefault="00FC64ED" w:rsidP="00685CFA">
      <w:pPr>
        <w:pStyle w:val="-30"/>
        <w:numPr>
          <w:ilvl w:val="2"/>
          <w:numId w:val="20"/>
        </w:numPr>
        <w:ind w:leftChars="213" w:left="993" w:hanging="567"/>
      </w:pPr>
      <w:bookmarkStart w:id="68" w:name="_Toc7512689"/>
      <w:r w:rsidRPr="00FC64ED">
        <w:rPr>
          <w:rFonts w:hint="eastAsia"/>
        </w:rPr>
        <w:t>반품 조</w:t>
      </w:r>
      <w:r>
        <w:rPr>
          <w:rFonts w:hint="eastAsia"/>
        </w:rPr>
        <w:t>건</w:t>
      </w:r>
      <w:bookmarkEnd w:id="68"/>
    </w:p>
    <w:p w14:paraId="08A899E5" w14:textId="5B51AD7E" w:rsidR="00FC64ED" w:rsidRDefault="00334675" w:rsidP="00080D83">
      <w:pPr>
        <w:pStyle w:val="a"/>
      </w:pPr>
      <w:r>
        <w:rPr>
          <w:rFonts w:hint="eastAsia"/>
        </w:rPr>
        <w:t>F</w:t>
      </w:r>
      <w:r>
        <w:t>O</w:t>
      </w:r>
      <w:r>
        <w:rPr>
          <w:rFonts w:hint="eastAsia"/>
        </w:rPr>
        <w:t xml:space="preserve">에서 교환/반품은 동일 상품에 대해 </w:t>
      </w:r>
      <w:r>
        <w:t>2</w:t>
      </w:r>
      <w:r>
        <w:rPr>
          <w:rFonts w:hint="eastAsia"/>
        </w:rPr>
        <w:t>회</w:t>
      </w:r>
      <w:r>
        <w:t>(</w:t>
      </w:r>
      <w:r>
        <w:rPr>
          <w:rFonts w:hint="eastAsia"/>
        </w:rPr>
        <w:t>교환2회 또는 교환 후 반품)까지 신청 가능하다.</w:t>
      </w:r>
      <w:r>
        <w:t xml:space="preserve"> </w:t>
      </w:r>
      <w:r>
        <w:rPr>
          <w:rFonts w:hint="eastAsia"/>
        </w:rPr>
        <w:t>단,</w:t>
      </w:r>
      <w:r>
        <w:t xml:space="preserve"> BO</w:t>
      </w:r>
      <w:r>
        <w:rPr>
          <w:rFonts w:hint="eastAsia"/>
        </w:rPr>
        <w:t>에서는 횟수 제약을 두지 않는다.</w:t>
      </w:r>
    </w:p>
    <w:p w14:paraId="0C71009A" w14:textId="6630C745" w:rsidR="00334675" w:rsidRDefault="00334675" w:rsidP="00080D83">
      <w:pPr>
        <w:pStyle w:val="a"/>
      </w:pPr>
      <w:r w:rsidRPr="00DD2F92">
        <w:rPr>
          <w:rFonts w:hint="eastAsia"/>
        </w:rPr>
        <w:t xml:space="preserve">동일상품에 대해 </w:t>
      </w:r>
      <w:r w:rsidRPr="00DD2F92">
        <w:t>2</w:t>
      </w:r>
      <w:r w:rsidRPr="00DD2F92">
        <w:rPr>
          <w:rFonts w:hint="eastAsia"/>
        </w:rPr>
        <w:t>건 이상의 클레임 동시 진행은 불가하다</w:t>
      </w:r>
      <w:r w:rsidRPr="000824CA">
        <w:rPr>
          <w:rFonts w:hint="eastAsia"/>
        </w:rPr>
        <w:t>.</w:t>
      </w:r>
    </w:p>
    <w:p w14:paraId="7AA6F4B0" w14:textId="07C96663" w:rsidR="00C31EDC" w:rsidRDefault="00C31EDC" w:rsidP="00080D83">
      <w:pPr>
        <w:pStyle w:val="a"/>
      </w:pPr>
      <w:r>
        <w:rPr>
          <w:rFonts w:hint="eastAsia"/>
        </w:rPr>
        <w:t>구매확정 건에 대해서</w:t>
      </w:r>
      <w:r w:rsidR="00B546BE">
        <w:rPr>
          <w:rFonts w:hint="eastAsia"/>
        </w:rPr>
        <w:t xml:space="preserve"> </w:t>
      </w:r>
      <w:r w:rsidR="00B546BE">
        <w:t>FO</w:t>
      </w:r>
      <w:r w:rsidR="00B546BE">
        <w:rPr>
          <w:rFonts w:hint="eastAsia"/>
        </w:rPr>
        <w:t>에서는 접수가 불가하나,</w:t>
      </w:r>
      <w:r w:rsidR="00B546BE">
        <w:t xml:space="preserve"> </w:t>
      </w:r>
      <w:r w:rsidR="00B546BE">
        <w:br/>
      </w:r>
      <w:r>
        <w:t>BO</w:t>
      </w:r>
      <w:r>
        <w:rPr>
          <w:rFonts w:hint="eastAsia"/>
        </w:rPr>
        <w:t>에서만 반품 처리가 가능하다.</w:t>
      </w:r>
    </w:p>
    <w:p w14:paraId="7ACEE2CF" w14:textId="64968EE1" w:rsidR="008021F2" w:rsidRPr="006B7ACC" w:rsidRDefault="008021F2" w:rsidP="00080D83">
      <w:pPr>
        <w:pStyle w:val="a"/>
        <w:rPr>
          <w:color w:val="000000" w:themeColor="text1"/>
          <w:szCs w:val="22"/>
        </w:rPr>
      </w:pPr>
      <w:r w:rsidRPr="006B7ACC">
        <w:rPr>
          <w:rFonts w:hint="eastAsia"/>
        </w:rPr>
        <w:t xml:space="preserve">사은품이 포함된 상품인 경우 상품과 함께 </w:t>
      </w:r>
      <w:r w:rsidR="006C5662">
        <w:rPr>
          <w:rFonts w:hint="eastAsia"/>
        </w:rPr>
        <w:t>반품을 접수한다.</w:t>
      </w:r>
      <w:r w:rsidR="006C5662">
        <w:t xml:space="preserve"> </w:t>
      </w:r>
      <w:r w:rsidR="006C5662">
        <w:br/>
      </w:r>
      <w:r w:rsidR="006C5662">
        <w:rPr>
          <w:rFonts w:hint="eastAsia"/>
        </w:rPr>
        <w:t>단,</w:t>
      </w:r>
      <w:r w:rsidR="006C5662">
        <w:t xml:space="preserve"> </w:t>
      </w:r>
      <w:r w:rsidR="001A21EB">
        <w:rPr>
          <w:rFonts w:hint="eastAsia"/>
        </w:rPr>
        <w:t>사은품이 회수되지 않아도 반품</w:t>
      </w:r>
      <w:r w:rsidR="001A21EB">
        <w:t xml:space="preserve"> </w:t>
      </w:r>
      <w:r w:rsidR="001A21EB">
        <w:rPr>
          <w:rFonts w:hint="eastAsia"/>
        </w:rPr>
        <w:t>진행은 가능하다.</w:t>
      </w:r>
    </w:p>
    <w:p w14:paraId="47249C11" w14:textId="77777777" w:rsidR="00FC64ED" w:rsidRPr="009F15C9" w:rsidRDefault="00FC64ED" w:rsidP="00FC64ED"/>
    <w:p w14:paraId="031CE21D" w14:textId="0A598E0A" w:rsidR="0097170C" w:rsidRPr="001D69C3" w:rsidRDefault="0097170C" w:rsidP="00B95A8A">
      <w:pPr>
        <w:pStyle w:val="-20"/>
        <w:numPr>
          <w:ilvl w:val="1"/>
          <w:numId w:val="20"/>
        </w:numPr>
        <w:ind w:leftChars="142" w:left="851" w:hanging="567"/>
      </w:pPr>
      <w:bookmarkStart w:id="69" w:name="_Toc7512690"/>
      <w:r w:rsidRPr="001D69C3">
        <w:t>반품 유형</w:t>
      </w:r>
      <w:r w:rsidR="00B40428">
        <w:rPr>
          <w:rFonts w:hint="eastAsia"/>
        </w:rPr>
        <w:t xml:space="preserve"> 및 사유</w:t>
      </w:r>
      <w:bookmarkEnd w:id="69"/>
    </w:p>
    <w:p w14:paraId="5FD6BB46" w14:textId="77777777" w:rsidR="00B40428" w:rsidRPr="00B40428" w:rsidRDefault="00B40428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70" w:name="_Toc6905824"/>
      <w:bookmarkStart w:id="71" w:name="_Toc7165669"/>
      <w:bookmarkStart w:id="72" w:name="_Toc7512691"/>
      <w:bookmarkEnd w:id="70"/>
      <w:bookmarkEnd w:id="71"/>
      <w:bookmarkEnd w:id="72"/>
    </w:p>
    <w:p w14:paraId="061B2C4F" w14:textId="129F4872" w:rsidR="0097170C" w:rsidRPr="001D69C3" w:rsidRDefault="00B40428" w:rsidP="00685CFA">
      <w:pPr>
        <w:pStyle w:val="-30"/>
        <w:numPr>
          <w:ilvl w:val="2"/>
          <w:numId w:val="20"/>
        </w:numPr>
        <w:ind w:leftChars="213" w:left="993" w:hanging="567"/>
      </w:pPr>
      <w:bookmarkStart w:id="73" w:name="_Toc7512692"/>
      <w:r>
        <w:rPr>
          <w:rFonts w:hint="eastAsia"/>
        </w:rPr>
        <w:t>반품유형</w:t>
      </w:r>
      <w:bookmarkEnd w:id="73"/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1"/>
        <w:gridCol w:w="7483"/>
      </w:tblGrid>
      <w:tr w:rsidR="0097170C" w:rsidRPr="001D69C3" w14:paraId="3B5CBEFA" w14:textId="77777777" w:rsidTr="004F5A6D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B7F87E6" w14:textId="77777777" w:rsidR="0097170C" w:rsidRPr="007E3216" w:rsidRDefault="0097170C" w:rsidP="004F5A6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  <w:t>유형</w:t>
            </w:r>
          </w:p>
        </w:tc>
        <w:tc>
          <w:tcPr>
            <w:tcW w:w="7483" w:type="dxa"/>
            <w:shd w:val="clear" w:color="auto" w:fill="BFBFBF"/>
            <w:vAlign w:val="center"/>
          </w:tcPr>
          <w:p w14:paraId="468D720A" w14:textId="77777777" w:rsidR="0097170C" w:rsidRPr="007E3216" w:rsidRDefault="0097170C" w:rsidP="004F5A6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  <w:t>설명</w:t>
            </w:r>
          </w:p>
        </w:tc>
      </w:tr>
      <w:tr w:rsidR="0097170C" w:rsidRPr="001D69C3" w14:paraId="7A8BC8DE" w14:textId="77777777" w:rsidTr="004F5A6D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70175263" w14:textId="77777777" w:rsidR="0097170C" w:rsidRPr="007E3216" w:rsidRDefault="0097170C" w:rsidP="004F5A6D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  <w:t>전체반품</w:t>
            </w:r>
          </w:p>
        </w:tc>
        <w:tc>
          <w:tcPr>
            <w:tcW w:w="7483" w:type="dxa"/>
            <w:vAlign w:val="center"/>
          </w:tcPr>
          <w:p w14:paraId="49C08A70" w14:textId="77777777" w:rsidR="0097170C" w:rsidRPr="007E3216" w:rsidRDefault="0097170C" w:rsidP="004F5A6D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6"/>
              </w:rPr>
            </w:pPr>
            <w:r w:rsidRPr="007E3216">
              <w:rPr>
                <w:rFonts w:cs="굴림"/>
                <w:bCs/>
                <w:iCs/>
                <w:color w:val="000000"/>
                <w:sz w:val="16"/>
                <w:szCs w:val="16"/>
              </w:rPr>
              <w:t>해당 주문번호에 있는 모든 상품을 반품하는 경우</w:t>
            </w:r>
          </w:p>
        </w:tc>
      </w:tr>
      <w:tr w:rsidR="0097170C" w:rsidRPr="001D69C3" w14:paraId="7B00B5FE" w14:textId="77777777" w:rsidTr="004F5A6D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5FA5F936" w14:textId="77777777" w:rsidR="0097170C" w:rsidRPr="007E3216" w:rsidRDefault="0097170C" w:rsidP="004F5A6D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r w:rsidRPr="007E3216"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  <w:t>부분반품</w:t>
            </w:r>
          </w:p>
        </w:tc>
        <w:tc>
          <w:tcPr>
            <w:tcW w:w="7483" w:type="dxa"/>
            <w:vAlign w:val="center"/>
          </w:tcPr>
          <w:p w14:paraId="7D568386" w14:textId="77777777" w:rsidR="0097170C" w:rsidRPr="007E3216" w:rsidRDefault="0097170C" w:rsidP="00D87EC1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6"/>
              </w:rPr>
            </w:pPr>
            <w:r w:rsidRPr="007E3216">
              <w:rPr>
                <w:rFonts w:cs="굴림"/>
                <w:bCs/>
                <w:iCs/>
                <w:color w:val="000000"/>
                <w:sz w:val="16"/>
                <w:szCs w:val="16"/>
              </w:rPr>
              <w:t>해당 주문번호에 있는 일부 상품만 반품하는 경우</w:t>
            </w:r>
          </w:p>
        </w:tc>
      </w:tr>
    </w:tbl>
    <w:p w14:paraId="1169B3C1" w14:textId="77777777" w:rsidR="0097170C" w:rsidRPr="00B40428" w:rsidRDefault="0097170C" w:rsidP="00B40428"/>
    <w:p w14:paraId="422B6805" w14:textId="06E099F3" w:rsidR="002B48AD" w:rsidRDefault="0097170C" w:rsidP="00685CFA">
      <w:pPr>
        <w:pStyle w:val="-30"/>
        <w:numPr>
          <w:ilvl w:val="2"/>
          <w:numId w:val="20"/>
        </w:numPr>
        <w:ind w:leftChars="213" w:left="993" w:hanging="567"/>
      </w:pPr>
      <w:bookmarkStart w:id="74" w:name="_Toc7512693"/>
      <w:r w:rsidRPr="001D69C3">
        <w:t>반품 사유</w:t>
      </w:r>
      <w:bookmarkEnd w:id="74"/>
    </w:p>
    <w:tbl>
      <w:tblPr>
        <w:tblW w:w="9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2"/>
        <w:gridCol w:w="1134"/>
        <w:gridCol w:w="1134"/>
        <w:gridCol w:w="1275"/>
        <w:gridCol w:w="3520"/>
      </w:tblGrid>
      <w:tr w:rsidR="00B9632E" w:rsidRPr="001D69C3" w14:paraId="74F3FB13" w14:textId="77777777" w:rsidTr="00334675">
        <w:trPr>
          <w:trHeight w:val="397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C592CC0" w14:textId="77777777" w:rsidR="00B9632E" w:rsidRPr="007E3216" w:rsidRDefault="00B9632E" w:rsidP="009B3322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사유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44168EDA" w14:textId="77777777" w:rsidR="00B9632E" w:rsidRPr="007E3216" w:rsidRDefault="00B9632E" w:rsidP="009B3322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F</w:t>
            </w:r>
            <w:r w:rsidRPr="007E3216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O</w:t>
            </w: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노출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30731784" w14:textId="77777777" w:rsidR="00B9632E" w:rsidRPr="007E3216" w:rsidRDefault="00B9632E" w:rsidP="00B639CB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B</w:t>
            </w:r>
            <w:r w:rsidRPr="007E3216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O</w:t>
            </w: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노출</w:t>
            </w:r>
          </w:p>
        </w:tc>
        <w:tc>
          <w:tcPr>
            <w:tcW w:w="1275" w:type="dxa"/>
            <w:shd w:val="clear" w:color="auto" w:fill="BFBFBF"/>
            <w:vAlign w:val="center"/>
          </w:tcPr>
          <w:p w14:paraId="15E51875" w14:textId="5D592BDB" w:rsidR="00B9632E" w:rsidRPr="007E3216" w:rsidRDefault="00B9632E" w:rsidP="00B639CB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귀책</w:t>
            </w:r>
          </w:p>
        </w:tc>
        <w:tc>
          <w:tcPr>
            <w:tcW w:w="3520" w:type="dxa"/>
            <w:shd w:val="clear" w:color="auto" w:fill="BFBFBF"/>
            <w:vAlign w:val="center"/>
          </w:tcPr>
          <w:p w14:paraId="4A59E005" w14:textId="5FAB26AF" w:rsidR="00B9632E" w:rsidRPr="007E3216" w:rsidRDefault="00B9632E" w:rsidP="00B639CB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E3216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비고</w:t>
            </w:r>
          </w:p>
        </w:tc>
      </w:tr>
      <w:tr w:rsidR="00B9632E" w:rsidRPr="001D69C3" w14:paraId="09A4BCF7" w14:textId="77777777" w:rsidTr="00334675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4EF4113F" w14:textId="77777777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불량</w:t>
            </w:r>
          </w:p>
        </w:tc>
        <w:tc>
          <w:tcPr>
            <w:tcW w:w="1134" w:type="dxa"/>
            <w:vAlign w:val="center"/>
          </w:tcPr>
          <w:p w14:paraId="044675C8" w14:textId="77777777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134" w:type="dxa"/>
            <w:vAlign w:val="center"/>
          </w:tcPr>
          <w:p w14:paraId="1E212F9B" w14:textId="77777777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9AFBB2C" w14:textId="7968B6C5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판매자</w:t>
            </w:r>
          </w:p>
        </w:tc>
        <w:tc>
          <w:tcPr>
            <w:tcW w:w="3520" w:type="dxa"/>
            <w:shd w:val="clear" w:color="auto" w:fill="auto"/>
            <w:vAlign w:val="center"/>
          </w:tcPr>
          <w:p w14:paraId="7A2C1EC1" w14:textId="48BF3060" w:rsidR="00B9632E" w:rsidRPr="007E3216" w:rsidRDefault="00B9632E" w:rsidP="00B9632E">
            <w:pPr>
              <w:spacing w:before="20" w:after="40" w:line="240" w:lineRule="exact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B9632E" w:rsidRPr="001D69C3" w14:paraId="4CDD5865" w14:textId="77777777" w:rsidTr="00334675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0FF2041C" w14:textId="77777777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proofErr w:type="spellStart"/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오배송</w:t>
            </w:r>
            <w:proofErr w:type="spellEnd"/>
          </w:p>
        </w:tc>
        <w:tc>
          <w:tcPr>
            <w:tcW w:w="1134" w:type="dxa"/>
            <w:vAlign w:val="center"/>
          </w:tcPr>
          <w:p w14:paraId="5294585F" w14:textId="77777777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134" w:type="dxa"/>
            <w:vAlign w:val="center"/>
          </w:tcPr>
          <w:p w14:paraId="200F292D" w14:textId="77777777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5445009" w14:textId="4138A498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판매자</w:t>
            </w:r>
          </w:p>
        </w:tc>
        <w:tc>
          <w:tcPr>
            <w:tcW w:w="3520" w:type="dxa"/>
            <w:shd w:val="clear" w:color="auto" w:fill="auto"/>
            <w:vAlign w:val="center"/>
          </w:tcPr>
          <w:p w14:paraId="00AB7613" w14:textId="61F5943A" w:rsidR="00B9632E" w:rsidRPr="007E3216" w:rsidRDefault="00B9632E" w:rsidP="00B9632E">
            <w:pPr>
              <w:spacing w:before="20" w:after="40" w:line="240" w:lineRule="exact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B9632E" w:rsidRPr="001D69C3" w14:paraId="2821E249" w14:textId="77777777" w:rsidTr="00334675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6294FBF3" w14:textId="463CBBA4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변심(소재)</w:t>
            </w:r>
          </w:p>
        </w:tc>
        <w:tc>
          <w:tcPr>
            <w:tcW w:w="1134" w:type="dxa"/>
            <w:vAlign w:val="center"/>
          </w:tcPr>
          <w:p w14:paraId="089275BE" w14:textId="77777777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134" w:type="dxa"/>
            <w:vAlign w:val="center"/>
          </w:tcPr>
          <w:p w14:paraId="75BBB30A" w14:textId="77777777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7F58B81" w14:textId="3B483263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고객</w:t>
            </w:r>
          </w:p>
        </w:tc>
        <w:tc>
          <w:tcPr>
            <w:tcW w:w="3520" w:type="dxa"/>
            <w:shd w:val="clear" w:color="auto" w:fill="auto"/>
            <w:vAlign w:val="center"/>
          </w:tcPr>
          <w:p w14:paraId="3CD08F9A" w14:textId="7279711E" w:rsidR="00B9632E" w:rsidRPr="007E3216" w:rsidRDefault="00B9632E" w:rsidP="00B9632E">
            <w:pPr>
              <w:spacing w:before="20" w:after="40" w:line="240" w:lineRule="exact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B9632E" w:rsidRPr="001D69C3" w14:paraId="5F67E537" w14:textId="77777777" w:rsidTr="00334675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36F2CE1B" w14:textId="03D586C0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변심(사이즈 미스)</w:t>
            </w:r>
          </w:p>
        </w:tc>
        <w:tc>
          <w:tcPr>
            <w:tcW w:w="1134" w:type="dxa"/>
            <w:vAlign w:val="center"/>
          </w:tcPr>
          <w:p w14:paraId="1BD9B582" w14:textId="77777777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134" w:type="dxa"/>
            <w:vAlign w:val="center"/>
          </w:tcPr>
          <w:p w14:paraId="0A14EB96" w14:textId="77777777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4300D41" w14:textId="5BC1E245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고객</w:t>
            </w:r>
          </w:p>
        </w:tc>
        <w:tc>
          <w:tcPr>
            <w:tcW w:w="3520" w:type="dxa"/>
            <w:shd w:val="clear" w:color="auto" w:fill="auto"/>
            <w:vAlign w:val="center"/>
          </w:tcPr>
          <w:p w14:paraId="5F9E852C" w14:textId="795CB246" w:rsidR="00B9632E" w:rsidRPr="007E3216" w:rsidRDefault="00B9632E" w:rsidP="00B9632E">
            <w:pPr>
              <w:spacing w:before="20" w:after="40" w:line="240" w:lineRule="exact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B9632E" w:rsidRPr="001D69C3" w14:paraId="31423C67" w14:textId="77777777" w:rsidTr="00334675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2FD14EF7" w14:textId="402C9F34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변심(화면과 실물 상이)</w:t>
            </w:r>
          </w:p>
        </w:tc>
        <w:tc>
          <w:tcPr>
            <w:tcW w:w="1134" w:type="dxa"/>
            <w:vAlign w:val="center"/>
          </w:tcPr>
          <w:p w14:paraId="0BCF275C" w14:textId="77777777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134" w:type="dxa"/>
            <w:vAlign w:val="center"/>
          </w:tcPr>
          <w:p w14:paraId="2525AECB" w14:textId="77777777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9E32058" w14:textId="381256E5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고객</w:t>
            </w:r>
          </w:p>
        </w:tc>
        <w:tc>
          <w:tcPr>
            <w:tcW w:w="3520" w:type="dxa"/>
            <w:shd w:val="clear" w:color="auto" w:fill="auto"/>
            <w:vAlign w:val="center"/>
          </w:tcPr>
          <w:p w14:paraId="31AF6854" w14:textId="66AEC5B2" w:rsidR="00B9632E" w:rsidRPr="007E3216" w:rsidRDefault="00B9632E" w:rsidP="00B9632E">
            <w:pPr>
              <w:spacing w:before="20" w:after="40" w:line="240" w:lineRule="exact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7C6343" w:rsidRPr="001D69C3" w14:paraId="0BEB4E56" w14:textId="77777777" w:rsidTr="00334675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27F97B70" w14:textId="5E4251D7" w:rsidR="007C6343" w:rsidRPr="007E3216" w:rsidRDefault="007C6343" w:rsidP="007C6343">
            <w:pPr>
              <w:spacing w:before="20" w:after="40" w:line="240" w:lineRule="exact"/>
              <w:jc w:val="center"/>
              <w:rPr>
                <w:rFonts w:cs="Arial"/>
                <w:color w:val="000000" w:themeColor="text1"/>
                <w:spacing w:val="-12"/>
                <w:kern w:val="24"/>
                <w:sz w:val="16"/>
                <w:szCs w:val="16"/>
              </w:rPr>
            </w:pPr>
            <w:proofErr w:type="spellStart"/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미출반품</w:t>
            </w:r>
            <w:proofErr w:type="spellEnd"/>
          </w:p>
        </w:tc>
        <w:tc>
          <w:tcPr>
            <w:tcW w:w="1134" w:type="dxa"/>
            <w:vAlign w:val="center"/>
          </w:tcPr>
          <w:p w14:paraId="29013CB3" w14:textId="4214D186" w:rsidR="007C6343" w:rsidRPr="007E3216" w:rsidRDefault="007C6343" w:rsidP="007C6343">
            <w:pPr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/>
                <w:color w:val="000000"/>
                <w:spacing w:val="-12"/>
                <w:kern w:val="24"/>
                <w:sz w:val="16"/>
                <w:szCs w:val="16"/>
              </w:rPr>
              <w:t>X</w:t>
            </w:r>
          </w:p>
        </w:tc>
        <w:tc>
          <w:tcPr>
            <w:tcW w:w="1134" w:type="dxa"/>
            <w:vAlign w:val="center"/>
          </w:tcPr>
          <w:p w14:paraId="2F825DAB" w14:textId="33B6C6C4" w:rsidR="007C6343" w:rsidRPr="007E3216" w:rsidRDefault="007C6343" w:rsidP="007C6343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7503D44" w14:textId="53203226" w:rsidR="007C6343" w:rsidRPr="007E3216" w:rsidRDefault="007C6343" w:rsidP="007C6343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판매자</w:t>
            </w:r>
          </w:p>
        </w:tc>
        <w:tc>
          <w:tcPr>
            <w:tcW w:w="3520" w:type="dxa"/>
            <w:shd w:val="clear" w:color="auto" w:fill="auto"/>
            <w:vAlign w:val="center"/>
          </w:tcPr>
          <w:p w14:paraId="1C4B32DF" w14:textId="77777777" w:rsidR="007C6343" w:rsidRPr="007E3216" w:rsidRDefault="007C6343" w:rsidP="007C6343">
            <w:pPr>
              <w:spacing w:before="20" w:after="40" w:line="240" w:lineRule="exact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B9632E" w:rsidRPr="001D69C3" w14:paraId="477ED204" w14:textId="77777777" w:rsidTr="00334675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551405BF" w14:textId="74565529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기타</w:t>
            </w:r>
          </w:p>
        </w:tc>
        <w:tc>
          <w:tcPr>
            <w:tcW w:w="1134" w:type="dxa"/>
            <w:vAlign w:val="center"/>
          </w:tcPr>
          <w:p w14:paraId="7C2D516A" w14:textId="14F1C01F" w:rsidR="00B9632E" w:rsidRPr="007E3216" w:rsidRDefault="00FD719C" w:rsidP="00B9632E">
            <w:pPr>
              <w:jc w:val="center"/>
              <w:rPr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134" w:type="dxa"/>
            <w:vAlign w:val="center"/>
          </w:tcPr>
          <w:p w14:paraId="71995853" w14:textId="77777777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53E6B80" w14:textId="5860C60E" w:rsidR="00B9632E" w:rsidRPr="007E3216" w:rsidRDefault="00B9632E" w:rsidP="00B9632E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고객/판매자</w:t>
            </w:r>
          </w:p>
        </w:tc>
        <w:tc>
          <w:tcPr>
            <w:tcW w:w="3520" w:type="dxa"/>
            <w:shd w:val="clear" w:color="auto" w:fill="auto"/>
            <w:vAlign w:val="center"/>
          </w:tcPr>
          <w:p w14:paraId="22DE5C12" w14:textId="3E5BA84D" w:rsidR="00B9632E" w:rsidRPr="007E3216" w:rsidRDefault="00461E93" w:rsidP="00B9632E">
            <w:pPr>
              <w:spacing w:before="20" w:after="40" w:line="240" w:lineRule="exact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A/S불가로 인하여 반품 접수되는 건은 ‘</w:t>
            </w:r>
            <w:proofErr w:type="spellStart"/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기타’유형으로</w:t>
            </w:r>
            <w:proofErr w:type="spellEnd"/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 xml:space="preserve"> 접수된다.</w:t>
            </w:r>
          </w:p>
        </w:tc>
      </w:tr>
      <w:tr w:rsidR="00993BAD" w:rsidRPr="001D69C3" w14:paraId="5D827FCC" w14:textId="77777777" w:rsidTr="00334675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056DA810" w14:textId="2F0E06B3" w:rsidR="00993BAD" w:rsidRPr="007E3216" w:rsidRDefault="00993BAD" w:rsidP="00566FB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오프라인 반품</w:t>
            </w:r>
          </w:p>
        </w:tc>
        <w:tc>
          <w:tcPr>
            <w:tcW w:w="1134" w:type="dxa"/>
            <w:vAlign w:val="center"/>
          </w:tcPr>
          <w:p w14:paraId="5AD51A8B" w14:textId="6930504E" w:rsidR="00993BAD" w:rsidRPr="007E3216" w:rsidRDefault="00993BAD" w:rsidP="00566FBB">
            <w:pPr>
              <w:jc w:val="center"/>
              <w:rPr>
                <w:rFonts w:cs="Arial"/>
                <w:color w:val="000000" w:themeColor="text1"/>
                <w:spacing w:val="-12"/>
                <w:kern w:val="24"/>
                <w:sz w:val="16"/>
                <w:szCs w:val="16"/>
              </w:rPr>
            </w:pPr>
            <w:r w:rsidRPr="007E3216">
              <w:rPr>
                <w:rFonts w:cs="Arial"/>
                <w:color w:val="000000"/>
                <w:spacing w:val="-12"/>
                <w:kern w:val="24"/>
                <w:sz w:val="16"/>
                <w:szCs w:val="16"/>
              </w:rPr>
              <w:t>X</w:t>
            </w:r>
          </w:p>
        </w:tc>
        <w:tc>
          <w:tcPr>
            <w:tcW w:w="1134" w:type="dxa"/>
            <w:vAlign w:val="center"/>
          </w:tcPr>
          <w:p w14:paraId="3C683132" w14:textId="1A0CF0B8" w:rsidR="00993BAD" w:rsidRPr="007E3216" w:rsidRDefault="007C6343" w:rsidP="00566FB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C3143D7" w14:textId="139AF336" w:rsidR="00993BAD" w:rsidRPr="007E3216" w:rsidRDefault="00993BAD" w:rsidP="00993BAD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고객/판매자</w:t>
            </w:r>
          </w:p>
        </w:tc>
        <w:tc>
          <w:tcPr>
            <w:tcW w:w="3520" w:type="dxa"/>
            <w:shd w:val="clear" w:color="auto" w:fill="auto"/>
            <w:vAlign w:val="center"/>
          </w:tcPr>
          <w:p w14:paraId="043417D2" w14:textId="5D54637E" w:rsidR="00993BAD" w:rsidRPr="007E3216" w:rsidRDefault="00576EFD" w:rsidP="00993BAD">
            <w:pPr>
              <w:spacing w:before="20" w:after="40" w:line="240" w:lineRule="exact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 xml:space="preserve">접수시에는 </w:t>
            </w:r>
            <w:proofErr w:type="spellStart"/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미노출</w:t>
            </w:r>
            <w:proofErr w:type="spellEnd"/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 xml:space="preserve">, 매장에서 </w:t>
            </w:r>
            <w:proofErr w:type="spellStart"/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접수된건이</w:t>
            </w:r>
            <w:proofErr w:type="spellEnd"/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 xml:space="preserve"> ‘오프라인 </w:t>
            </w:r>
            <w:proofErr w:type="spellStart"/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반품’으로</w:t>
            </w:r>
            <w:proofErr w:type="spellEnd"/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 xml:space="preserve"> 노출</w:t>
            </w:r>
          </w:p>
        </w:tc>
      </w:tr>
      <w:tr w:rsidR="00566FBB" w:rsidRPr="001D69C3" w14:paraId="72B752B4" w14:textId="77777777" w:rsidTr="00334675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674BB51F" w14:textId="1E34FA80" w:rsidR="00566FBB" w:rsidRPr="007E3216" w:rsidRDefault="00566FBB" w:rsidP="00566FB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브랜드 박스 훼손</w:t>
            </w:r>
          </w:p>
        </w:tc>
        <w:tc>
          <w:tcPr>
            <w:tcW w:w="1134" w:type="dxa"/>
            <w:vAlign w:val="center"/>
          </w:tcPr>
          <w:p w14:paraId="5E706603" w14:textId="5F40FDC4" w:rsidR="00566FBB" w:rsidRPr="007E3216" w:rsidRDefault="00566FBB" w:rsidP="00566FBB">
            <w:pPr>
              <w:jc w:val="center"/>
              <w:rPr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134" w:type="dxa"/>
            <w:vAlign w:val="center"/>
          </w:tcPr>
          <w:p w14:paraId="190675AE" w14:textId="05F5A490" w:rsidR="00566FBB" w:rsidRPr="007E3216" w:rsidRDefault="00566FBB" w:rsidP="00566FB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2CDAA60" w14:textId="04B8C467" w:rsidR="00566FBB" w:rsidRPr="007E3216" w:rsidRDefault="00566FBB" w:rsidP="00566FB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7E3216">
              <w:rPr>
                <w:rFonts w:cs="Calibri" w:hint="eastAsia"/>
                <w:color w:val="000000" w:themeColor="text1"/>
                <w:sz w:val="16"/>
                <w:szCs w:val="16"/>
              </w:rPr>
              <w:t>고객/판매자</w:t>
            </w:r>
          </w:p>
        </w:tc>
        <w:tc>
          <w:tcPr>
            <w:tcW w:w="3520" w:type="dxa"/>
            <w:shd w:val="clear" w:color="auto" w:fill="auto"/>
            <w:vAlign w:val="center"/>
          </w:tcPr>
          <w:p w14:paraId="27DD5FF7" w14:textId="04AED929" w:rsidR="00566FBB" w:rsidRPr="007E3216" w:rsidRDefault="00566FBB" w:rsidP="00566FBB">
            <w:pPr>
              <w:spacing w:before="20" w:after="40" w:line="240" w:lineRule="exact"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</w:tbl>
    <w:p w14:paraId="5C5E09D3" w14:textId="590C2D2B" w:rsidR="0097170C" w:rsidRPr="00292B11" w:rsidRDefault="0097170C" w:rsidP="00080D83">
      <w:pPr>
        <w:pStyle w:val="a"/>
      </w:pPr>
      <w:r w:rsidRPr="00292B11">
        <w:t xml:space="preserve">반품 사유는 </w:t>
      </w:r>
      <w:r w:rsidR="00E34D5F" w:rsidRPr="00292B11">
        <w:rPr>
          <w:rFonts w:hint="eastAsia"/>
        </w:rPr>
        <w:t>단품 별로</w:t>
      </w:r>
      <w:r w:rsidRPr="00292B11">
        <w:t xml:space="preserve"> 설정할 수 있다</w:t>
      </w:r>
      <w:r w:rsidR="007C6021" w:rsidRPr="00292B11">
        <w:t>.</w:t>
      </w:r>
      <w:r w:rsidR="00E34D5F" w:rsidRPr="00292B11">
        <w:t xml:space="preserve"> </w:t>
      </w:r>
      <w:r w:rsidR="00E34D5F" w:rsidRPr="00292B11">
        <w:rPr>
          <w:rFonts w:hint="eastAsia"/>
        </w:rPr>
        <w:t>단,</w:t>
      </w:r>
      <w:r w:rsidR="00E34D5F" w:rsidRPr="00292B11">
        <w:t xml:space="preserve"> </w:t>
      </w:r>
      <w:r w:rsidR="00E34D5F" w:rsidRPr="00292B11">
        <w:rPr>
          <w:rFonts w:hint="eastAsia"/>
        </w:rPr>
        <w:t>사은품,</w:t>
      </w:r>
      <w:r w:rsidR="00E34D5F" w:rsidRPr="00292B11">
        <w:t xml:space="preserve"> </w:t>
      </w:r>
      <w:r w:rsidR="00E34D5F" w:rsidRPr="00292B11">
        <w:rPr>
          <w:rFonts w:hint="eastAsia"/>
        </w:rPr>
        <w:t>추가</w:t>
      </w:r>
      <w:r w:rsidR="00742573" w:rsidRPr="00292B11">
        <w:rPr>
          <w:rFonts w:hint="eastAsia"/>
        </w:rPr>
        <w:t xml:space="preserve"> </w:t>
      </w:r>
      <w:r w:rsidR="00E34D5F" w:rsidRPr="00292B11">
        <w:rPr>
          <w:rFonts w:hint="eastAsia"/>
        </w:rPr>
        <w:t xml:space="preserve">증정상품은 별도로 사유를 선택할 수 없으며 </w:t>
      </w:r>
      <w:proofErr w:type="spellStart"/>
      <w:r w:rsidR="00E34D5F" w:rsidRPr="00292B11">
        <w:rPr>
          <w:rFonts w:hint="eastAsia"/>
        </w:rPr>
        <w:t>본품의</w:t>
      </w:r>
      <w:proofErr w:type="spellEnd"/>
      <w:r w:rsidR="00E34D5F" w:rsidRPr="00292B11">
        <w:rPr>
          <w:rFonts w:hint="eastAsia"/>
        </w:rPr>
        <w:t xml:space="preserve"> 사유와 동시에 설정해야 한다.</w:t>
      </w:r>
      <w:r w:rsidR="00E34D5F" w:rsidRPr="00292B11">
        <w:t xml:space="preserve"> </w:t>
      </w:r>
    </w:p>
    <w:p w14:paraId="49671066" w14:textId="517F8849" w:rsidR="002B48AD" w:rsidRPr="00292B11" w:rsidRDefault="002B48AD" w:rsidP="00080D83">
      <w:pPr>
        <w:pStyle w:val="a"/>
      </w:pPr>
      <w:r w:rsidRPr="00292B11">
        <w:rPr>
          <w:rFonts w:hint="eastAsia"/>
        </w:rPr>
        <w:lastRenderedPageBreak/>
        <w:t xml:space="preserve">반품 </w:t>
      </w:r>
      <w:r w:rsidRPr="00292B11">
        <w:t xml:space="preserve">시 복수의 귀책이 발생할 수 있으므로 상담원이 상품별 귀책을 참조하여 </w:t>
      </w:r>
      <w:r w:rsidRPr="00292B11">
        <w:rPr>
          <w:rFonts w:hint="eastAsia"/>
        </w:rPr>
        <w:t>추가 배송비를 확인한다.</w:t>
      </w:r>
      <w:r w:rsidRPr="00292B11">
        <w:t xml:space="preserve"> </w:t>
      </w:r>
    </w:p>
    <w:p w14:paraId="6E788374" w14:textId="77777777" w:rsidR="0049433F" w:rsidRPr="002B48AD" w:rsidRDefault="0049433F" w:rsidP="002B48AD"/>
    <w:p w14:paraId="2057ECE8" w14:textId="5EDF628C" w:rsidR="0097170C" w:rsidRDefault="0097170C" w:rsidP="00B95A8A">
      <w:pPr>
        <w:pStyle w:val="-20"/>
        <w:numPr>
          <w:ilvl w:val="1"/>
          <w:numId w:val="20"/>
        </w:numPr>
        <w:ind w:leftChars="142" w:left="851" w:hanging="567"/>
      </w:pPr>
      <w:bookmarkStart w:id="75" w:name="_Toc7512694"/>
      <w:r w:rsidRPr="001D69C3">
        <w:t>반품 상태</w:t>
      </w:r>
      <w:bookmarkEnd w:id="75"/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1"/>
        <w:gridCol w:w="6237"/>
        <w:gridCol w:w="1276"/>
      </w:tblGrid>
      <w:tr w:rsidR="00AF22F0" w:rsidRPr="001D69C3" w14:paraId="710ADF4C" w14:textId="77777777" w:rsidTr="00EA3A1F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89C1001" w14:textId="77777777" w:rsidR="00AF22F0" w:rsidRPr="00B74F2A" w:rsidRDefault="00AF22F0" w:rsidP="00F46458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b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상태</w:t>
            </w:r>
          </w:p>
        </w:tc>
        <w:tc>
          <w:tcPr>
            <w:tcW w:w="6237" w:type="dxa"/>
            <w:shd w:val="clear" w:color="auto" w:fill="BFBFBF"/>
            <w:vAlign w:val="center"/>
          </w:tcPr>
          <w:p w14:paraId="361EBA8D" w14:textId="77777777" w:rsidR="00AF22F0" w:rsidRPr="00B74F2A" w:rsidRDefault="00AF22F0" w:rsidP="00F46458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b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설명</w:t>
            </w:r>
          </w:p>
        </w:tc>
        <w:tc>
          <w:tcPr>
            <w:tcW w:w="1276" w:type="dxa"/>
            <w:shd w:val="clear" w:color="auto" w:fill="BFBFBF"/>
            <w:vAlign w:val="center"/>
          </w:tcPr>
          <w:p w14:paraId="53E771F0" w14:textId="77777777" w:rsidR="00AF22F0" w:rsidRPr="00B74F2A" w:rsidRDefault="00AF22F0" w:rsidP="00F46458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b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프론트 표시</w:t>
            </w:r>
          </w:p>
        </w:tc>
      </w:tr>
      <w:tr w:rsidR="002F0FBF" w:rsidRPr="001D69C3" w14:paraId="14DD1A94" w14:textId="77777777" w:rsidTr="00EA3A1F">
        <w:trPr>
          <w:trHeight w:val="363"/>
        </w:trPr>
        <w:tc>
          <w:tcPr>
            <w:tcW w:w="1701" w:type="dxa"/>
            <w:shd w:val="clear" w:color="auto" w:fill="F2F2F2"/>
            <w:vAlign w:val="center"/>
          </w:tcPr>
          <w:p w14:paraId="49256204" w14:textId="426B351A" w:rsidR="002F0FBF" w:rsidRPr="00B74F2A" w:rsidRDefault="002F0FBF" w:rsidP="00EA3A1F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반품접수</w:t>
            </w:r>
          </w:p>
        </w:tc>
        <w:tc>
          <w:tcPr>
            <w:tcW w:w="6237" w:type="dxa"/>
            <w:vAlign w:val="center"/>
          </w:tcPr>
          <w:p w14:paraId="3A2E1396" w14:textId="41E098B2" w:rsidR="002F0FBF" w:rsidRPr="00B74F2A" w:rsidRDefault="002F0FBF" w:rsidP="002F0FBF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반품요청을 접수하여 확인중인 단계</w:t>
            </w:r>
          </w:p>
        </w:tc>
        <w:tc>
          <w:tcPr>
            <w:tcW w:w="1276" w:type="dxa"/>
            <w:vAlign w:val="center"/>
          </w:tcPr>
          <w:p w14:paraId="14B23D0F" w14:textId="4617C1BF" w:rsidR="002F0FBF" w:rsidRPr="00B74F2A" w:rsidRDefault="002F0FBF" w:rsidP="00F46458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반품접수</w:t>
            </w:r>
          </w:p>
        </w:tc>
      </w:tr>
      <w:tr w:rsidR="002F0FBF" w:rsidRPr="001D69C3" w14:paraId="53E55D0B" w14:textId="77777777" w:rsidTr="00EA3A1F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0151671A" w14:textId="2FFB5ADE" w:rsidR="002F0FBF" w:rsidRPr="00B74F2A" w:rsidRDefault="002F0FBF" w:rsidP="00EA3A1F">
            <w:pPr>
              <w:pStyle w:val="af2"/>
              <w:wordWrap w:val="0"/>
              <w:spacing w:before="0" w:beforeAutospacing="0" w:after="0" w:afterAutospacing="0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자동접수취소</w:t>
            </w:r>
          </w:p>
        </w:tc>
        <w:tc>
          <w:tcPr>
            <w:tcW w:w="6237" w:type="dxa"/>
            <w:vAlign w:val="center"/>
          </w:tcPr>
          <w:p w14:paraId="2AED00ED" w14:textId="2410635B" w:rsidR="002F0FBF" w:rsidRPr="00B74F2A" w:rsidRDefault="002F0FBF" w:rsidP="002F0FBF">
            <w:pPr>
              <w:pStyle w:val="af2"/>
              <w:wordWrap w:val="0"/>
              <w:spacing w:before="0" w:beforeAutospacing="0" w:after="0" w:afterAutospacing="0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반품접수 후 고객이 반품 상품을 </w:t>
            </w:r>
            <w:r w:rsidR="00B461F6" w:rsidRPr="00B74F2A">
              <w:rPr>
                <w:rFonts w:ascii="맑은 고딕" w:eastAsia="맑은 고딕" w:hAnsi="맑은 고딕" w:cs="Arial"/>
                <w:color w:val="000000" w:themeColor="text1"/>
                <w:spacing w:val="-12"/>
                <w:kern w:val="24"/>
                <w:sz w:val="16"/>
                <w:szCs w:val="16"/>
              </w:rPr>
              <w:t>14</w:t>
            </w:r>
            <w:r w:rsidR="00B461F6"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일 이내에 </w:t>
            </w:r>
            <w:r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보내지 않아 자동으로 반품이 </w:t>
            </w:r>
            <w:proofErr w:type="gramStart"/>
            <w:r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취소 된</w:t>
            </w:r>
            <w:proofErr w:type="gramEnd"/>
            <w:r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 상태</w:t>
            </w:r>
          </w:p>
        </w:tc>
        <w:tc>
          <w:tcPr>
            <w:tcW w:w="1276" w:type="dxa"/>
            <w:vAlign w:val="center"/>
          </w:tcPr>
          <w:p w14:paraId="61494B94" w14:textId="60A4D599" w:rsidR="002F0FBF" w:rsidRPr="00B74F2A" w:rsidRDefault="002F0FBF" w:rsidP="00F46458">
            <w:pPr>
              <w:pStyle w:val="af2"/>
              <w:wordWrap w:val="0"/>
              <w:spacing w:before="0" w:beforeAutospacing="0" w:after="0" w:afterAutospacing="0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반품접수취소</w:t>
            </w:r>
          </w:p>
        </w:tc>
      </w:tr>
      <w:tr w:rsidR="002F0FBF" w:rsidRPr="001D69C3" w14:paraId="099D6F5C" w14:textId="77777777" w:rsidTr="00EA3A1F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212F6349" w14:textId="4629F3B2" w:rsidR="002F0FBF" w:rsidRPr="00B74F2A" w:rsidRDefault="002F0FBF" w:rsidP="00EA3A1F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반품접수철회</w:t>
            </w:r>
          </w:p>
        </w:tc>
        <w:tc>
          <w:tcPr>
            <w:tcW w:w="6237" w:type="dxa"/>
            <w:vAlign w:val="center"/>
          </w:tcPr>
          <w:p w14:paraId="3200BDC3" w14:textId="39F17B90" w:rsidR="002F0FBF" w:rsidRPr="00B74F2A" w:rsidRDefault="002F0FBF" w:rsidP="002F0FBF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고객이 반품 요청을 접수한 후, </w:t>
            </w:r>
            <w:r w:rsidR="005A24B8"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수거지시 </w:t>
            </w:r>
            <w:r w:rsidR="00007A1D"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전</w:t>
            </w:r>
            <w:r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 상태에 클레임 자체를 취소한 상태</w:t>
            </w:r>
          </w:p>
        </w:tc>
        <w:tc>
          <w:tcPr>
            <w:tcW w:w="1276" w:type="dxa"/>
            <w:vAlign w:val="center"/>
          </w:tcPr>
          <w:p w14:paraId="617CBE4D" w14:textId="23028DA6" w:rsidR="002F0FBF" w:rsidRPr="00B74F2A" w:rsidRDefault="002F0FBF" w:rsidP="00F46458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반품접수철회</w:t>
            </w:r>
          </w:p>
        </w:tc>
      </w:tr>
      <w:tr w:rsidR="002F0FBF" w:rsidRPr="001D69C3" w14:paraId="75044B7A" w14:textId="77777777" w:rsidTr="00EA3A1F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77C5D8A9" w14:textId="1EDC5966" w:rsidR="002F0FBF" w:rsidRPr="00B74F2A" w:rsidRDefault="002F0FBF" w:rsidP="00EA3A1F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수거지시</w:t>
            </w:r>
          </w:p>
        </w:tc>
        <w:tc>
          <w:tcPr>
            <w:tcW w:w="6237" w:type="dxa"/>
            <w:vAlign w:val="center"/>
          </w:tcPr>
          <w:p w14:paraId="6B69FBBD" w14:textId="635B2042" w:rsidR="002F0FBF" w:rsidRPr="00B74F2A" w:rsidRDefault="002F0FBF" w:rsidP="005A24B8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Arial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theme="minorBidi" w:hint="eastAsia"/>
                <w:color w:val="000000" w:themeColor="text1"/>
                <w:spacing w:val="-12"/>
                <w:kern w:val="24"/>
                <w:sz w:val="16"/>
                <w:szCs w:val="16"/>
              </w:rPr>
              <w:t>반품요청한 상품을 택배사에 수거지시 하여, 물류센터에 입고되기 전 상태</w:t>
            </w:r>
          </w:p>
        </w:tc>
        <w:tc>
          <w:tcPr>
            <w:tcW w:w="1276" w:type="dxa"/>
            <w:vAlign w:val="center"/>
          </w:tcPr>
          <w:p w14:paraId="5BEB82C3" w14:textId="3E4F7718" w:rsidR="002F0FBF" w:rsidRPr="00B74F2A" w:rsidRDefault="002F0FBF" w:rsidP="00F46458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theme="minorBidi" w:hint="eastAsia"/>
                <w:color w:val="000000" w:themeColor="text1"/>
                <w:spacing w:val="-12"/>
                <w:kern w:val="24"/>
                <w:sz w:val="16"/>
                <w:szCs w:val="16"/>
              </w:rPr>
              <w:t>접수확인</w:t>
            </w:r>
          </w:p>
        </w:tc>
      </w:tr>
      <w:tr w:rsidR="002F0FBF" w:rsidRPr="001D69C3" w14:paraId="12F048A2" w14:textId="77777777" w:rsidTr="00EA3A1F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40D082F4" w14:textId="77777777" w:rsidR="002F0FBF" w:rsidRPr="00B74F2A" w:rsidRDefault="002F0FBF" w:rsidP="00EA3A1F">
            <w:pPr>
              <w:pStyle w:val="af2"/>
              <w:wordWrap w:val="0"/>
              <w:spacing w:before="0" w:beforeAutospacing="0" w:after="0" w:afterAutospacing="0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수령완료</w:t>
            </w:r>
          </w:p>
        </w:tc>
        <w:tc>
          <w:tcPr>
            <w:tcW w:w="6237" w:type="dxa"/>
            <w:vAlign w:val="center"/>
          </w:tcPr>
          <w:p w14:paraId="1A3C9965" w14:textId="6C0BB5BC" w:rsidR="002F0FBF" w:rsidRPr="00B74F2A" w:rsidRDefault="002F0FBF" w:rsidP="002F0FBF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반품 상품이 회수된 상태</w:t>
            </w:r>
          </w:p>
        </w:tc>
        <w:tc>
          <w:tcPr>
            <w:tcW w:w="1276" w:type="dxa"/>
            <w:vMerge w:val="restart"/>
            <w:vAlign w:val="center"/>
          </w:tcPr>
          <w:p w14:paraId="21D5677F" w14:textId="78FFD2F1" w:rsidR="002F0FBF" w:rsidRPr="00B74F2A" w:rsidRDefault="002F0FBF" w:rsidP="00F46458">
            <w:pPr>
              <w:wordWrap w:val="0"/>
              <w:spacing w:line="240" w:lineRule="auto"/>
              <w:jc w:val="center"/>
              <w:textAlignment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반품</w:t>
            </w:r>
            <w:r w:rsidR="00EA3A1F"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처리중</w:t>
            </w:r>
            <w:proofErr w:type="spellEnd"/>
          </w:p>
        </w:tc>
      </w:tr>
      <w:tr w:rsidR="002F0FBF" w:rsidRPr="001D69C3" w14:paraId="514AF18C" w14:textId="77777777" w:rsidTr="00EA3A1F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271F2BFF" w14:textId="77777777" w:rsidR="002F0FBF" w:rsidRPr="00B74F2A" w:rsidRDefault="002F0FBF" w:rsidP="00EA3A1F">
            <w:pPr>
              <w:pStyle w:val="af2"/>
              <w:wordWrap w:val="0"/>
              <w:spacing w:before="0" w:beforeAutospacing="0" w:after="0" w:afterAutospacing="0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심의완료</w:t>
            </w:r>
          </w:p>
        </w:tc>
        <w:tc>
          <w:tcPr>
            <w:tcW w:w="6237" w:type="dxa"/>
            <w:vAlign w:val="center"/>
          </w:tcPr>
          <w:p w14:paraId="71E79180" w14:textId="1727BF03" w:rsidR="002F0FBF" w:rsidRPr="00B74F2A" w:rsidRDefault="002F0FBF" w:rsidP="002F0FBF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 Unicode MS" w:hint="eastAsia"/>
                <w:color w:val="000000" w:themeColor="text1"/>
                <w:spacing w:val="-12"/>
                <w:kern w:val="24"/>
                <w:sz w:val="16"/>
                <w:szCs w:val="16"/>
              </w:rPr>
              <w:t>상품의 상태 확인 완료 후 처리(심의)유형/내용만 반영된 상태</w:t>
            </w:r>
          </w:p>
        </w:tc>
        <w:tc>
          <w:tcPr>
            <w:tcW w:w="1276" w:type="dxa"/>
            <w:vMerge/>
            <w:vAlign w:val="center"/>
          </w:tcPr>
          <w:p w14:paraId="5BC5E0B9" w14:textId="77777777" w:rsidR="002F0FBF" w:rsidRPr="00B74F2A" w:rsidRDefault="002F0FBF" w:rsidP="00F46458">
            <w:pPr>
              <w:wordWrap w:val="0"/>
              <w:spacing w:line="240" w:lineRule="auto"/>
              <w:jc w:val="center"/>
              <w:textAlignment w:val="center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AF22F0" w:rsidRPr="001D69C3" w14:paraId="293DBC1E" w14:textId="77777777" w:rsidTr="00EA3A1F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4321679E" w14:textId="77777777" w:rsidR="00AF22F0" w:rsidRPr="00B74F2A" w:rsidRDefault="00AF22F0" w:rsidP="00EA3A1F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 Unicode MS" w:hint="eastAsia"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환수대기</w:t>
            </w:r>
          </w:p>
        </w:tc>
        <w:tc>
          <w:tcPr>
            <w:tcW w:w="6237" w:type="dxa"/>
            <w:vAlign w:val="center"/>
          </w:tcPr>
          <w:p w14:paraId="7390F77B" w14:textId="77777777" w:rsidR="00AF22F0" w:rsidRPr="00B74F2A" w:rsidRDefault="00AF22F0" w:rsidP="00F46458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 Unicode MS" w:hint="eastAsia"/>
                <w:color w:val="000000" w:themeColor="text1"/>
                <w:spacing w:val="-12"/>
                <w:kern w:val="24"/>
                <w:sz w:val="16"/>
                <w:szCs w:val="16"/>
              </w:rPr>
              <w:t>환수 금액이 발생되어 클레임이 바로 종료되지 않고 ‘</w:t>
            </w:r>
            <w:proofErr w:type="spellStart"/>
            <w:r w:rsidRPr="00B74F2A">
              <w:rPr>
                <w:rFonts w:ascii="맑은 고딕" w:eastAsia="맑은 고딕" w:hAnsi="맑은 고딕" w:cstheme="minorBidi" w:hint="eastAsia"/>
                <w:color w:val="000000" w:themeColor="text1"/>
                <w:spacing w:val="-12"/>
                <w:kern w:val="24"/>
                <w:sz w:val="16"/>
                <w:szCs w:val="16"/>
              </w:rPr>
              <w:t>환수접수</w:t>
            </w:r>
            <w:r w:rsidRPr="00B74F2A">
              <w:rPr>
                <w:rFonts w:ascii="맑은 고딕" w:eastAsia="맑은 고딕" w:hAnsi="맑은 고딕" w:cs="Arial Unicode MS" w:hint="eastAsia"/>
                <w:color w:val="000000" w:themeColor="text1"/>
                <w:spacing w:val="-12"/>
                <w:kern w:val="24"/>
                <w:sz w:val="16"/>
                <w:szCs w:val="16"/>
              </w:rPr>
              <w:t>‘로</w:t>
            </w:r>
            <w:proofErr w:type="spellEnd"/>
            <w:r w:rsidRPr="00B74F2A">
              <w:rPr>
                <w:rFonts w:ascii="맑은 고딕" w:eastAsia="맑은 고딕" w:hAnsi="맑은 고딕" w:cs="Arial Unicode MS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 처리된 상태(* 환수금액 </w:t>
            </w:r>
            <w:proofErr w:type="spellStart"/>
            <w:r w:rsidRPr="00B74F2A">
              <w:rPr>
                <w:rFonts w:ascii="맑은 고딕" w:eastAsia="맑은 고딕" w:hAnsi="맑은 고딕" w:cs="Arial Unicode MS" w:hint="eastAsia"/>
                <w:color w:val="000000" w:themeColor="text1"/>
                <w:spacing w:val="-12"/>
                <w:kern w:val="24"/>
                <w:sz w:val="16"/>
                <w:szCs w:val="16"/>
              </w:rPr>
              <w:t>미수급</w:t>
            </w:r>
            <w:proofErr w:type="spellEnd"/>
            <w:r w:rsidRPr="00B74F2A">
              <w:rPr>
                <w:rFonts w:ascii="맑은 고딕" w:eastAsia="맑은 고딕" w:hAnsi="맑은 고딕" w:cs="Arial Unicode MS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 상태)</w:t>
            </w:r>
          </w:p>
        </w:tc>
        <w:tc>
          <w:tcPr>
            <w:tcW w:w="1276" w:type="dxa"/>
            <w:vMerge/>
            <w:vAlign w:val="center"/>
          </w:tcPr>
          <w:p w14:paraId="1B7316C8" w14:textId="77777777" w:rsidR="00AF22F0" w:rsidRPr="00B74F2A" w:rsidRDefault="00AF22F0" w:rsidP="00F46458">
            <w:pPr>
              <w:pStyle w:val="af2"/>
              <w:wordWrap w:val="0"/>
              <w:spacing w:before="0" w:beforeAutospacing="0" w:after="0" w:afterAutospacing="0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</w:p>
        </w:tc>
      </w:tr>
      <w:tr w:rsidR="00AF22F0" w:rsidRPr="001D69C3" w14:paraId="5729CB03" w14:textId="77777777" w:rsidTr="00EA3A1F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40668CFC" w14:textId="77777777" w:rsidR="00AF22F0" w:rsidRPr="00B74F2A" w:rsidRDefault="00AF22F0" w:rsidP="00B00A7E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 Unicode MS" w:hint="eastAsia"/>
                <w:color w:val="000000" w:themeColor="text1"/>
                <w:spacing w:val="-12"/>
                <w:kern w:val="24"/>
                <w:sz w:val="16"/>
                <w:szCs w:val="16"/>
              </w:rPr>
              <w:t>환불대기</w:t>
            </w:r>
          </w:p>
        </w:tc>
        <w:tc>
          <w:tcPr>
            <w:tcW w:w="6237" w:type="dxa"/>
            <w:vAlign w:val="center"/>
          </w:tcPr>
          <w:p w14:paraId="393B8154" w14:textId="26CE2EF2" w:rsidR="00AF22F0" w:rsidRPr="00B74F2A" w:rsidRDefault="001847A7" w:rsidP="001847A7">
            <w:pPr>
              <w:pStyle w:val="af2"/>
              <w:rPr>
                <w:rFonts w:ascii="맑은 고딕" w:eastAsia="맑은 고딕" w:hAnsi="맑은 고딕" w:cstheme="minorBidi"/>
                <w:color w:val="000000" w:themeColor="text1"/>
                <w:spacing w:val="-12"/>
                <w:kern w:val="24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theme="minorBidi" w:hint="eastAsia"/>
                <w:color w:val="000000" w:themeColor="text1"/>
                <w:spacing w:val="-12"/>
                <w:kern w:val="24"/>
                <w:sz w:val="16"/>
                <w:szCs w:val="16"/>
              </w:rPr>
              <w:t>PG를 통한 즉시 환불이 불가능하여, 수동입금을 위해 환불 접수된 상태</w:t>
            </w:r>
          </w:p>
        </w:tc>
        <w:tc>
          <w:tcPr>
            <w:tcW w:w="1276" w:type="dxa"/>
            <w:vMerge/>
            <w:vAlign w:val="center"/>
          </w:tcPr>
          <w:p w14:paraId="3ADD4EEE" w14:textId="77777777" w:rsidR="00AF22F0" w:rsidRPr="00B74F2A" w:rsidRDefault="00AF22F0" w:rsidP="00F46458">
            <w:pPr>
              <w:pStyle w:val="af2"/>
              <w:wordWrap w:val="0"/>
              <w:spacing w:before="0" w:beforeAutospacing="0" w:after="0" w:afterAutospacing="0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</w:p>
        </w:tc>
      </w:tr>
      <w:tr w:rsidR="00AF22F0" w:rsidRPr="001D69C3" w14:paraId="004BC329" w14:textId="77777777" w:rsidTr="00EA3A1F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795E2806" w14:textId="77777777" w:rsidR="00AF22F0" w:rsidRPr="00B74F2A" w:rsidRDefault="00AF22F0" w:rsidP="00B00A7E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반품완료</w:t>
            </w:r>
          </w:p>
        </w:tc>
        <w:tc>
          <w:tcPr>
            <w:tcW w:w="6237" w:type="dxa"/>
            <w:vAlign w:val="center"/>
          </w:tcPr>
          <w:p w14:paraId="2C326AA3" w14:textId="5143DF4F" w:rsidR="00AF22F0" w:rsidRPr="00B74F2A" w:rsidRDefault="00AF22F0" w:rsidP="00F46458">
            <w:pPr>
              <w:pStyle w:val="af2"/>
              <w:wordWrap w:val="0"/>
              <w:spacing w:before="20" w:beforeAutospacing="0" w:after="40" w:afterAutospacing="0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반품이 처리되어 환불 처리까지 완료된 상태</w:t>
            </w:r>
          </w:p>
        </w:tc>
        <w:tc>
          <w:tcPr>
            <w:tcW w:w="1276" w:type="dxa"/>
            <w:vAlign w:val="center"/>
          </w:tcPr>
          <w:p w14:paraId="2531BDD1" w14:textId="77777777" w:rsidR="00AF22F0" w:rsidRPr="00B74F2A" w:rsidRDefault="00AF22F0" w:rsidP="00F46458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반품완료</w:t>
            </w:r>
          </w:p>
        </w:tc>
      </w:tr>
      <w:tr w:rsidR="00AF22F0" w:rsidRPr="001D69C3" w14:paraId="27DA122C" w14:textId="77777777" w:rsidTr="00B74F2A">
        <w:trPr>
          <w:trHeight w:val="64"/>
        </w:trPr>
        <w:tc>
          <w:tcPr>
            <w:tcW w:w="1701" w:type="dxa"/>
            <w:shd w:val="clear" w:color="auto" w:fill="F2F2F2"/>
            <w:vAlign w:val="center"/>
          </w:tcPr>
          <w:p w14:paraId="758AB343" w14:textId="77777777" w:rsidR="00AF22F0" w:rsidRPr="00B74F2A" w:rsidRDefault="00AF22F0" w:rsidP="00B00A7E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반품불가</w:t>
            </w:r>
          </w:p>
        </w:tc>
        <w:tc>
          <w:tcPr>
            <w:tcW w:w="6237" w:type="dxa"/>
            <w:vAlign w:val="center"/>
          </w:tcPr>
          <w:p w14:paraId="650C1A75" w14:textId="77777777" w:rsidR="00AF22F0" w:rsidRPr="00B74F2A" w:rsidRDefault="00AF22F0" w:rsidP="00F46458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반품처리가 불가능한 상품이 고객에게 반송된 상태</w:t>
            </w:r>
          </w:p>
        </w:tc>
        <w:tc>
          <w:tcPr>
            <w:tcW w:w="1276" w:type="dxa"/>
            <w:vAlign w:val="center"/>
          </w:tcPr>
          <w:p w14:paraId="1C5FF22B" w14:textId="77777777" w:rsidR="00AF22F0" w:rsidRPr="00B74F2A" w:rsidRDefault="00AF22F0" w:rsidP="00F46458">
            <w:pPr>
              <w:spacing w:before="20" w:after="40" w:line="240" w:lineRule="auto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반품불가</w:t>
            </w:r>
          </w:p>
        </w:tc>
      </w:tr>
    </w:tbl>
    <w:p w14:paraId="64B9632F" w14:textId="26C78DF5" w:rsidR="00382268" w:rsidRPr="00292B11" w:rsidRDefault="00382268" w:rsidP="00080D83">
      <w:pPr>
        <w:pStyle w:val="a"/>
      </w:pPr>
      <w:r w:rsidRPr="00292B11">
        <w:rPr>
          <w:rFonts w:hint="eastAsia"/>
        </w:rPr>
        <w:t xml:space="preserve">반품접수로 등록된 건은 </w:t>
      </w:r>
      <w:r w:rsidRPr="00292B11">
        <w:t>‘</w:t>
      </w:r>
      <w:r w:rsidRPr="00292B11">
        <w:rPr>
          <w:rFonts w:hint="eastAsia"/>
        </w:rPr>
        <w:t>클레임 관리</w:t>
      </w:r>
      <w:r w:rsidRPr="00292B11">
        <w:t>’</w:t>
      </w:r>
      <w:r w:rsidRPr="00292B11">
        <w:rPr>
          <w:rFonts w:hint="eastAsia"/>
        </w:rPr>
        <w:t>메뉴에서 조회 가능하다.</w:t>
      </w:r>
    </w:p>
    <w:p w14:paraId="14289C7E" w14:textId="610A5706" w:rsidR="00007A1D" w:rsidRPr="00292B11" w:rsidRDefault="0037461F" w:rsidP="00080D83">
      <w:pPr>
        <w:pStyle w:val="a"/>
      </w:pPr>
      <w:r w:rsidRPr="00292B11">
        <w:rPr>
          <w:rFonts w:hint="eastAsia"/>
        </w:rPr>
        <w:t>반품</w:t>
      </w:r>
      <w:r w:rsidR="00007A1D" w:rsidRPr="00292B11">
        <w:rPr>
          <w:rFonts w:hint="eastAsia"/>
        </w:rPr>
        <w:t>접수 상태에서 고객이 반품접수 취소가 가능하다.</w:t>
      </w:r>
      <w:r w:rsidR="00FC7AB0" w:rsidRPr="00292B11">
        <w:t xml:space="preserve"> </w:t>
      </w:r>
      <w:r w:rsidR="00007A1D" w:rsidRPr="00292B11">
        <w:t>(</w:t>
      </w:r>
      <w:r w:rsidR="00007A1D" w:rsidRPr="00292B11">
        <w:rPr>
          <w:rFonts w:hint="eastAsia"/>
        </w:rPr>
        <w:t>반품접수철회)</w:t>
      </w:r>
    </w:p>
    <w:p w14:paraId="2FCFFB9C" w14:textId="001E1942" w:rsidR="00FC7AB0" w:rsidRPr="00B40428" w:rsidRDefault="00FC7AB0" w:rsidP="00B40428"/>
    <w:p w14:paraId="7CB4FE55" w14:textId="3B692663" w:rsidR="00C5212F" w:rsidRDefault="00B40428" w:rsidP="00B95A8A">
      <w:pPr>
        <w:pStyle w:val="-20"/>
        <w:numPr>
          <w:ilvl w:val="1"/>
          <w:numId w:val="20"/>
        </w:numPr>
        <w:ind w:leftChars="142" w:left="851" w:hanging="567"/>
      </w:pPr>
      <w:bookmarkStart w:id="76" w:name="_Toc7512695"/>
      <w:r w:rsidRPr="00B95A8A">
        <w:rPr>
          <w:rFonts w:hint="eastAsia"/>
        </w:rPr>
        <w:t>반품 프로세</w:t>
      </w:r>
      <w:r>
        <w:rPr>
          <w:rFonts w:hint="eastAsia"/>
        </w:rPr>
        <w:t>스</w:t>
      </w:r>
      <w:bookmarkEnd w:id="76"/>
      <w:r w:rsidR="00B95A8A">
        <w:br/>
      </w:r>
      <w:r w:rsidR="007E3216" w:rsidRPr="003175B1">
        <w:rPr>
          <w:noProof/>
        </w:rPr>
        <w:drawing>
          <wp:inline distT="0" distB="0" distL="0" distR="0" wp14:anchorId="4BF27543" wp14:editId="407C74FB">
            <wp:extent cx="5011947" cy="3171401"/>
            <wp:effectExtent l="0" t="0" r="0" b="0"/>
            <wp:docPr id="59" name="그림 58">
              <a:extLst xmlns:a="http://schemas.openxmlformats.org/drawingml/2006/main">
                <a:ext uri="{FF2B5EF4-FFF2-40B4-BE49-F238E27FC236}">
                  <a16:creationId xmlns:a16="http://schemas.microsoft.com/office/drawing/2014/main" id="{B5852C80-0B9E-4846-8157-340E794B65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그림 58">
                      <a:extLst>
                        <a:ext uri="{FF2B5EF4-FFF2-40B4-BE49-F238E27FC236}">
                          <a16:creationId xmlns:a16="http://schemas.microsoft.com/office/drawing/2014/main" id="{B5852C80-0B9E-4846-8157-340E794B65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18918" t="26244" r="13460" b="7361"/>
                    <a:stretch/>
                  </pic:blipFill>
                  <pic:spPr>
                    <a:xfrm>
                      <a:off x="0" y="0"/>
                      <a:ext cx="5033623" cy="318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B858" w14:textId="744714A3" w:rsidR="0097170C" w:rsidRPr="001D69C3" w:rsidRDefault="00B40428" w:rsidP="00B95A8A">
      <w:pPr>
        <w:pStyle w:val="-20"/>
        <w:numPr>
          <w:ilvl w:val="1"/>
          <w:numId w:val="20"/>
        </w:numPr>
        <w:ind w:leftChars="142" w:left="851" w:hanging="567"/>
      </w:pPr>
      <w:bookmarkStart w:id="77" w:name="_Toc7512696"/>
      <w:r w:rsidRPr="001D69C3">
        <w:lastRenderedPageBreak/>
        <w:t>반품 회수 방법</w:t>
      </w:r>
      <w:bookmarkEnd w:id="77"/>
    </w:p>
    <w:p w14:paraId="76B3C8D4" w14:textId="77777777" w:rsidR="00230621" w:rsidRPr="00230621" w:rsidRDefault="00230621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78" w:name="_Toc6905830"/>
      <w:bookmarkStart w:id="79" w:name="_Toc7165675"/>
      <w:bookmarkStart w:id="80" w:name="_Toc7512697"/>
      <w:bookmarkEnd w:id="78"/>
      <w:bookmarkEnd w:id="79"/>
      <w:bookmarkEnd w:id="80"/>
    </w:p>
    <w:p w14:paraId="258AF045" w14:textId="6AF75BCD" w:rsidR="0097170C" w:rsidRPr="001D69C3" w:rsidRDefault="00454A4D" w:rsidP="00B95A8A">
      <w:pPr>
        <w:pStyle w:val="-30"/>
        <w:numPr>
          <w:ilvl w:val="2"/>
          <w:numId w:val="20"/>
        </w:numPr>
        <w:ind w:leftChars="213" w:left="993" w:hanging="567"/>
      </w:pPr>
      <w:bookmarkStart w:id="81" w:name="_Toc7512698"/>
      <w:r w:rsidRPr="001D69C3">
        <w:rPr>
          <w:rFonts w:hint="eastAsia"/>
        </w:rPr>
        <w:t xml:space="preserve">반품 접수처 </w:t>
      </w:r>
      <w:r w:rsidR="00ED2A75" w:rsidRPr="001D69C3">
        <w:rPr>
          <w:rFonts w:hint="eastAsia"/>
        </w:rPr>
        <w:t>및 회수방법</w:t>
      </w:r>
      <w:bookmarkEnd w:id="81"/>
    </w:p>
    <w:p w14:paraId="76DA3E18" w14:textId="18DB12E4" w:rsidR="00842A63" w:rsidRDefault="00CA648F" w:rsidP="00080D83">
      <w:pPr>
        <w:pStyle w:val="a"/>
      </w:pPr>
      <w:r>
        <w:rPr>
          <w:rFonts w:hint="eastAsia"/>
        </w:rPr>
        <w:t>온라인몰 접수</w:t>
      </w:r>
      <w:r w:rsidR="00292B11" w:rsidRPr="00292B11">
        <w:rPr>
          <w:rFonts w:hint="eastAsia"/>
        </w:rPr>
        <w:t xml:space="preserve"> </w:t>
      </w:r>
      <w:r w:rsidR="00292B11" w:rsidRPr="00292B11">
        <w:t>또는 오프라인 매장에 직접 방문하여 접수 가능하다.</w:t>
      </w:r>
    </w:p>
    <w:p w14:paraId="41FBE58D" w14:textId="60358448" w:rsidR="00842A63" w:rsidRPr="00842A63" w:rsidRDefault="00292B11" w:rsidP="00080D83">
      <w:pPr>
        <w:pStyle w:val="a"/>
      </w:pPr>
      <w:r w:rsidRPr="00292B11">
        <w:t xml:space="preserve">오프라인 매장에서 구입한 상품은 </w:t>
      </w:r>
      <w:r w:rsidR="00B87EA2">
        <w:t>오프라인 매장</w:t>
      </w:r>
      <w:r w:rsidRPr="00842A63">
        <w:t>에서만 접수 가능</w:t>
      </w:r>
      <w:r w:rsidR="00842A63" w:rsidRPr="00842A63">
        <w:t>하</w:t>
      </w:r>
      <w:r w:rsidR="00842A63" w:rsidRPr="00842A63">
        <w:rPr>
          <w:rFonts w:hint="eastAsia"/>
        </w:rPr>
        <w:t>다.</w:t>
      </w:r>
    </w:p>
    <w:p w14:paraId="30334FEA" w14:textId="208ED0CB" w:rsidR="00C45548" w:rsidRPr="00292B11" w:rsidRDefault="00CA648F" w:rsidP="00080D83">
      <w:pPr>
        <w:pStyle w:val="a"/>
      </w:pPr>
      <w:r>
        <w:rPr>
          <w:rFonts w:hint="eastAsia"/>
        </w:rPr>
        <w:t>온라인몰 접수</w:t>
      </w:r>
      <w:r w:rsidR="00292B11" w:rsidRPr="00842A63">
        <w:t xml:space="preserve"> 시 </w:t>
      </w:r>
      <w:r w:rsidR="00292B11" w:rsidRPr="00842A63">
        <w:rPr>
          <w:rFonts w:hint="eastAsia"/>
        </w:rPr>
        <w:t>관리자가</w:t>
      </w:r>
      <w:r w:rsidR="00292B11" w:rsidRPr="00842A63">
        <w:t xml:space="preserve"> 수거지시 처리하며, 접수된 </w:t>
      </w:r>
      <w:proofErr w:type="spellStart"/>
      <w:r w:rsidR="00292B11" w:rsidRPr="00842A63">
        <w:t>회수지</w:t>
      </w:r>
      <w:proofErr w:type="spellEnd"/>
      <w:r w:rsidR="00292B11" w:rsidRPr="00842A63">
        <w:t xml:space="preserve"> 정보를 기준으로</w:t>
      </w:r>
      <w:r w:rsidR="00292B11" w:rsidRPr="00292B11">
        <w:t xml:space="preserve"> 고객에게 택배기사가 1~2일 이내 방문하여 회수 처리한다.</w:t>
      </w:r>
      <w:r w:rsidR="00292B11" w:rsidRPr="00292B11">
        <w:br/>
      </w:r>
      <w:r w:rsidR="00292B11" w:rsidRPr="00292B11">
        <w:rPr>
          <w:rFonts w:hint="eastAsia"/>
        </w:rPr>
        <w:t>단,</w:t>
      </w:r>
      <w:r w:rsidR="00292B11" w:rsidRPr="00292B11">
        <w:t xml:space="preserve"> </w:t>
      </w:r>
      <w:proofErr w:type="spellStart"/>
      <w:r w:rsidR="00292B11" w:rsidRPr="00292B11">
        <w:rPr>
          <w:rFonts w:hint="eastAsia"/>
        </w:rPr>
        <w:t>입점사</w:t>
      </w:r>
      <w:proofErr w:type="spellEnd"/>
      <w:r w:rsidR="00292B11" w:rsidRPr="00292B11">
        <w:rPr>
          <w:rFonts w:hint="eastAsia"/>
        </w:rPr>
        <w:t xml:space="preserve"> 상품의 경우 </w:t>
      </w:r>
      <w:proofErr w:type="spellStart"/>
      <w:r w:rsidR="00292B11" w:rsidRPr="00292B11">
        <w:rPr>
          <w:rFonts w:hint="eastAsia"/>
        </w:rPr>
        <w:t>입점사가</w:t>
      </w:r>
      <w:proofErr w:type="spellEnd"/>
      <w:r w:rsidR="00292B11" w:rsidRPr="00292B11">
        <w:rPr>
          <w:rFonts w:hint="eastAsia"/>
        </w:rPr>
        <w:t xml:space="preserve"> 수거지시 처리 및 접수를 확인</w:t>
      </w:r>
      <w:r w:rsidR="00842A63">
        <w:rPr>
          <w:rFonts w:hint="eastAsia"/>
        </w:rPr>
        <w:t>하며,</w:t>
      </w:r>
      <w:r w:rsidR="00842A63">
        <w:t xml:space="preserve"> </w:t>
      </w:r>
      <w:proofErr w:type="spellStart"/>
      <w:r w:rsidR="00C45548" w:rsidRPr="00292B11">
        <w:rPr>
          <w:rFonts w:hint="eastAsia"/>
        </w:rPr>
        <w:t>입점사</w:t>
      </w:r>
      <w:proofErr w:type="spellEnd"/>
      <w:r w:rsidR="00C45548" w:rsidRPr="00292B11">
        <w:rPr>
          <w:rFonts w:hint="eastAsia"/>
        </w:rPr>
        <w:t xml:space="preserve"> </w:t>
      </w:r>
      <w:proofErr w:type="spellStart"/>
      <w:r w:rsidR="00C45548" w:rsidRPr="00292B11">
        <w:rPr>
          <w:rFonts w:hint="eastAsia"/>
        </w:rPr>
        <w:t>지정택배사가</w:t>
      </w:r>
      <w:proofErr w:type="spellEnd"/>
      <w:r w:rsidR="00C45548" w:rsidRPr="00292B11">
        <w:rPr>
          <w:rFonts w:hint="eastAsia"/>
        </w:rPr>
        <w:t xml:space="preserve"> 직접 회수</w:t>
      </w:r>
      <w:r w:rsidR="00842A63">
        <w:rPr>
          <w:rFonts w:hint="eastAsia"/>
        </w:rPr>
        <w:t>한다.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8"/>
        <w:gridCol w:w="2851"/>
        <w:gridCol w:w="2714"/>
        <w:gridCol w:w="2714"/>
      </w:tblGrid>
      <w:tr w:rsidR="00893A36" w:rsidRPr="001D69C3" w14:paraId="2225D586" w14:textId="77777777" w:rsidTr="00893A36">
        <w:trPr>
          <w:trHeight w:val="397"/>
        </w:trPr>
        <w:tc>
          <w:tcPr>
            <w:tcW w:w="409" w:type="pct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5271875" w14:textId="14672953" w:rsidR="00893A36" w:rsidRPr="00B74F2A" w:rsidRDefault="00893A36" w:rsidP="00893A36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B74F2A">
              <w:rPr>
                <w:rFonts w:cs="굴림" w:hint="eastAsia"/>
                <w:b/>
                <w:bCs/>
                <w:snapToGrid w:val="0"/>
                <w:color w:val="000000"/>
                <w:sz w:val="16"/>
                <w:szCs w:val="16"/>
              </w:rPr>
              <w:t>구분</w:t>
            </w:r>
          </w:p>
        </w:tc>
        <w:tc>
          <w:tcPr>
            <w:tcW w:w="1581" w:type="pct"/>
            <w:shd w:val="clear" w:color="auto" w:fill="BFBFBF"/>
            <w:vAlign w:val="center"/>
          </w:tcPr>
          <w:p w14:paraId="70525961" w14:textId="052EBCFF" w:rsidR="00893A36" w:rsidRPr="00B74F2A" w:rsidRDefault="00893A36" w:rsidP="00893A36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B74F2A">
              <w:rPr>
                <w:rFonts w:cs="굴림" w:hint="eastAsia"/>
                <w:b/>
                <w:bCs/>
                <w:snapToGrid w:val="0"/>
                <w:color w:val="000000"/>
                <w:sz w:val="16"/>
                <w:szCs w:val="16"/>
              </w:rPr>
              <w:t xml:space="preserve">온라인몰 </w:t>
            </w:r>
            <w:r w:rsidRPr="00B74F2A"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  <w:t>FO</w:t>
            </w:r>
          </w:p>
        </w:tc>
        <w:tc>
          <w:tcPr>
            <w:tcW w:w="1505" w:type="pct"/>
            <w:shd w:val="clear" w:color="auto" w:fill="BFBFBF"/>
            <w:vAlign w:val="center"/>
          </w:tcPr>
          <w:p w14:paraId="658D9E78" w14:textId="6D152480" w:rsidR="00893A36" w:rsidRPr="00B74F2A" w:rsidRDefault="00893A36" w:rsidP="00893A36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B74F2A">
              <w:rPr>
                <w:rFonts w:cs="굴림" w:hint="eastAsia"/>
                <w:b/>
                <w:bCs/>
                <w:snapToGrid w:val="0"/>
                <w:color w:val="000000"/>
                <w:sz w:val="16"/>
                <w:szCs w:val="16"/>
              </w:rPr>
              <w:t>오프라인 매장</w:t>
            </w:r>
          </w:p>
        </w:tc>
        <w:tc>
          <w:tcPr>
            <w:tcW w:w="1505" w:type="pct"/>
            <w:shd w:val="clear" w:color="auto" w:fill="BFBFBF"/>
            <w:vAlign w:val="center"/>
          </w:tcPr>
          <w:p w14:paraId="24245D8E" w14:textId="6D335696" w:rsidR="00893A36" w:rsidRPr="00B74F2A" w:rsidRDefault="00893A36" w:rsidP="00893A36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B74F2A"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  <w:t>BO/PO</w:t>
            </w:r>
          </w:p>
        </w:tc>
      </w:tr>
      <w:tr w:rsidR="00893A36" w:rsidRPr="001D69C3" w14:paraId="35465D80" w14:textId="77777777" w:rsidTr="00893A36">
        <w:trPr>
          <w:trHeight w:val="397"/>
        </w:trPr>
        <w:tc>
          <w:tcPr>
            <w:tcW w:w="409" w:type="pct"/>
            <w:shd w:val="clear" w:color="auto" w:fill="F2F2F2"/>
            <w:vAlign w:val="center"/>
          </w:tcPr>
          <w:p w14:paraId="2BB930C6" w14:textId="46A33D07" w:rsidR="00893A36" w:rsidRPr="00B74F2A" w:rsidRDefault="00893A36" w:rsidP="000B45D6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>자사</w:t>
            </w:r>
          </w:p>
        </w:tc>
        <w:tc>
          <w:tcPr>
            <w:tcW w:w="1581" w:type="pct"/>
            <w:vAlign w:val="center"/>
          </w:tcPr>
          <w:p w14:paraId="69CC5518" w14:textId="4E85C968" w:rsidR="00893A36" w:rsidRPr="00B74F2A" w:rsidRDefault="00893A36" w:rsidP="00893A36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iCs/>
                <w:color w:val="000000"/>
                <w:sz w:val="16"/>
                <w:szCs w:val="16"/>
              </w:rPr>
              <w:t>-</w:t>
            </w:r>
            <w:r w:rsidRPr="00B74F2A">
              <w:rPr>
                <w:rFonts w:cs="굴림"/>
                <w:bCs/>
                <w:iCs/>
                <w:color w:val="000000"/>
                <w:sz w:val="16"/>
                <w:szCs w:val="16"/>
              </w:rPr>
              <w:t>지정배송사</w:t>
            </w:r>
            <w:r w:rsidRPr="00B74F2A">
              <w:rPr>
                <w:rFonts w:cs="굴림" w:hint="eastAsia"/>
                <w:bCs/>
                <w:iCs/>
                <w:color w:val="000000"/>
                <w:sz w:val="16"/>
                <w:szCs w:val="16"/>
              </w:rPr>
              <w:t xml:space="preserve"> </w:t>
            </w:r>
            <w:r w:rsidRPr="00B74F2A">
              <w:rPr>
                <w:rFonts w:cs="굴림"/>
                <w:bCs/>
                <w:iCs/>
                <w:color w:val="000000"/>
                <w:sz w:val="16"/>
                <w:szCs w:val="16"/>
              </w:rPr>
              <w:t>회수: CJ</w:t>
            </w:r>
            <w:r w:rsidRPr="00B74F2A">
              <w:rPr>
                <w:rFonts w:cs="굴림" w:hint="eastAsia"/>
                <w:bCs/>
                <w:iCs/>
                <w:color w:val="000000"/>
                <w:sz w:val="16"/>
                <w:szCs w:val="16"/>
              </w:rPr>
              <w:t>대한통운</w:t>
            </w:r>
          </w:p>
        </w:tc>
        <w:tc>
          <w:tcPr>
            <w:tcW w:w="1505" w:type="pct"/>
            <w:vAlign w:val="center"/>
          </w:tcPr>
          <w:p w14:paraId="360214C5" w14:textId="7D6D1E2B" w:rsidR="00893A36" w:rsidRPr="00B74F2A" w:rsidRDefault="00893A36" w:rsidP="00893A36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iCs/>
                <w:color w:val="000000"/>
                <w:sz w:val="16"/>
                <w:szCs w:val="16"/>
              </w:rPr>
              <w:t>- 오프라인 매장 반품</w:t>
            </w:r>
          </w:p>
        </w:tc>
        <w:tc>
          <w:tcPr>
            <w:tcW w:w="1505" w:type="pct"/>
            <w:vAlign w:val="center"/>
          </w:tcPr>
          <w:p w14:paraId="030D6E1F" w14:textId="050543AE" w:rsidR="00893A36" w:rsidRPr="00B74F2A" w:rsidRDefault="00893A36" w:rsidP="00893A36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iCs/>
                <w:color w:val="000000"/>
                <w:sz w:val="16"/>
                <w:szCs w:val="16"/>
              </w:rPr>
              <w:t xml:space="preserve">- </w:t>
            </w:r>
            <w:r w:rsidRPr="00B74F2A">
              <w:rPr>
                <w:rFonts w:cs="굴림"/>
                <w:bCs/>
                <w:iCs/>
                <w:color w:val="000000"/>
                <w:sz w:val="16"/>
                <w:szCs w:val="16"/>
              </w:rPr>
              <w:t>지정배송사회수: CJ</w:t>
            </w:r>
            <w:r w:rsidRPr="00B74F2A">
              <w:rPr>
                <w:rFonts w:cs="굴림" w:hint="eastAsia"/>
                <w:bCs/>
                <w:iCs/>
                <w:color w:val="000000"/>
                <w:sz w:val="16"/>
                <w:szCs w:val="16"/>
              </w:rPr>
              <w:t>대한통운</w:t>
            </w:r>
          </w:p>
        </w:tc>
      </w:tr>
      <w:tr w:rsidR="00893A36" w:rsidRPr="001D69C3" w14:paraId="09A40F3F" w14:textId="77777777" w:rsidTr="00893A36">
        <w:trPr>
          <w:trHeight w:val="397"/>
        </w:trPr>
        <w:tc>
          <w:tcPr>
            <w:tcW w:w="409" w:type="pct"/>
            <w:shd w:val="clear" w:color="auto" w:fill="F2F2F2"/>
            <w:vAlign w:val="center"/>
          </w:tcPr>
          <w:p w14:paraId="2ECBE8A4" w14:textId="45AD02E7" w:rsidR="00893A36" w:rsidRPr="00B74F2A" w:rsidRDefault="00893A36" w:rsidP="000B45D6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6"/>
              </w:rPr>
              <w:t>입점사</w:t>
            </w:r>
            <w:proofErr w:type="spellEnd"/>
          </w:p>
        </w:tc>
        <w:tc>
          <w:tcPr>
            <w:tcW w:w="1581" w:type="pct"/>
            <w:vAlign w:val="center"/>
          </w:tcPr>
          <w:p w14:paraId="3BD21D1C" w14:textId="62396287" w:rsidR="00893A36" w:rsidRPr="00B74F2A" w:rsidRDefault="00893A36" w:rsidP="00893A36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iCs/>
                <w:color w:val="000000"/>
                <w:sz w:val="16"/>
                <w:szCs w:val="16"/>
              </w:rPr>
              <w:t>-</w:t>
            </w:r>
            <w:r w:rsidRPr="00B74F2A">
              <w:rPr>
                <w:rFonts w:cs="굴림"/>
                <w:bCs/>
                <w:iCs/>
                <w:color w:val="000000"/>
                <w:sz w:val="16"/>
                <w:szCs w:val="16"/>
              </w:rPr>
              <w:t xml:space="preserve">지정배송사회수: </w:t>
            </w:r>
            <w:proofErr w:type="spellStart"/>
            <w:r w:rsidRPr="00B74F2A">
              <w:rPr>
                <w:rFonts w:cs="굴림" w:hint="eastAsia"/>
                <w:bCs/>
                <w:iCs/>
                <w:color w:val="000000"/>
                <w:sz w:val="16"/>
                <w:szCs w:val="16"/>
              </w:rPr>
              <w:t>점사</w:t>
            </w:r>
            <w:proofErr w:type="spellEnd"/>
            <w:r w:rsidRPr="00B74F2A">
              <w:rPr>
                <w:rFonts w:cs="굴림" w:hint="eastAsia"/>
                <w:bCs/>
                <w:iCs/>
                <w:color w:val="000000"/>
                <w:sz w:val="16"/>
                <w:szCs w:val="16"/>
              </w:rPr>
              <w:t xml:space="preserve"> 지정택배</w:t>
            </w:r>
          </w:p>
        </w:tc>
        <w:tc>
          <w:tcPr>
            <w:tcW w:w="1505" w:type="pct"/>
            <w:vAlign w:val="center"/>
          </w:tcPr>
          <w:p w14:paraId="20FD9313" w14:textId="518E638A" w:rsidR="00893A36" w:rsidRPr="00B74F2A" w:rsidRDefault="00893A36" w:rsidP="00893A36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iCs/>
                <w:color w:val="000000"/>
                <w:sz w:val="16"/>
                <w:szCs w:val="16"/>
              </w:rPr>
              <w:t>- 오프라인 매장 반품 불가</w:t>
            </w:r>
          </w:p>
        </w:tc>
        <w:tc>
          <w:tcPr>
            <w:tcW w:w="1505" w:type="pct"/>
            <w:vAlign w:val="center"/>
          </w:tcPr>
          <w:p w14:paraId="24B33279" w14:textId="4DC0FED2" w:rsidR="00893A36" w:rsidRPr="00B74F2A" w:rsidRDefault="00893A36" w:rsidP="00893A36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iCs/>
                <w:color w:val="000000"/>
                <w:sz w:val="16"/>
                <w:szCs w:val="16"/>
              </w:rPr>
              <w:t>-</w:t>
            </w:r>
            <w:r w:rsidRPr="00B74F2A">
              <w:rPr>
                <w:rFonts w:cs="굴림"/>
                <w:bCs/>
                <w:iCs/>
                <w:color w:val="000000"/>
                <w:sz w:val="16"/>
                <w:szCs w:val="16"/>
              </w:rPr>
              <w:t xml:space="preserve"> 정배송사회수:</w:t>
            </w:r>
            <w:r w:rsidR="00DB3782" w:rsidRPr="00B74F2A">
              <w:rPr>
                <w:rFonts w:cs="굴림"/>
                <w:bCs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74F2A">
              <w:rPr>
                <w:rFonts w:cs="굴림" w:hint="eastAsia"/>
                <w:bCs/>
                <w:iCs/>
                <w:color w:val="000000"/>
                <w:sz w:val="16"/>
                <w:szCs w:val="16"/>
              </w:rPr>
              <w:t>입점사</w:t>
            </w:r>
            <w:proofErr w:type="spellEnd"/>
            <w:r w:rsidRPr="00B74F2A">
              <w:rPr>
                <w:rFonts w:cs="굴림" w:hint="eastAsia"/>
                <w:bCs/>
                <w:iCs/>
                <w:color w:val="000000"/>
                <w:sz w:val="16"/>
                <w:szCs w:val="16"/>
              </w:rPr>
              <w:t xml:space="preserve"> 지정택배</w:t>
            </w:r>
          </w:p>
        </w:tc>
      </w:tr>
    </w:tbl>
    <w:p w14:paraId="677DC0DB" w14:textId="77777777" w:rsidR="0097170C" w:rsidRPr="00FC7AB0" w:rsidRDefault="0097170C" w:rsidP="00FC7AB0"/>
    <w:p w14:paraId="3FDFDC3A" w14:textId="77777777" w:rsidR="00842A63" w:rsidRPr="0053253F" w:rsidRDefault="00842A63" w:rsidP="00B95A8A">
      <w:pPr>
        <w:pStyle w:val="-30"/>
        <w:numPr>
          <w:ilvl w:val="2"/>
          <w:numId w:val="20"/>
        </w:numPr>
        <w:ind w:leftChars="213" w:left="993" w:hanging="567"/>
      </w:pPr>
      <w:bookmarkStart w:id="82" w:name="_Toc7512699"/>
      <w:r w:rsidRPr="0053253F">
        <w:t xml:space="preserve">회수 - </w:t>
      </w:r>
      <w:proofErr w:type="spellStart"/>
      <w:r w:rsidRPr="0053253F">
        <w:t>수거지</w:t>
      </w:r>
      <w:proofErr w:type="spellEnd"/>
      <w:r w:rsidRPr="0053253F">
        <w:t xml:space="preserve"> (회수상품 발송지)</w:t>
      </w:r>
      <w:bookmarkEnd w:id="82"/>
    </w:p>
    <w:p w14:paraId="1D039D89" w14:textId="75FBC465" w:rsidR="0097170C" w:rsidRDefault="0097170C" w:rsidP="00080D83">
      <w:pPr>
        <w:pStyle w:val="a"/>
      </w:pPr>
      <w:r w:rsidRPr="001D69C3">
        <w:t>반품접수 시 수거주소는 주문 배송주소로 자동 설정되지만, 수거주소를 변경할 수 있다.</w:t>
      </w:r>
      <w:r w:rsidR="00355BA3" w:rsidRPr="00355BA3">
        <w:t xml:space="preserve"> </w:t>
      </w:r>
      <w:r w:rsidR="00355BA3">
        <w:t>(</w:t>
      </w:r>
      <w:proofErr w:type="gramStart"/>
      <w:r w:rsidR="00355BA3">
        <w:rPr>
          <w:rFonts w:hint="eastAsia"/>
        </w:rPr>
        <w:t>자사,</w:t>
      </w:r>
      <w:proofErr w:type="spellStart"/>
      <w:r w:rsidR="00355BA3">
        <w:rPr>
          <w:rFonts w:hint="eastAsia"/>
        </w:rPr>
        <w:t>입점사</w:t>
      </w:r>
      <w:proofErr w:type="spellEnd"/>
      <w:proofErr w:type="gramEnd"/>
      <w:r w:rsidR="00355BA3">
        <w:rPr>
          <w:rFonts w:hint="eastAsia"/>
        </w:rPr>
        <w:t xml:space="preserve"> 동일)</w:t>
      </w:r>
    </w:p>
    <w:p w14:paraId="3D3BEE5E" w14:textId="29D0674E" w:rsidR="00355BA3" w:rsidRPr="001D69C3" w:rsidRDefault="00CA648F" w:rsidP="00080D83">
      <w:pPr>
        <w:pStyle w:val="a"/>
      </w:pPr>
      <w:r>
        <w:t>온라인몰 접수</w:t>
      </w:r>
      <w:r w:rsidR="00355BA3" w:rsidRPr="0053253F">
        <w:t xml:space="preserve"> 건인 경우 수거지시 전까지 주소지 변경이 가능</w:t>
      </w:r>
      <w:r w:rsidR="005B7BEC">
        <w:rPr>
          <w:rFonts w:hint="eastAsia"/>
        </w:rPr>
        <w:t>하다.</w:t>
      </w:r>
    </w:p>
    <w:p w14:paraId="7DF150CB" w14:textId="77777777" w:rsidR="00AD206A" w:rsidRPr="00FC7AB0" w:rsidRDefault="00AD206A" w:rsidP="00FC7AB0"/>
    <w:p w14:paraId="2DB56D6A" w14:textId="43EADD93" w:rsidR="0097170C" w:rsidRPr="001D69C3" w:rsidRDefault="0097170C" w:rsidP="00685CFA">
      <w:pPr>
        <w:pStyle w:val="-30"/>
        <w:numPr>
          <w:ilvl w:val="2"/>
          <w:numId w:val="20"/>
        </w:numPr>
        <w:ind w:leftChars="213" w:left="993" w:hanging="567"/>
      </w:pPr>
      <w:bookmarkStart w:id="83" w:name="_Toc7512700"/>
      <w:r w:rsidRPr="001D69C3">
        <w:t>회수</w:t>
      </w:r>
      <w:r w:rsidR="00E60F62">
        <w:rPr>
          <w:rFonts w:hint="eastAsia"/>
        </w:rPr>
        <w:t xml:space="preserve"> </w:t>
      </w:r>
      <w:r w:rsidR="00E60F62">
        <w:t xml:space="preserve">- </w:t>
      </w:r>
      <w:proofErr w:type="spellStart"/>
      <w:r w:rsidRPr="001D69C3">
        <w:t>배송지</w:t>
      </w:r>
      <w:proofErr w:type="spellEnd"/>
      <w:r w:rsidRPr="001D69C3">
        <w:t xml:space="preserve"> (회수상품 도착지)</w:t>
      </w:r>
      <w:bookmarkEnd w:id="83"/>
    </w:p>
    <w:tbl>
      <w:tblPr>
        <w:tblW w:w="9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86"/>
        <w:gridCol w:w="2364"/>
        <w:gridCol w:w="2966"/>
        <w:gridCol w:w="2669"/>
      </w:tblGrid>
      <w:tr w:rsidR="00EB30EB" w:rsidRPr="001D69C3" w14:paraId="33A65FB4" w14:textId="77777777" w:rsidTr="001F2EBA">
        <w:trPr>
          <w:trHeight w:val="397"/>
        </w:trPr>
        <w:tc>
          <w:tcPr>
            <w:tcW w:w="118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4E4E39B" w14:textId="4804ECDC" w:rsidR="00EB30EB" w:rsidRPr="00B74F2A" w:rsidRDefault="00EB30EB" w:rsidP="00131ED3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</w:pPr>
            <w:bookmarkStart w:id="84" w:name="_Hlk5026150"/>
            <w:r w:rsidRPr="00B74F2A">
              <w:rPr>
                <w:rFonts w:cs="굴림" w:hint="eastAsia"/>
                <w:b/>
                <w:bCs/>
                <w:snapToGrid w:val="0"/>
                <w:color w:val="000000"/>
                <w:sz w:val="16"/>
                <w:szCs w:val="18"/>
              </w:rPr>
              <w:t>구분</w:t>
            </w:r>
          </w:p>
        </w:tc>
        <w:tc>
          <w:tcPr>
            <w:tcW w:w="2364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433441E" w14:textId="4543EFFE" w:rsidR="00EB30EB" w:rsidRPr="00B74F2A" w:rsidRDefault="00EB30EB" w:rsidP="00131ED3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</w:pPr>
            <w:proofErr w:type="spellStart"/>
            <w:r w:rsidRPr="00B74F2A">
              <w:rPr>
                <w:rFonts w:cs="굴림" w:hint="eastAsia"/>
                <w:b/>
                <w:bCs/>
                <w:snapToGrid w:val="0"/>
                <w:color w:val="000000"/>
                <w:sz w:val="16"/>
                <w:szCs w:val="18"/>
              </w:rPr>
              <w:t>출고지</w:t>
            </w:r>
            <w:proofErr w:type="spellEnd"/>
          </w:p>
        </w:tc>
        <w:tc>
          <w:tcPr>
            <w:tcW w:w="296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DC8E6BF" w14:textId="77777777" w:rsidR="00EB30EB" w:rsidRPr="00B74F2A" w:rsidRDefault="00EB30EB" w:rsidP="00131ED3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</w:pPr>
            <w:r w:rsidRPr="00B74F2A"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  <w:t>회수방법</w:t>
            </w:r>
          </w:p>
        </w:tc>
        <w:tc>
          <w:tcPr>
            <w:tcW w:w="2669" w:type="dxa"/>
            <w:shd w:val="clear" w:color="auto" w:fill="BFBFBF"/>
            <w:vAlign w:val="center"/>
          </w:tcPr>
          <w:p w14:paraId="7F4921E6" w14:textId="77777777" w:rsidR="00EB30EB" w:rsidRPr="00B74F2A" w:rsidRDefault="00EB30EB" w:rsidP="00131ED3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</w:pPr>
            <w:r w:rsidRPr="00B74F2A">
              <w:rPr>
                <w:rFonts w:cs="굴림"/>
                <w:b/>
                <w:bCs/>
                <w:snapToGrid w:val="0"/>
                <w:color w:val="000000"/>
                <w:sz w:val="16"/>
                <w:szCs w:val="18"/>
              </w:rPr>
              <w:t>반품상품 도착지</w:t>
            </w:r>
          </w:p>
        </w:tc>
      </w:tr>
      <w:tr w:rsidR="001F2EBA" w:rsidRPr="001D69C3" w14:paraId="2DC1A99A" w14:textId="77777777" w:rsidTr="00CA648F">
        <w:trPr>
          <w:trHeight w:val="397"/>
        </w:trPr>
        <w:tc>
          <w:tcPr>
            <w:tcW w:w="1186" w:type="dxa"/>
            <w:vMerge w:val="restart"/>
            <w:shd w:val="clear" w:color="auto" w:fill="F2F2F2" w:themeFill="background1" w:themeFillShade="F2"/>
            <w:vAlign w:val="center"/>
          </w:tcPr>
          <w:p w14:paraId="10B24CA4" w14:textId="49010880" w:rsidR="001F2EBA" w:rsidRPr="00B74F2A" w:rsidRDefault="001F2EBA" w:rsidP="001F2EBA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>자사</w:t>
            </w:r>
          </w:p>
        </w:tc>
        <w:tc>
          <w:tcPr>
            <w:tcW w:w="2364" w:type="dxa"/>
            <w:shd w:val="clear" w:color="auto" w:fill="F2F2F2" w:themeFill="background1" w:themeFillShade="F2"/>
            <w:vAlign w:val="center"/>
          </w:tcPr>
          <w:p w14:paraId="2332F7A9" w14:textId="77777777" w:rsidR="001F2EBA" w:rsidRPr="00B74F2A" w:rsidRDefault="001F2EBA" w:rsidP="001F2EBA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proofErr w:type="spellStart"/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>통합몰</w:t>
            </w:r>
            <w:proofErr w:type="spellEnd"/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 xml:space="preserve"> 물류창고</w:t>
            </w:r>
          </w:p>
        </w:tc>
        <w:tc>
          <w:tcPr>
            <w:tcW w:w="2966" w:type="dxa"/>
            <w:shd w:val="clear" w:color="auto" w:fill="auto"/>
            <w:vAlign w:val="center"/>
          </w:tcPr>
          <w:p w14:paraId="70EADBCE" w14:textId="77777777" w:rsidR="001F2EBA" w:rsidRPr="00B74F2A" w:rsidRDefault="001F2EBA" w:rsidP="001F2EBA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>-</w:t>
            </w:r>
            <w:r w:rsidRPr="00B74F2A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 xml:space="preserve"> 지정배송사회수</w:t>
            </w:r>
          </w:p>
          <w:p w14:paraId="2D7FE8CD" w14:textId="7CFF536F" w:rsidR="001F2EBA" w:rsidRPr="00B74F2A" w:rsidRDefault="001F2EBA" w:rsidP="001F2EBA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 xml:space="preserve">- </w:t>
            </w:r>
            <w:r w:rsidRPr="00B74F2A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>고객직접</w:t>
            </w: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 xml:space="preserve"> 오프라인 매장 접수</w:t>
            </w:r>
          </w:p>
        </w:tc>
        <w:tc>
          <w:tcPr>
            <w:tcW w:w="2669" w:type="dxa"/>
            <w:vMerge w:val="restart"/>
            <w:shd w:val="clear" w:color="auto" w:fill="auto"/>
            <w:vAlign w:val="center"/>
          </w:tcPr>
          <w:p w14:paraId="1F12C2A3" w14:textId="4355F7BE" w:rsidR="001F2EBA" w:rsidRPr="00B74F2A" w:rsidRDefault="001F2EBA" w:rsidP="001F2EBA">
            <w:pPr>
              <w:jc w:val="center"/>
              <w:rPr>
                <w:sz w:val="16"/>
              </w:rPr>
            </w:pPr>
            <w:r w:rsidRPr="00B74F2A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ABC-MART</w:t>
            </w:r>
            <w:r w:rsidRPr="00B74F2A">
              <w:rPr>
                <w:rFonts w:cs="굴림"/>
                <w:bCs/>
                <w:iCs/>
                <w:color w:val="000000"/>
                <w:sz w:val="16"/>
                <w:szCs w:val="18"/>
              </w:rPr>
              <w:t xml:space="preserve"> </w:t>
            </w:r>
            <w:proofErr w:type="spellStart"/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>통합몰</w:t>
            </w:r>
            <w:proofErr w:type="spellEnd"/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 xml:space="preserve"> </w:t>
            </w:r>
            <w:r w:rsidRPr="00B74F2A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물류센터</w:t>
            </w:r>
          </w:p>
        </w:tc>
      </w:tr>
      <w:tr w:rsidR="001F2EBA" w:rsidRPr="001D69C3" w14:paraId="08815245" w14:textId="77777777" w:rsidTr="00CA648F">
        <w:trPr>
          <w:trHeight w:val="397"/>
        </w:trPr>
        <w:tc>
          <w:tcPr>
            <w:tcW w:w="1186" w:type="dxa"/>
            <w:vMerge/>
            <w:shd w:val="clear" w:color="auto" w:fill="F2F2F2" w:themeFill="background1" w:themeFillShade="F2"/>
            <w:vAlign w:val="center"/>
          </w:tcPr>
          <w:p w14:paraId="7994503C" w14:textId="77777777" w:rsidR="001F2EBA" w:rsidRPr="00B74F2A" w:rsidRDefault="001F2EBA" w:rsidP="001F2EBA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</w:p>
        </w:tc>
        <w:tc>
          <w:tcPr>
            <w:tcW w:w="2364" w:type="dxa"/>
            <w:shd w:val="clear" w:color="auto" w:fill="F2F2F2" w:themeFill="background1" w:themeFillShade="F2"/>
            <w:vAlign w:val="center"/>
          </w:tcPr>
          <w:p w14:paraId="49D6FF17" w14:textId="6E5573AA" w:rsidR="001F2EBA" w:rsidRPr="00B74F2A" w:rsidRDefault="001F2EBA" w:rsidP="001F2EBA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B74F2A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>ABC-MART</w:t>
            </w: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 xml:space="preserve"> 매장 출고</w:t>
            </w:r>
          </w:p>
        </w:tc>
        <w:tc>
          <w:tcPr>
            <w:tcW w:w="2966" w:type="dxa"/>
            <w:shd w:val="clear" w:color="auto" w:fill="auto"/>
            <w:vAlign w:val="center"/>
          </w:tcPr>
          <w:p w14:paraId="6E707D9D" w14:textId="77777777" w:rsidR="001F2EBA" w:rsidRPr="00B74F2A" w:rsidRDefault="001F2EBA" w:rsidP="001F2EBA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>-</w:t>
            </w:r>
            <w:r w:rsidRPr="00B74F2A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 xml:space="preserve"> 지정배송사회수</w:t>
            </w:r>
          </w:p>
          <w:p w14:paraId="4E483AA2" w14:textId="6C8FD9AF" w:rsidR="001F2EBA" w:rsidRPr="00B74F2A" w:rsidRDefault="001F2EBA" w:rsidP="001F2EBA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 xml:space="preserve">- </w:t>
            </w:r>
            <w:r w:rsidRPr="00B74F2A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>고객직접</w:t>
            </w: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 xml:space="preserve"> 오프라인 매장 접수</w:t>
            </w:r>
          </w:p>
        </w:tc>
        <w:tc>
          <w:tcPr>
            <w:tcW w:w="2669" w:type="dxa"/>
            <w:vMerge/>
            <w:shd w:val="clear" w:color="auto" w:fill="auto"/>
            <w:vAlign w:val="center"/>
          </w:tcPr>
          <w:p w14:paraId="43FE2940" w14:textId="1EED2424" w:rsidR="001F2EBA" w:rsidRPr="00B74F2A" w:rsidRDefault="001F2EBA" w:rsidP="001F2EBA">
            <w:pPr>
              <w:jc w:val="center"/>
              <w:rPr>
                <w:sz w:val="16"/>
              </w:rPr>
            </w:pPr>
          </w:p>
        </w:tc>
      </w:tr>
      <w:tr w:rsidR="001F2EBA" w:rsidRPr="001D69C3" w14:paraId="1F37D89E" w14:textId="77777777" w:rsidTr="00CA648F">
        <w:trPr>
          <w:trHeight w:val="397"/>
        </w:trPr>
        <w:tc>
          <w:tcPr>
            <w:tcW w:w="1186" w:type="dxa"/>
            <w:vMerge/>
            <w:shd w:val="clear" w:color="auto" w:fill="F2F2F2" w:themeFill="background1" w:themeFillShade="F2"/>
            <w:vAlign w:val="center"/>
          </w:tcPr>
          <w:p w14:paraId="643DE89F" w14:textId="77777777" w:rsidR="001F2EBA" w:rsidRPr="00B74F2A" w:rsidRDefault="001F2EBA" w:rsidP="001F2EBA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</w:p>
        </w:tc>
        <w:tc>
          <w:tcPr>
            <w:tcW w:w="2364" w:type="dxa"/>
            <w:shd w:val="clear" w:color="auto" w:fill="F2F2F2" w:themeFill="background1" w:themeFillShade="F2"/>
            <w:vAlign w:val="center"/>
          </w:tcPr>
          <w:p w14:paraId="36120782" w14:textId="121E6EDB" w:rsidR="001F2EBA" w:rsidRPr="00B74F2A" w:rsidRDefault="001F2EBA" w:rsidP="001F2EBA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B74F2A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>GRAND STAGE</w:t>
            </w: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 xml:space="preserve"> 매장 출고</w:t>
            </w:r>
          </w:p>
        </w:tc>
        <w:tc>
          <w:tcPr>
            <w:tcW w:w="2966" w:type="dxa"/>
            <w:shd w:val="clear" w:color="auto" w:fill="auto"/>
            <w:vAlign w:val="center"/>
          </w:tcPr>
          <w:p w14:paraId="1CF3747F" w14:textId="77777777" w:rsidR="001F2EBA" w:rsidRPr="00B74F2A" w:rsidRDefault="001F2EBA" w:rsidP="001F2EBA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>-</w:t>
            </w:r>
            <w:r w:rsidRPr="00B74F2A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 xml:space="preserve"> 지정배송사회수</w:t>
            </w:r>
          </w:p>
          <w:p w14:paraId="3FE3F0A8" w14:textId="42C8FB69" w:rsidR="001F2EBA" w:rsidRPr="00B74F2A" w:rsidRDefault="001F2EBA" w:rsidP="001F2EBA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 xml:space="preserve">- </w:t>
            </w:r>
            <w:r w:rsidRPr="00B74F2A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>고객직접</w:t>
            </w: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 xml:space="preserve"> 오프라인 매장 접수</w:t>
            </w:r>
          </w:p>
        </w:tc>
        <w:tc>
          <w:tcPr>
            <w:tcW w:w="2669" w:type="dxa"/>
            <w:vMerge/>
            <w:shd w:val="clear" w:color="auto" w:fill="auto"/>
            <w:vAlign w:val="center"/>
          </w:tcPr>
          <w:p w14:paraId="26943812" w14:textId="0A9049A1" w:rsidR="001F2EBA" w:rsidRPr="00B74F2A" w:rsidRDefault="001F2EBA" w:rsidP="001F2EBA">
            <w:pPr>
              <w:jc w:val="center"/>
              <w:rPr>
                <w:sz w:val="16"/>
              </w:rPr>
            </w:pPr>
          </w:p>
        </w:tc>
      </w:tr>
      <w:tr w:rsidR="001F2EBA" w:rsidRPr="001D69C3" w14:paraId="18824D79" w14:textId="77777777" w:rsidTr="00CA648F">
        <w:trPr>
          <w:trHeight w:val="397"/>
        </w:trPr>
        <w:tc>
          <w:tcPr>
            <w:tcW w:w="1186" w:type="dxa"/>
            <w:vMerge/>
            <w:shd w:val="clear" w:color="auto" w:fill="F2F2F2" w:themeFill="background1" w:themeFillShade="F2"/>
            <w:vAlign w:val="center"/>
          </w:tcPr>
          <w:p w14:paraId="3C7DE337" w14:textId="77777777" w:rsidR="001F2EBA" w:rsidRPr="00B74F2A" w:rsidRDefault="001F2EBA" w:rsidP="001F2EBA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</w:p>
        </w:tc>
        <w:tc>
          <w:tcPr>
            <w:tcW w:w="2364" w:type="dxa"/>
            <w:shd w:val="clear" w:color="auto" w:fill="F2F2F2" w:themeFill="background1" w:themeFillShade="F2"/>
            <w:vAlign w:val="center"/>
          </w:tcPr>
          <w:p w14:paraId="44828933" w14:textId="1CD4D1E8" w:rsidR="001F2EBA" w:rsidRPr="00B74F2A" w:rsidRDefault="001F2EBA" w:rsidP="001F2EBA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>ON THE SPOT 매장 출고</w:t>
            </w:r>
          </w:p>
        </w:tc>
        <w:tc>
          <w:tcPr>
            <w:tcW w:w="2966" w:type="dxa"/>
            <w:shd w:val="clear" w:color="auto" w:fill="auto"/>
            <w:vAlign w:val="center"/>
          </w:tcPr>
          <w:p w14:paraId="49D17D94" w14:textId="77777777" w:rsidR="001F2EBA" w:rsidRPr="00B74F2A" w:rsidRDefault="001F2EBA" w:rsidP="001F2EBA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>-</w:t>
            </w:r>
            <w:r w:rsidRPr="00B74F2A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 xml:space="preserve"> 지정배송사회수</w:t>
            </w:r>
          </w:p>
          <w:p w14:paraId="5DD4B3F5" w14:textId="04CB7CE6" w:rsidR="001F2EBA" w:rsidRPr="00B74F2A" w:rsidRDefault="001F2EBA" w:rsidP="001F2EBA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 xml:space="preserve">- </w:t>
            </w:r>
            <w:r w:rsidRPr="00B74F2A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>고객직접</w:t>
            </w: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 xml:space="preserve"> 오프라인 매장 접수</w:t>
            </w:r>
          </w:p>
        </w:tc>
        <w:tc>
          <w:tcPr>
            <w:tcW w:w="2669" w:type="dxa"/>
            <w:vMerge/>
            <w:shd w:val="clear" w:color="auto" w:fill="auto"/>
            <w:vAlign w:val="center"/>
          </w:tcPr>
          <w:p w14:paraId="4408967F" w14:textId="5C656314" w:rsidR="001F2EBA" w:rsidRPr="00B74F2A" w:rsidRDefault="001F2EBA" w:rsidP="001F2EBA">
            <w:pPr>
              <w:jc w:val="center"/>
              <w:rPr>
                <w:sz w:val="16"/>
              </w:rPr>
            </w:pPr>
          </w:p>
        </w:tc>
      </w:tr>
      <w:tr w:rsidR="001F2EBA" w:rsidRPr="001D69C3" w14:paraId="27CEB96E" w14:textId="77777777" w:rsidTr="00CA648F">
        <w:trPr>
          <w:trHeight w:val="397"/>
        </w:trPr>
        <w:tc>
          <w:tcPr>
            <w:tcW w:w="1186" w:type="dxa"/>
            <w:shd w:val="clear" w:color="auto" w:fill="F2F2F2" w:themeFill="background1" w:themeFillShade="F2"/>
            <w:vAlign w:val="center"/>
          </w:tcPr>
          <w:p w14:paraId="4FDEA9EE" w14:textId="49A81037" w:rsidR="001F2EBA" w:rsidRPr="00B74F2A" w:rsidRDefault="001F2EBA" w:rsidP="001F2EBA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proofErr w:type="spellStart"/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>입점사</w:t>
            </w:r>
            <w:proofErr w:type="spellEnd"/>
          </w:p>
        </w:tc>
        <w:tc>
          <w:tcPr>
            <w:tcW w:w="2364" w:type="dxa"/>
            <w:shd w:val="clear" w:color="auto" w:fill="F2F2F2" w:themeFill="background1" w:themeFillShade="F2"/>
            <w:vAlign w:val="center"/>
          </w:tcPr>
          <w:p w14:paraId="59E2CB6F" w14:textId="3C41F6DB" w:rsidR="001F2EBA" w:rsidRPr="00B74F2A" w:rsidRDefault="001F2EBA" w:rsidP="001F2EBA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proofErr w:type="spellStart"/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>입점사</w:t>
            </w:r>
            <w:proofErr w:type="spellEnd"/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 xml:space="preserve"> 출고</w:t>
            </w:r>
          </w:p>
        </w:tc>
        <w:tc>
          <w:tcPr>
            <w:tcW w:w="2966" w:type="dxa"/>
            <w:shd w:val="clear" w:color="auto" w:fill="auto"/>
            <w:vAlign w:val="center"/>
          </w:tcPr>
          <w:p w14:paraId="50210966" w14:textId="34419A36" w:rsidR="001F2EBA" w:rsidRPr="00B74F2A" w:rsidRDefault="001F2EBA" w:rsidP="001F2EBA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</w:pPr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>-</w:t>
            </w:r>
            <w:r w:rsidRPr="00B74F2A">
              <w:rPr>
                <w:rFonts w:cs="굴림"/>
                <w:bCs/>
                <w:snapToGrid w:val="0"/>
                <w:color w:val="000000"/>
                <w:sz w:val="16"/>
                <w:szCs w:val="18"/>
              </w:rPr>
              <w:t xml:space="preserve"> 지정배송사회수</w:t>
            </w:r>
          </w:p>
        </w:tc>
        <w:tc>
          <w:tcPr>
            <w:tcW w:w="2669" w:type="dxa"/>
            <w:shd w:val="clear" w:color="auto" w:fill="auto"/>
            <w:vAlign w:val="center"/>
          </w:tcPr>
          <w:p w14:paraId="1E7273BC" w14:textId="77777777" w:rsidR="001F2EBA" w:rsidRPr="00B74F2A" w:rsidRDefault="001F2EBA" w:rsidP="001F2EBA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/>
                <w:sz w:val="16"/>
                <w:szCs w:val="18"/>
              </w:rPr>
            </w:pPr>
            <w:proofErr w:type="spellStart"/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>입점사</w:t>
            </w:r>
            <w:proofErr w:type="spellEnd"/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 xml:space="preserve"> 지정 </w:t>
            </w:r>
            <w:proofErr w:type="spellStart"/>
            <w:r w:rsidRPr="00B74F2A">
              <w:rPr>
                <w:rFonts w:cs="굴림" w:hint="eastAsia"/>
                <w:bCs/>
                <w:snapToGrid w:val="0"/>
                <w:color w:val="000000"/>
                <w:sz w:val="16"/>
                <w:szCs w:val="18"/>
              </w:rPr>
              <w:t>회수지</w:t>
            </w:r>
            <w:proofErr w:type="spellEnd"/>
          </w:p>
        </w:tc>
      </w:tr>
    </w:tbl>
    <w:bookmarkEnd w:id="84"/>
    <w:p w14:paraId="54B0BD89" w14:textId="12CCEBA2" w:rsidR="00E60F62" w:rsidRPr="0032774B" w:rsidRDefault="00EB30EB" w:rsidP="00080D83">
      <w:pPr>
        <w:pStyle w:val="a"/>
      </w:pPr>
      <w:r w:rsidRPr="0032774B">
        <w:rPr>
          <w:rFonts w:hint="eastAsia"/>
        </w:rPr>
        <w:t>ABC-MART</w:t>
      </w:r>
      <w:r w:rsidR="00E60F62" w:rsidRPr="0032774B">
        <w:t xml:space="preserve"> </w:t>
      </w:r>
      <w:proofErr w:type="spellStart"/>
      <w:r w:rsidR="00E60F62" w:rsidRPr="0032774B">
        <w:rPr>
          <w:rFonts w:hint="eastAsia"/>
        </w:rPr>
        <w:t>통합몰</w:t>
      </w:r>
      <w:proofErr w:type="spellEnd"/>
      <w:r w:rsidR="00E60F62" w:rsidRPr="0032774B">
        <w:rPr>
          <w:rFonts w:hint="eastAsia"/>
        </w:rPr>
        <w:t xml:space="preserve"> 물류센터 주소</w:t>
      </w:r>
      <w:r w:rsidR="00E60F62" w:rsidRPr="0032774B">
        <w:t xml:space="preserve">: </w:t>
      </w:r>
      <w:r w:rsidR="00E60F62" w:rsidRPr="0032774B">
        <w:rPr>
          <w:rFonts w:hint="eastAsia"/>
        </w:rPr>
        <w:t xml:space="preserve">경기도 이천시 </w:t>
      </w:r>
      <w:proofErr w:type="spellStart"/>
      <w:r w:rsidR="00E60F62" w:rsidRPr="0032774B">
        <w:rPr>
          <w:rFonts w:hint="eastAsia"/>
        </w:rPr>
        <w:t>모가면</w:t>
      </w:r>
      <w:proofErr w:type="spellEnd"/>
      <w:r w:rsidR="00E60F62" w:rsidRPr="0032774B">
        <w:rPr>
          <w:rFonts w:hint="eastAsia"/>
        </w:rPr>
        <w:t xml:space="preserve"> 사실로579번길 39 2층 </w:t>
      </w:r>
      <w:r w:rsidRPr="0032774B">
        <w:rPr>
          <w:rFonts w:hint="eastAsia"/>
        </w:rPr>
        <w:t>ABC-MART</w:t>
      </w:r>
      <w:r w:rsidR="00E60F62" w:rsidRPr="0032774B">
        <w:rPr>
          <w:rFonts w:hint="eastAsia"/>
        </w:rPr>
        <w:t xml:space="preserve"> 온라인 물류센터</w:t>
      </w:r>
    </w:p>
    <w:p w14:paraId="79A3516D" w14:textId="77777777" w:rsidR="00E60F62" w:rsidRPr="00E60F62" w:rsidRDefault="00E60F62" w:rsidP="00E60F62"/>
    <w:p w14:paraId="6EB4A1EF" w14:textId="5D4BA9E3" w:rsidR="000E4A0C" w:rsidRPr="008F0537" w:rsidRDefault="000E4A0C" w:rsidP="00ED2F00">
      <w:pPr>
        <w:pStyle w:val="-20"/>
        <w:numPr>
          <w:ilvl w:val="1"/>
          <w:numId w:val="20"/>
        </w:numPr>
        <w:ind w:leftChars="142" w:left="851" w:hanging="567"/>
      </w:pPr>
      <w:bookmarkStart w:id="85" w:name="_Toc7512701"/>
      <w:r w:rsidRPr="008F0537">
        <w:rPr>
          <w:rFonts w:hint="eastAsia"/>
        </w:rPr>
        <w:t xml:space="preserve">반품 </w:t>
      </w:r>
      <w:r w:rsidR="00951E71" w:rsidRPr="008F0537">
        <w:rPr>
          <w:rFonts w:hint="eastAsia"/>
        </w:rPr>
        <w:t>절차</w:t>
      </w:r>
      <w:bookmarkEnd w:id="85"/>
    </w:p>
    <w:p w14:paraId="22D29DED" w14:textId="27DBAAE1" w:rsidR="00E47C08" w:rsidRPr="008F0537" w:rsidRDefault="00B0772D" w:rsidP="00080D83">
      <w:pPr>
        <w:pStyle w:val="22"/>
        <w:numPr>
          <w:ilvl w:val="0"/>
          <w:numId w:val="5"/>
        </w:numPr>
        <w:ind w:right="200"/>
      </w:pPr>
      <w:r w:rsidRPr="00B74F2A">
        <w:rPr>
          <w:rFonts w:hint="eastAsia"/>
          <w:b/>
        </w:rPr>
        <w:t>반품접수</w:t>
      </w:r>
      <w:r w:rsidR="00E47C08" w:rsidRPr="008F0537">
        <w:br/>
        <w:t xml:space="preserve">- </w:t>
      </w:r>
      <w:r w:rsidR="0032774B" w:rsidRPr="0032774B">
        <w:rPr>
          <w:rFonts w:hint="eastAsia"/>
        </w:rPr>
        <w:t>온라인몰의 ‘마이페이지&gt; 쇼핑내역&gt;</w:t>
      </w:r>
      <w:r w:rsidR="00E47C08" w:rsidRPr="008F0537">
        <w:t xml:space="preserve"> </w:t>
      </w:r>
      <w:r w:rsidR="003F7FE5">
        <w:rPr>
          <w:rFonts w:hint="eastAsia"/>
        </w:rPr>
        <w:t>취소/반품/교환</w:t>
      </w:r>
      <w:r w:rsidR="003F7FE5" w:rsidRPr="008F0537">
        <w:rPr>
          <w:rFonts w:hint="eastAsia"/>
        </w:rPr>
        <w:t xml:space="preserve"> </w:t>
      </w:r>
      <w:r w:rsidR="003F7FE5">
        <w:rPr>
          <w:rFonts w:hint="eastAsia"/>
        </w:rPr>
        <w:t>신청</w:t>
      </w:r>
      <w:r w:rsidR="003F7FE5">
        <w:t>’</w:t>
      </w:r>
      <w:r w:rsidR="00E47C08" w:rsidRPr="008F0537">
        <w:rPr>
          <w:rFonts w:hint="eastAsia"/>
        </w:rPr>
        <w:t>에서 접수</w:t>
      </w:r>
      <w:r w:rsidR="00E47C08" w:rsidRPr="008F0537">
        <w:br/>
      </w:r>
      <w:r w:rsidR="00E47C08" w:rsidRPr="008F0537">
        <w:lastRenderedPageBreak/>
        <w:t>-</w:t>
      </w:r>
      <w:r w:rsidR="00E47C08" w:rsidRPr="008F0537">
        <w:rPr>
          <w:rFonts w:hint="eastAsia"/>
        </w:rPr>
        <w:t xml:space="preserve"> 고객센터를 통해 </w:t>
      </w:r>
      <w:r w:rsidR="003F7FE5">
        <w:rPr>
          <w:rFonts w:hint="eastAsia"/>
        </w:rPr>
        <w:t>반품</w:t>
      </w:r>
      <w:r w:rsidR="00E47C08" w:rsidRPr="008F0537">
        <w:rPr>
          <w:rFonts w:hint="eastAsia"/>
        </w:rPr>
        <w:t>접수</w:t>
      </w:r>
      <w:r w:rsidR="00E47C08" w:rsidRPr="008F0537">
        <w:br/>
      </w:r>
      <w:r w:rsidR="00E47C08" w:rsidRPr="008F0537">
        <w:rPr>
          <w:rFonts w:hint="eastAsia"/>
        </w:rPr>
        <w:t>- 인근에 위치한 오프라인 매장으로 방문하여 직원과 상담 후 접수</w:t>
      </w:r>
      <w:r w:rsidR="00E47C08" w:rsidRPr="008F0537">
        <w:br/>
      </w:r>
    </w:p>
    <w:p w14:paraId="05014346" w14:textId="2FB12698" w:rsidR="00E47C08" w:rsidRPr="008F0537" w:rsidRDefault="00E47C08" w:rsidP="00080D83">
      <w:pPr>
        <w:pStyle w:val="22"/>
        <w:numPr>
          <w:ilvl w:val="0"/>
          <w:numId w:val="5"/>
        </w:numPr>
        <w:ind w:right="200"/>
      </w:pPr>
      <w:r w:rsidRPr="00B74F2A">
        <w:rPr>
          <w:rFonts w:hint="eastAsia"/>
          <w:b/>
        </w:rPr>
        <w:t>접수 확인</w:t>
      </w:r>
      <w:r w:rsidRPr="008F0537">
        <w:br/>
      </w:r>
      <w:r w:rsidRPr="008F0537">
        <w:rPr>
          <w:rFonts w:hint="eastAsia"/>
        </w:rPr>
        <w:t>-</w:t>
      </w:r>
      <w:r w:rsidRPr="008F0537">
        <w:t xml:space="preserve"> </w:t>
      </w:r>
      <w:r w:rsidRPr="008F0537">
        <w:rPr>
          <w:rFonts w:hint="eastAsia"/>
        </w:rPr>
        <w:t>온라인</w:t>
      </w:r>
      <w:r w:rsidR="0032774B">
        <w:rPr>
          <w:rFonts w:hint="eastAsia"/>
        </w:rPr>
        <w:t>몰</w:t>
      </w:r>
      <w:r w:rsidRPr="008F0537">
        <w:rPr>
          <w:rFonts w:hint="eastAsia"/>
        </w:rPr>
        <w:t xml:space="preserve"> 또는 고객센터를 통한 접수 건인 경우 </w:t>
      </w:r>
      <w:r w:rsidRPr="008F0537">
        <w:t>‘</w:t>
      </w:r>
      <w:r w:rsidRPr="008F0537">
        <w:rPr>
          <w:rFonts w:hint="eastAsia"/>
        </w:rPr>
        <w:t>마이페이지&gt;쇼핑내역</w:t>
      </w:r>
      <w:r w:rsidRPr="008F0537">
        <w:t>&gt;</w:t>
      </w:r>
      <w:r w:rsidR="001D227C">
        <w:rPr>
          <w:rFonts w:hint="eastAsia"/>
        </w:rPr>
        <w:t>취소/반품/교환</w:t>
      </w:r>
      <w:r w:rsidRPr="008F0537">
        <w:rPr>
          <w:rFonts w:hint="eastAsia"/>
        </w:rPr>
        <w:t>&gt;</w:t>
      </w:r>
      <w:r w:rsidR="00B0772D" w:rsidRPr="008F0537">
        <w:rPr>
          <w:rFonts w:hint="eastAsia"/>
        </w:rPr>
        <w:t>반품</w:t>
      </w:r>
      <w:r w:rsidRPr="008F0537">
        <w:t>’</w:t>
      </w:r>
      <w:r w:rsidRPr="008F0537">
        <w:rPr>
          <w:rFonts w:hint="eastAsia"/>
        </w:rPr>
        <w:t>에서</w:t>
      </w:r>
      <w:r w:rsidRPr="008F0537">
        <w:t xml:space="preserve"> </w:t>
      </w:r>
      <w:r w:rsidRPr="008F0537">
        <w:rPr>
          <w:rFonts w:hint="eastAsia"/>
        </w:rPr>
        <w:t>접수확인 상태를 확인</w:t>
      </w:r>
      <w:r w:rsidRPr="008F0537">
        <w:br/>
        <w:t>- BO</w:t>
      </w:r>
      <w:r w:rsidRPr="008F0537">
        <w:rPr>
          <w:rFonts w:hint="eastAsia"/>
        </w:rPr>
        <w:t>에서 수거지시 처리를 하면서 접수확인 상태가 되며,</w:t>
      </w:r>
      <w:r w:rsidRPr="008F0537">
        <w:t xml:space="preserve"> </w:t>
      </w:r>
      <w:r w:rsidRPr="008F0537">
        <w:rPr>
          <w:rFonts w:hint="eastAsia"/>
        </w:rPr>
        <w:t xml:space="preserve">접수 확인 후 </w:t>
      </w:r>
      <w:r w:rsidRPr="008F0537">
        <w:t>1~2</w:t>
      </w:r>
      <w:r w:rsidRPr="008F0537">
        <w:rPr>
          <w:rFonts w:hint="eastAsia"/>
        </w:rPr>
        <w:t>일 이내 택배기사가 방문하여 회수 처리한다.</w:t>
      </w:r>
      <w:r w:rsidRPr="008F0537">
        <w:br/>
      </w:r>
      <w:r w:rsidRPr="008F0537">
        <w:rPr>
          <w:rFonts w:hint="eastAsia"/>
        </w:rPr>
        <w:t>단,</w:t>
      </w:r>
      <w:r w:rsidRPr="008F0537">
        <w:t xml:space="preserve"> </w:t>
      </w:r>
      <w:r w:rsidR="0032774B" w:rsidRPr="0032774B">
        <w:rPr>
          <w:rFonts w:hint="eastAsia"/>
        </w:rPr>
        <w:t>오프라인 매장 접수 건은</w:t>
      </w:r>
      <w:r w:rsidR="0032774B" w:rsidRPr="0032774B">
        <w:rPr>
          <w:rFonts w:hint="eastAsia"/>
          <w:b/>
        </w:rPr>
        <w:t xml:space="preserve"> </w:t>
      </w:r>
      <w:r w:rsidR="003F7FE5">
        <w:rPr>
          <w:rFonts w:hint="eastAsia"/>
        </w:rPr>
        <w:t>별도의 회수 처리 없이 매장에 직접 접수한다.</w:t>
      </w:r>
      <w:r w:rsidR="003F7FE5" w:rsidRPr="008F0537">
        <w:t xml:space="preserve"> </w:t>
      </w:r>
      <w:r w:rsidRPr="008F0537">
        <w:br/>
      </w:r>
    </w:p>
    <w:p w14:paraId="49D374FE" w14:textId="47AA0938" w:rsidR="00E47C08" w:rsidRPr="00B37BB8" w:rsidRDefault="00B0772D" w:rsidP="00080D83">
      <w:pPr>
        <w:pStyle w:val="22"/>
        <w:numPr>
          <w:ilvl w:val="0"/>
          <w:numId w:val="5"/>
        </w:numPr>
        <w:ind w:right="200"/>
        <w:rPr>
          <w:color w:val="0070C0"/>
        </w:rPr>
      </w:pPr>
      <w:r w:rsidRPr="00B74F2A">
        <w:rPr>
          <w:rFonts w:hint="eastAsia"/>
          <w:b/>
        </w:rPr>
        <w:t>반품</w:t>
      </w:r>
      <w:r w:rsidR="00E47C08" w:rsidRPr="00B74F2A">
        <w:rPr>
          <w:rFonts w:hint="eastAsia"/>
          <w:b/>
        </w:rPr>
        <w:t xml:space="preserve"> 처리 중</w:t>
      </w:r>
      <w:r w:rsidRPr="008F0537">
        <w:br/>
        <w:t xml:space="preserve">- </w:t>
      </w:r>
      <w:r w:rsidRPr="008F0537">
        <w:rPr>
          <w:rFonts w:hint="eastAsia"/>
          <w:szCs w:val="22"/>
        </w:rPr>
        <w:t>반품</w:t>
      </w:r>
      <w:r w:rsidR="00E47C08" w:rsidRPr="008F0537">
        <w:rPr>
          <w:rFonts w:hint="eastAsia"/>
          <w:szCs w:val="22"/>
        </w:rPr>
        <w:t xml:space="preserve"> 상품이 도착하여 심의를 진행하고,</w:t>
      </w:r>
      <w:r w:rsidR="00E47C08" w:rsidRPr="008F0537">
        <w:rPr>
          <w:szCs w:val="22"/>
        </w:rPr>
        <w:t xml:space="preserve"> </w:t>
      </w:r>
      <w:r w:rsidRPr="008F0537">
        <w:rPr>
          <w:rFonts w:hint="eastAsia"/>
          <w:szCs w:val="22"/>
        </w:rPr>
        <w:t>반품</w:t>
      </w:r>
      <w:r w:rsidR="00E47C08" w:rsidRPr="008F0537">
        <w:rPr>
          <w:rFonts w:hint="eastAsia"/>
          <w:szCs w:val="22"/>
        </w:rPr>
        <w:t xml:space="preserve"> 가능 여부를 판단한다.</w:t>
      </w:r>
      <w:r w:rsidRPr="008F0537">
        <w:rPr>
          <w:szCs w:val="22"/>
        </w:rPr>
        <w:br/>
        <w:t xml:space="preserve">* </w:t>
      </w:r>
      <w:r w:rsidR="00BC1C83">
        <w:rPr>
          <w:rFonts w:hint="eastAsia"/>
          <w:szCs w:val="22"/>
        </w:rPr>
        <w:t>오프라인 매장</w:t>
      </w:r>
      <w:r w:rsidRPr="008F0537">
        <w:rPr>
          <w:rFonts w:hint="eastAsia"/>
          <w:szCs w:val="22"/>
        </w:rPr>
        <w:t xml:space="preserve">에 방문하여 접수된 반품 상품은 </w:t>
      </w:r>
      <w:r w:rsidRPr="008F0537">
        <w:rPr>
          <w:szCs w:val="22"/>
        </w:rPr>
        <w:t>‘</w:t>
      </w:r>
      <w:r w:rsidRPr="008F0537">
        <w:rPr>
          <w:rFonts w:hint="eastAsia"/>
          <w:szCs w:val="22"/>
        </w:rPr>
        <w:t>심의완료</w:t>
      </w:r>
      <w:r w:rsidRPr="008F0537">
        <w:rPr>
          <w:szCs w:val="22"/>
        </w:rPr>
        <w:t>’</w:t>
      </w:r>
      <w:r w:rsidRPr="008F0537">
        <w:rPr>
          <w:rFonts w:hint="eastAsia"/>
          <w:szCs w:val="22"/>
        </w:rPr>
        <w:t>상태로 접수된다.</w:t>
      </w:r>
      <w:r w:rsidRPr="008F0537">
        <w:rPr>
          <w:szCs w:val="22"/>
        </w:rPr>
        <w:br/>
      </w:r>
      <w:r w:rsidR="00500F22" w:rsidRPr="00500F22">
        <w:rPr>
          <w:color w:val="000000" w:themeColor="text1"/>
        </w:rPr>
        <w:t>*</w:t>
      </w:r>
      <w:r w:rsidR="00500F22">
        <w:rPr>
          <w:rFonts w:hint="eastAsia"/>
        </w:rPr>
        <w:t xml:space="preserve"> 환</w:t>
      </w:r>
      <w:r w:rsidR="00E47C08" w:rsidRPr="00B37BB8">
        <w:rPr>
          <w:rFonts w:hint="eastAsia"/>
        </w:rPr>
        <w:t xml:space="preserve">수금액 발생 시 </w:t>
      </w:r>
      <w:r w:rsidR="00E47C08" w:rsidRPr="00B37BB8">
        <w:t>‘</w:t>
      </w:r>
      <w:r w:rsidR="00E47C08" w:rsidRPr="00B37BB8">
        <w:rPr>
          <w:rFonts w:hint="eastAsia"/>
        </w:rPr>
        <w:t>환수 금액 관리</w:t>
      </w:r>
      <w:r w:rsidR="00E47C08" w:rsidRPr="00B37BB8">
        <w:t>’</w:t>
      </w:r>
      <w:r w:rsidR="00E47C08" w:rsidRPr="00B37BB8">
        <w:rPr>
          <w:rFonts w:hint="eastAsia"/>
        </w:rPr>
        <w:t>메뉴에서 확인 가능 하며,</w:t>
      </w:r>
      <w:r w:rsidR="00E47C08" w:rsidRPr="00B37BB8">
        <w:t xml:space="preserve"> </w:t>
      </w:r>
      <w:r w:rsidR="00E47C08" w:rsidRPr="00B37BB8">
        <w:rPr>
          <w:rFonts w:hint="eastAsia"/>
        </w:rPr>
        <w:t xml:space="preserve">입금 완료 시 </w:t>
      </w:r>
      <w:r w:rsidR="00500F22">
        <w:rPr>
          <w:rFonts w:hint="eastAsia"/>
        </w:rPr>
        <w:t xml:space="preserve">환수/환불대기상태의 반품 건은 반품처리가 완료되어 </w:t>
      </w:r>
      <w:r w:rsidR="00500F22">
        <w:t>‘</w:t>
      </w:r>
      <w:r w:rsidR="00500F22">
        <w:rPr>
          <w:rFonts w:hint="eastAsia"/>
        </w:rPr>
        <w:t>반품완료</w:t>
      </w:r>
      <w:r w:rsidR="00500F22">
        <w:t>’</w:t>
      </w:r>
      <w:r w:rsidR="00500F22">
        <w:rPr>
          <w:rFonts w:hint="eastAsia"/>
        </w:rPr>
        <w:t>상태로 전환된다.</w:t>
      </w:r>
      <w:r w:rsidR="00E47C08" w:rsidRPr="00B37BB8">
        <w:rPr>
          <w:color w:val="0070C0"/>
        </w:rPr>
        <w:br/>
      </w:r>
    </w:p>
    <w:p w14:paraId="3AC14075" w14:textId="63A18CF9" w:rsidR="00E47C08" w:rsidRDefault="00FF78E5" w:rsidP="00080D83">
      <w:pPr>
        <w:pStyle w:val="22"/>
        <w:numPr>
          <w:ilvl w:val="0"/>
          <w:numId w:val="5"/>
        </w:numPr>
        <w:ind w:right="200"/>
      </w:pPr>
      <w:r w:rsidRPr="00B74F2A">
        <w:rPr>
          <w:rFonts w:hint="eastAsia"/>
          <w:b/>
        </w:rPr>
        <w:t>반품</w:t>
      </w:r>
      <w:r w:rsidR="00E47C08" w:rsidRPr="00B74F2A">
        <w:rPr>
          <w:rFonts w:hint="eastAsia"/>
          <w:b/>
        </w:rPr>
        <w:t xml:space="preserve"> 완료</w:t>
      </w:r>
      <w:r w:rsidR="00E47C08" w:rsidRPr="00B74F2A">
        <w:rPr>
          <w:b/>
        </w:rPr>
        <w:t>/</w:t>
      </w:r>
      <w:r w:rsidR="00B37BB8" w:rsidRPr="00B74F2A">
        <w:rPr>
          <w:rFonts w:hint="eastAsia"/>
          <w:b/>
        </w:rPr>
        <w:t>반품</w:t>
      </w:r>
      <w:r w:rsidR="00E47C08" w:rsidRPr="00B74F2A">
        <w:rPr>
          <w:rFonts w:hint="eastAsia"/>
          <w:b/>
        </w:rPr>
        <w:t xml:space="preserve"> 불가</w:t>
      </w:r>
      <w:r w:rsidR="00B37BB8">
        <w:br/>
        <w:t xml:space="preserve">- </w:t>
      </w:r>
      <w:r w:rsidR="00B37BB8" w:rsidRPr="00B37BB8">
        <w:rPr>
          <w:rFonts w:hint="eastAsia"/>
          <w:color w:val="000000" w:themeColor="text1"/>
        </w:rPr>
        <w:t>반품</w:t>
      </w:r>
      <w:r w:rsidR="00E47C08" w:rsidRPr="00B37BB8">
        <w:rPr>
          <w:rFonts w:hint="eastAsia"/>
          <w:color w:val="000000" w:themeColor="text1"/>
        </w:rPr>
        <w:t xml:space="preserve">이 가능하여 </w:t>
      </w:r>
      <w:r w:rsidR="00B37BB8" w:rsidRPr="00B37BB8">
        <w:rPr>
          <w:rFonts w:hint="eastAsia"/>
          <w:color w:val="000000" w:themeColor="text1"/>
        </w:rPr>
        <w:t xml:space="preserve">고객에게 환불 완료된 경우 </w:t>
      </w:r>
      <w:r w:rsidR="00E47C08" w:rsidRPr="00B37BB8">
        <w:rPr>
          <w:color w:val="000000" w:themeColor="text1"/>
        </w:rPr>
        <w:t>‘</w:t>
      </w:r>
      <w:r w:rsidR="00B37BB8" w:rsidRPr="00B37BB8">
        <w:rPr>
          <w:rFonts w:hint="eastAsia"/>
          <w:color w:val="000000" w:themeColor="text1"/>
        </w:rPr>
        <w:t>반품</w:t>
      </w:r>
      <w:r w:rsidR="00E47C08" w:rsidRPr="00B37BB8">
        <w:rPr>
          <w:rFonts w:hint="eastAsia"/>
          <w:color w:val="000000" w:themeColor="text1"/>
        </w:rPr>
        <w:t>완료</w:t>
      </w:r>
      <w:r w:rsidR="00E47C08" w:rsidRPr="00B37BB8">
        <w:rPr>
          <w:color w:val="000000" w:themeColor="text1"/>
        </w:rPr>
        <w:t>’</w:t>
      </w:r>
      <w:r w:rsidR="00E47C08" w:rsidRPr="00B37BB8">
        <w:rPr>
          <w:rFonts w:hint="eastAsia"/>
          <w:color w:val="000000" w:themeColor="text1"/>
        </w:rPr>
        <w:t>상태로 클레임은 종료된다.</w:t>
      </w:r>
      <w:r w:rsidR="00B37BB8" w:rsidRPr="00B37BB8">
        <w:rPr>
          <w:color w:val="000000" w:themeColor="text1"/>
        </w:rPr>
        <w:br/>
        <w:t xml:space="preserve">- </w:t>
      </w:r>
      <w:r w:rsidR="00B37BB8">
        <w:rPr>
          <w:rFonts w:hint="eastAsia"/>
          <w:color w:val="000000" w:themeColor="text1"/>
        </w:rPr>
        <w:t>반품</w:t>
      </w:r>
      <w:r w:rsidR="00E47C08" w:rsidRPr="00B37BB8">
        <w:rPr>
          <w:rFonts w:hint="eastAsia"/>
        </w:rPr>
        <w:t>이 불가능하여 고객에게 반송</w:t>
      </w:r>
      <w:r w:rsidR="00532550">
        <w:rPr>
          <w:rFonts w:hint="eastAsia"/>
        </w:rPr>
        <w:t>하였거나,</w:t>
      </w:r>
      <w:r w:rsidR="00532550">
        <w:t xml:space="preserve"> </w:t>
      </w:r>
      <w:r w:rsidR="002C29E4">
        <w:t>‘</w:t>
      </w:r>
      <w:r w:rsidR="00B37BB8">
        <w:rPr>
          <w:rFonts w:hint="eastAsia"/>
        </w:rPr>
        <w:t>반품</w:t>
      </w:r>
      <w:r w:rsidR="00E47C08" w:rsidRPr="00B37BB8">
        <w:rPr>
          <w:rFonts w:hint="eastAsia"/>
        </w:rPr>
        <w:t xml:space="preserve"> 불가</w:t>
      </w:r>
      <w:r w:rsidR="002C29E4">
        <w:t>’</w:t>
      </w:r>
      <w:r w:rsidR="00E47C08" w:rsidRPr="00B37BB8">
        <w:rPr>
          <w:rFonts w:hint="eastAsia"/>
        </w:rPr>
        <w:t xml:space="preserve">유형으로 처리된 경우 </w:t>
      </w:r>
      <w:r w:rsidR="00E47C08" w:rsidRPr="00B37BB8">
        <w:t>‘</w:t>
      </w:r>
      <w:r w:rsidR="00B37BB8">
        <w:rPr>
          <w:rFonts w:hint="eastAsia"/>
        </w:rPr>
        <w:t>반품</w:t>
      </w:r>
      <w:r w:rsidR="00E47C08" w:rsidRPr="00B37BB8">
        <w:rPr>
          <w:rFonts w:hint="eastAsia"/>
        </w:rPr>
        <w:t>불가</w:t>
      </w:r>
      <w:r w:rsidR="00E47C08" w:rsidRPr="00B37BB8">
        <w:t>’</w:t>
      </w:r>
      <w:r w:rsidR="00E47C08" w:rsidRPr="00B37BB8">
        <w:rPr>
          <w:rFonts w:hint="eastAsia"/>
        </w:rPr>
        <w:t>상태로 클레임은 종료된다.</w:t>
      </w:r>
      <w:r w:rsidR="002D1A3F">
        <w:br/>
      </w:r>
    </w:p>
    <w:p w14:paraId="030D7350" w14:textId="77777777" w:rsidR="006E6EDF" w:rsidRPr="006E6EDF" w:rsidRDefault="006E6EDF" w:rsidP="006E6EDF"/>
    <w:p w14:paraId="32334E47" w14:textId="77777777" w:rsidR="00E47C08" w:rsidRPr="002D1A3F" w:rsidRDefault="00E47C08" w:rsidP="00ED2F00">
      <w:pPr>
        <w:pStyle w:val="-20"/>
        <w:numPr>
          <w:ilvl w:val="1"/>
          <w:numId w:val="20"/>
        </w:numPr>
        <w:ind w:leftChars="142" w:left="851" w:hanging="567"/>
      </w:pPr>
      <w:bookmarkStart w:id="86" w:name="_Toc7512702"/>
      <w:r w:rsidRPr="002D1A3F">
        <w:t xml:space="preserve">비용 및 혜택 </w:t>
      </w:r>
      <w:r w:rsidRPr="002D1A3F">
        <w:rPr>
          <w:rFonts w:hint="eastAsia"/>
        </w:rPr>
        <w:t>회수</w:t>
      </w:r>
      <w:r w:rsidRPr="002D1A3F">
        <w:t>처리</w:t>
      </w:r>
      <w:bookmarkEnd w:id="86"/>
    </w:p>
    <w:p w14:paraId="23958DEB" w14:textId="77777777" w:rsidR="00952D30" w:rsidRPr="00952D30" w:rsidRDefault="00952D30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color w:val="0070C0"/>
          <w:sz w:val="22"/>
        </w:rPr>
      </w:pPr>
      <w:bookmarkStart w:id="87" w:name="_Toc6905836"/>
      <w:bookmarkStart w:id="88" w:name="_Toc7165681"/>
      <w:bookmarkStart w:id="89" w:name="_Toc7512703"/>
      <w:bookmarkEnd w:id="87"/>
      <w:bookmarkEnd w:id="88"/>
      <w:bookmarkEnd w:id="89"/>
    </w:p>
    <w:p w14:paraId="25154AA9" w14:textId="77777777" w:rsidR="00952D30" w:rsidRPr="00952D30" w:rsidRDefault="00952D30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color w:val="0070C0"/>
          <w:sz w:val="22"/>
        </w:rPr>
      </w:pPr>
      <w:bookmarkStart w:id="90" w:name="_Toc6905837"/>
      <w:bookmarkStart w:id="91" w:name="_Toc7165682"/>
      <w:bookmarkStart w:id="92" w:name="_Toc7512704"/>
      <w:bookmarkEnd w:id="90"/>
      <w:bookmarkEnd w:id="91"/>
      <w:bookmarkEnd w:id="92"/>
    </w:p>
    <w:p w14:paraId="6C9B19B4" w14:textId="594DCBDC" w:rsidR="00E47C08" w:rsidRDefault="00E47C08" w:rsidP="00685CFA">
      <w:pPr>
        <w:pStyle w:val="-30"/>
        <w:numPr>
          <w:ilvl w:val="2"/>
          <w:numId w:val="20"/>
        </w:numPr>
        <w:ind w:leftChars="213" w:left="993" w:hanging="567"/>
      </w:pPr>
      <w:bookmarkStart w:id="93" w:name="_Toc7512705"/>
      <w:r w:rsidRPr="00E47C08">
        <w:rPr>
          <w:rFonts w:hint="eastAsia"/>
        </w:rPr>
        <w:t>반품 배송비</w:t>
      </w:r>
      <w:bookmarkEnd w:id="93"/>
    </w:p>
    <w:p w14:paraId="47BF1F59" w14:textId="2B07E397" w:rsidR="00080D83" w:rsidRPr="00080D83" w:rsidRDefault="00044DE3" w:rsidP="00080D83">
      <w:pPr>
        <w:pStyle w:val="a"/>
        <w:rPr>
          <w:sz w:val="24"/>
        </w:rPr>
      </w:pPr>
      <w:r w:rsidRPr="00631511">
        <w:rPr>
          <w:rFonts w:hint="eastAsia"/>
          <w:b/>
        </w:rPr>
        <w:t>고객이 접수한 경우</w:t>
      </w:r>
      <w:r w:rsidR="00952D30">
        <w:br/>
      </w:r>
      <w:r w:rsidR="00952D30" w:rsidRPr="00612D40">
        <w:rPr>
          <w:rFonts w:hint="eastAsia"/>
        </w:rPr>
        <w:t>-</w:t>
      </w:r>
      <w:r w:rsidR="00952D30" w:rsidRPr="00612D40">
        <w:t xml:space="preserve"> </w:t>
      </w:r>
      <w:r w:rsidR="00952D30" w:rsidRPr="00612D40">
        <w:rPr>
          <w:rFonts w:hint="eastAsia"/>
        </w:rPr>
        <w:t>오프라인을 통해 반품 접수하는 경우 반품배송비는 무료이다.</w:t>
      </w:r>
      <w:r w:rsidR="00952D30" w:rsidRPr="00612D40">
        <w:t xml:space="preserve"> </w:t>
      </w:r>
      <w:r w:rsidR="00E913EE">
        <w:br/>
      </w:r>
      <w:r w:rsidR="00E913EE" w:rsidRPr="00E913EE">
        <w:rPr>
          <w:color w:val="0070C0"/>
        </w:rPr>
        <w:t xml:space="preserve">- </w:t>
      </w:r>
      <w:proofErr w:type="spellStart"/>
      <w:r w:rsidR="00E913EE" w:rsidRPr="00E913EE">
        <w:rPr>
          <w:rFonts w:hint="eastAsia"/>
          <w:color w:val="0070C0"/>
        </w:rPr>
        <w:t>입점사는</w:t>
      </w:r>
      <w:proofErr w:type="spellEnd"/>
      <w:r w:rsidR="00E913EE" w:rsidRPr="00E913EE">
        <w:rPr>
          <w:rFonts w:hint="eastAsia"/>
          <w:color w:val="0070C0"/>
        </w:rPr>
        <w:t xml:space="preserve"> 자사의 반품 배송비 정책을 따른다.</w:t>
      </w:r>
      <w:r w:rsidR="00952D30" w:rsidRPr="00612D40">
        <w:br/>
      </w:r>
      <w:r w:rsidR="00952D30" w:rsidRPr="00612D40">
        <w:rPr>
          <w:rFonts w:hint="eastAsia"/>
        </w:rPr>
        <w:t>-</w:t>
      </w:r>
      <w:r w:rsidR="00952D30" w:rsidRPr="00612D40">
        <w:t xml:space="preserve"> </w:t>
      </w:r>
      <w:r w:rsidR="00952D30" w:rsidRPr="00612D40">
        <w:rPr>
          <w:rFonts w:hint="eastAsia"/>
        </w:rPr>
        <w:t>반품 사유에 관계없이 배송비를 선</w:t>
      </w:r>
      <w:r w:rsidR="0084666C" w:rsidRPr="00612D40">
        <w:rPr>
          <w:rFonts w:hint="eastAsia"/>
        </w:rPr>
        <w:t xml:space="preserve"> </w:t>
      </w:r>
      <w:r w:rsidR="00952D30" w:rsidRPr="00612D40">
        <w:rPr>
          <w:rFonts w:hint="eastAsia"/>
        </w:rPr>
        <w:t>결제하거나 환불금액에서 차감하는 것을 선택하여 접수 가능하다.</w:t>
      </w:r>
      <w:r w:rsidR="00952D30" w:rsidRPr="00612D40">
        <w:br/>
        <w:t xml:space="preserve">- </w:t>
      </w:r>
      <w:r w:rsidR="00952D30" w:rsidRPr="00612D40">
        <w:rPr>
          <w:rFonts w:hint="eastAsia"/>
        </w:rPr>
        <w:t xml:space="preserve">반품 배송비를 선 결제한 경우 심의 결과에 따라 </w:t>
      </w:r>
      <w:r w:rsidR="00952D30" w:rsidRPr="00612D40">
        <w:t>BO</w:t>
      </w:r>
      <w:r w:rsidR="00952D30" w:rsidRPr="00612D40">
        <w:rPr>
          <w:rFonts w:hint="eastAsia"/>
        </w:rPr>
        <w:t>에서 배송비 결제내역을 취소할 수 있다.</w:t>
      </w:r>
      <w:r w:rsidR="00952D30" w:rsidRPr="00612D40">
        <w:br/>
      </w:r>
      <w:r w:rsidR="00952D30" w:rsidRPr="00612D40">
        <w:rPr>
          <w:rFonts w:hint="eastAsia"/>
        </w:rPr>
        <w:lastRenderedPageBreak/>
        <w:t>-</w:t>
      </w:r>
      <w:r w:rsidR="00952D30" w:rsidRPr="00612D40">
        <w:t xml:space="preserve"> </w:t>
      </w:r>
      <w:r w:rsidR="00E47C08" w:rsidRPr="00612D40">
        <w:rPr>
          <w:rFonts w:hint="eastAsia"/>
        </w:rPr>
        <w:t>주문시점 배송비를 지불한 경우</w:t>
      </w:r>
      <w:r w:rsidR="003D603E">
        <w:rPr>
          <w:rFonts w:hint="eastAsia"/>
        </w:rPr>
        <w:t xml:space="preserve"> 전체 반품 시</w:t>
      </w:r>
      <w:r w:rsidR="00E47C08" w:rsidRPr="00612D40">
        <w:rPr>
          <w:rFonts w:hint="eastAsia"/>
        </w:rPr>
        <w:t xml:space="preserve"> </w:t>
      </w:r>
      <w:r w:rsidR="00E47C08" w:rsidRPr="00612D40">
        <w:t>2,500</w:t>
      </w:r>
      <w:r w:rsidR="00E47C08" w:rsidRPr="00612D40">
        <w:rPr>
          <w:rFonts w:hint="eastAsia"/>
        </w:rPr>
        <w:t>원이 발생하고,</w:t>
      </w:r>
      <w:r w:rsidR="00E47C08" w:rsidRPr="00612D40">
        <w:t xml:space="preserve"> </w:t>
      </w:r>
      <w:r w:rsidR="00E47C08" w:rsidRPr="00612D40">
        <w:rPr>
          <w:rFonts w:hint="eastAsia"/>
        </w:rPr>
        <w:t xml:space="preserve">무료배송이었던 경우 </w:t>
      </w:r>
      <w:r w:rsidR="00E47C08" w:rsidRPr="00612D40">
        <w:t>5,000</w:t>
      </w:r>
      <w:r w:rsidR="00E47C08" w:rsidRPr="00612D40">
        <w:rPr>
          <w:rFonts w:hint="eastAsia"/>
        </w:rPr>
        <w:t xml:space="preserve">원이 발생한다. </w:t>
      </w:r>
      <w:r w:rsidR="00952D30" w:rsidRPr="00612D40">
        <w:rPr>
          <w:color w:val="FF0000"/>
        </w:rPr>
        <w:br/>
      </w:r>
      <w:r w:rsidR="00043C7B">
        <w:t xml:space="preserve">* </w:t>
      </w:r>
      <w:r w:rsidR="00952D30" w:rsidRPr="00612D40">
        <w:rPr>
          <w:rFonts w:hint="eastAsia"/>
        </w:rPr>
        <w:t xml:space="preserve">배송비 무료 쿠폰을 사용한 경우 </w:t>
      </w:r>
      <w:r w:rsidR="00080D83">
        <w:rPr>
          <w:rFonts w:hint="eastAsia"/>
        </w:rPr>
        <w:t xml:space="preserve">배송비를 결제한 것으로 간주하여 </w:t>
      </w:r>
      <w:r w:rsidR="00952D30" w:rsidRPr="00612D40">
        <w:rPr>
          <w:rFonts w:hint="eastAsia"/>
        </w:rPr>
        <w:t>‘</w:t>
      </w:r>
      <w:proofErr w:type="spellStart"/>
      <w:r w:rsidR="003D603E">
        <w:rPr>
          <w:rFonts w:hint="eastAsia"/>
        </w:rPr>
        <w:t>유료</w:t>
      </w:r>
      <w:r w:rsidR="00952D30" w:rsidRPr="00612D40">
        <w:rPr>
          <w:rFonts w:hint="eastAsia"/>
        </w:rPr>
        <w:t>배송’과</w:t>
      </w:r>
      <w:proofErr w:type="spellEnd"/>
      <w:r w:rsidR="00952D30" w:rsidRPr="00612D40">
        <w:rPr>
          <w:rFonts w:hint="eastAsia"/>
        </w:rPr>
        <w:t xml:space="preserve"> 동일하게 배송비 부과 규칙을 따른다.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91"/>
        <w:gridCol w:w="2692"/>
        <w:gridCol w:w="1984"/>
        <w:gridCol w:w="1650"/>
      </w:tblGrid>
      <w:tr w:rsidR="00202FB7" w:rsidRPr="00E47C08" w14:paraId="107F0784" w14:textId="06B55EFE" w:rsidTr="00080D83">
        <w:trPr>
          <w:trHeight w:val="397"/>
        </w:trPr>
        <w:tc>
          <w:tcPr>
            <w:tcW w:w="1492" w:type="pct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50A4454" w14:textId="1756265A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8"/>
              </w:rPr>
              <w:t>접수처</w:t>
            </w:r>
          </w:p>
        </w:tc>
        <w:tc>
          <w:tcPr>
            <w:tcW w:w="1493" w:type="pct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06956DE" w14:textId="43CC801E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8"/>
              </w:rPr>
              <w:t>주문상품 배송비 유형</w:t>
            </w:r>
          </w:p>
        </w:tc>
        <w:tc>
          <w:tcPr>
            <w:tcW w:w="1100" w:type="pct"/>
            <w:shd w:val="clear" w:color="auto" w:fill="BFBFBF"/>
            <w:vAlign w:val="center"/>
          </w:tcPr>
          <w:p w14:paraId="5517D4B4" w14:textId="1250A0CD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8"/>
              </w:rPr>
              <w:t xml:space="preserve">전체 </w:t>
            </w:r>
            <w:r w:rsidRPr="00044DE3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8"/>
              </w:rPr>
              <w:t>반품배송비</w:t>
            </w:r>
          </w:p>
        </w:tc>
        <w:tc>
          <w:tcPr>
            <w:tcW w:w="915" w:type="pct"/>
            <w:shd w:val="clear" w:color="auto" w:fill="BFBFBF"/>
            <w:vAlign w:val="center"/>
          </w:tcPr>
          <w:p w14:paraId="64364196" w14:textId="5869838B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8"/>
              </w:rPr>
              <w:t>부분 반품 배송비</w:t>
            </w:r>
          </w:p>
        </w:tc>
      </w:tr>
      <w:tr w:rsidR="00202FB7" w:rsidRPr="00E47C08" w14:paraId="1B68941F" w14:textId="538CCE95" w:rsidTr="00080D83">
        <w:trPr>
          <w:trHeight w:val="397"/>
        </w:trPr>
        <w:tc>
          <w:tcPr>
            <w:tcW w:w="1492" w:type="pct"/>
            <w:vMerge w:val="restart"/>
            <w:shd w:val="clear" w:color="auto" w:fill="F2F2F2"/>
            <w:vAlign w:val="center"/>
          </w:tcPr>
          <w:p w14:paraId="745003A7" w14:textId="77777777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  <w:r w:rsidRPr="00044DE3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>온라인</w:t>
            </w:r>
          </w:p>
        </w:tc>
        <w:tc>
          <w:tcPr>
            <w:tcW w:w="1493" w:type="pct"/>
            <w:shd w:val="clear" w:color="auto" w:fill="F2F2F2"/>
            <w:vAlign w:val="center"/>
          </w:tcPr>
          <w:p w14:paraId="3CA9206B" w14:textId="175BCA6E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  <w:r w:rsidRPr="00044DE3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>무료배송</w:t>
            </w:r>
          </w:p>
        </w:tc>
        <w:tc>
          <w:tcPr>
            <w:tcW w:w="1100" w:type="pct"/>
            <w:shd w:val="clear" w:color="auto" w:fill="FFFFFF" w:themeFill="background1"/>
            <w:vAlign w:val="center"/>
          </w:tcPr>
          <w:p w14:paraId="60EE7171" w14:textId="350CE684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044DE3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5,00</w:t>
            </w:r>
            <w:r w:rsidRPr="00044DE3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0</w:t>
            </w:r>
            <w:r w:rsidRPr="00044DE3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원</w:t>
            </w:r>
          </w:p>
        </w:tc>
        <w:tc>
          <w:tcPr>
            <w:tcW w:w="915" w:type="pct"/>
            <w:shd w:val="clear" w:color="auto" w:fill="FFFFFF" w:themeFill="background1"/>
            <w:vAlign w:val="center"/>
          </w:tcPr>
          <w:p w14:paraId="3F4D815D" w14:textId="1CF50E83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044DE3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2,500원</w:t>
            </w:r>
          </w:p>
        </w:tc>
      </w:tr>
      <w:tr w:rsidR="00202FB7" w:rsidRPr="00E47C08" w14:paraId="5A9EEB2E" w14:textId="722531EA" w:rsidTr="00080D83">
        <w:trPr>
          <w:trHeight w:val="397"/>
        </w:trPr>
        <w:tc>
          <w:tcPr>
            <w:tcW w:w="1492" w:type="pct"/>
            <w:vMerge/>
            <w:shd w:val="clear" w:color="auto" w:fill="F2F2F2"/>
            <w:vAlign w:val="center"/>
          </w:tcPr>
          <w:p w14:paraId="160719BE" w14:textId="77777777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</w:p>
        </w:tc>
        <w:tc>
          <w:tcPr>
            <w:tcW w:w="1493" w:type="pct"/>
            <w:shd w:val="clear" w:color="auto" w:fill="F2F2F2"/>
            <w:vAlign w:val="center"/>
          </w:tcPr>
          <w:p w14:paraId="29735582" w14:textId="37719509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  <w:r w:rsidRPr="00044DE3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>유료배송</w:t>
            </w:r>
          </w:p>
        </w:tc>
        <w:tc>
          <w:tcPr>
            <w:tcW w:w="1100" w:type="pct"/>
            <w:shd w:val="clear" w:color="auto" w:fill="FFFFFF" w:themeFill="background1"/>
            <w:vAlign w:val="center"/>
          </w:tcPr>
          <w:p w14:paraId="32016112" w14:textId="3567A74E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2</w:t>
            </w:r>
            <w:r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,500</w:t>
            </w:r>
            <w:r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원</w:t>
            </w:r>
          </w:p>
        </w:tc>
        <w:tc>
          <w:tcPr>
            <w:tcW w:w="915" w:type="pct"/>
            <w:shd w:val="clear" w:color="auto" w:fill="FFFFFF" w:themeFill="background1"/>
            <w:vAlign w:val="center"/>
          </w:tcPr>
          <w:p w14:paraId="48A41AA4" w14:textId="6061C3C2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044DE3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2,500원</w:t>
            </w:r>
          </w:p>
        </w:tc>
      </w:tr>
      <w:tr w:rsidR="00202FB7" w:rsidRPr="00E47C08" w14:paraId="1A399914" w14:textId="77777777" w:rsidTr="00080D83">
        <w:trPr>
          <w:trHeight w:val="397"/>
        </w:trPr>
        <w:tc>
          <w:tcPr>
            <w:tcW w:w="1492" w:type="pct"/>
            <w:vMerge/>
            <w:shd w:val="clear" w:color="auto" w:fill="F2F2F2"/>
            <w:vAlign w:val="center"/>
          </w:tcPr>
          <w:p w14:paraId="759A6533" w14:textId="77777777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</w:p>
        </w:tc>
        <w:tc>
          <w:tcPr>
            <w:tcW w:w="1493" w:type="pct"/>
            <w:shd w:val="clear" w:color="auto" w:fill="F2F2F2"/>
            <w:vAlign w:val="center"/>
          </w:tcPr>
          <w:p w14:paraId="3F294399" w14:textId="6E3D43E1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  <w:r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>무료배송 쿠폰 사용</w:t>
            </w:r>
          </w:p>
        </w:tc>
        <w:tc>
          <w:tcPr>
            <w:tcW w:w="1100" w:type="pct"/>
            <w:shd w:val="clear" w:color="auto" w:fill="FFFFFF" w:themeFill="background1"/>
            <w:vAlign w:val="center"/>
          </w:tcPr>
          <w:p w14:paraId="2D1317FB" w14:textId="0631FF00" w:rsidR="00202FB7" w:rsidRDefault="00202FB7" w:rsidP="00202FB7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2</w:t>
            </w:r>
            <w:r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,500</w:t>
            </w:r>
            <w:r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원</w:t>
            </w:r>
          </w:p>
        </w:tc>
        <w:tc>
          <w:tcPr>
            <w:tcW w:w="915" w:type="pct"/>
            <w:shd w:val="clear" w:color="auto" w:fill="FFFFFF" w:themeFill="background1"/>
            <w:vAlign w:val="center"/>
          </w:tcPr>
          <w:p w14:paraId="508BB207" w14:textId="4710464B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044DE3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2,500원</w:t>
            </w:r>
          </w:p>
        </w:tc>
      </w:tr>
      <w:tr w:rsidR="00202FB7" w:rsidRPr="00E47C08" w14:paraId="68D16086" w14:textId="3FBCA306" w:rsidTr="00080D83">
        <w:trPr>
          <w:trHeight w:val="397"/>
        </w:trPr>
        <w:tc>
          <w:tcPr>
            <w:tcW w:w="1492" w:type="pct"/>
            <w:shd w:val="clear" w:color="auto" w:fill="F2F2F2"/>
            <w:vAlign w:val="center"/>
          </w:tcPr>
          <w:p w14:paraId="1C5C12B1" w14:textId="0A4E85C2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  <w:r w:rsidRPr="00044DE3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>오프라인 매장 반품</w:t>
            </w:r>
            <w:r w:rsidR="00080D83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 xml:space="preserve"> </w:t>
            </w:r>
            <w:r w:rsidR="00080D83"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  <w:t>(</w:t>
            </w:r>
            <w:r w:rsidR="00080D83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>자사상품만)</w:t>
            </w:r>
          </w:p>
        </w:tc>
        <w:tc>
          <w:tcPr>
            <w:tcW w:w="1493" w:type="pct"/>
            <w:shd w:val="clear" w:color="auto" w:fill="F2F2F2"/>
            <w:vAlign w:val="center"/>
          </w:tcPr>
          <w:p w14:paraId="1DB1293E" w14:textId="39EE8962" w:rsidR="00202FB7" w:rsidRPr="00044DE3" w:rsidRDefault="00080D83" w:rsidP="00202FB7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  <w:r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>무료배송/유료배송 무관</w:t>
            </w:r>
          </w:p>
        </w:tc>
        <w:tc>
          <w:tcPr>
            <w:tcW w:w="1100" w:type="pct"/>
            <w:shd w:val="clear" w:color="auto" w:fill="FFFFFF" w:themeFill="background1"/>
            <w:vAlign w:val="center"/>
          </w:tcPr>
          <w:p w14:paraId="740E7564" w14:textId="1D6DD519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무료</w:t>
            </w:r>
          </w:p>
        </w:tc>
        <w:tc>
          <w:tcPr>
            <w:tcW w:w="915" w:type="pct"/>
            <w:shd w:val="clear" w:color="auto" w:fill="FFFFFF" w:themeFill="background1"/>
            <w:vAlign w:val="center"/>
          </w:tcPr>
          <w:p w14:paraId="3087E7B9" w14:textId="5CE9BB85" w:rsidR="00202FB7" w:rsidRPr="00044DE3" w:rsidRDefault="00202FB7" w:rsidP="00202FB7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044DE3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무료</w:t>
            </w:r>
          </w:p>
        </w:tc>
      </w:tr>
    </w:tbl>
    <w:p w14:paraId="44B15371" w14:textId="77777777" w:rsidR="0084666C" w:rsidRDefault="0084666C" w:rsidP="00080D83">
      <w:pPr>
        <w:pStyle w:val="a"/>
        <w:numPr>
          <w:ilvl w:val="0"/>
          <w:numId w:val="0"/>
        </w:numPr>
        <w:ind w:left="1134"/>
      </w:pPr>
    </w:p>
    <w:p w14:paraId="75063338" w14:textId="3EA3020A" w:rsidR="0084666C" w:rsidRPr="001D69C3" w:rsidRDefault="001B6F6C" w:rsidP="00080D83">
      <w:pPr>
        <w:pStyle w:val="a"/>
      </w:pPr>
      <w:r>
        <w:rPr>
          <w:rFonts w:hint="eastAsia"/>
          <w:b/>
        </w:rPr>
        <w:t>관리자(고객센터)</w:t>
      </w:r>
      <w:r w:rsidR="0084666C" w:rsidRPr="00631511">
        <w:rPr>
          <w:rFonts w:hint="eastAsia"/>
          <w:b/>
        </w:rPr>
        <w:t>를 통하여 접수한 경우</w:t>
      </w:r>
      <w:r w:rsidR="0084666C">
        <w:br/>
      </w:r>
      <w:r w:rsidR="0084666C" w:rsidRPr="00612D40">
        <w:rPr>
          <w:rFonts w:hint="eastAsia"/>
        </w:rPr>
        <w:t>-</w:t>
      </w:r>
      <w:r w:rsidR="0084666C" w:rsidRPr="00612D40">
        <w:t xml:space="preserve"> </w:t>
      </w:r>
      <w:r w:rsidR="00E47C08" w:rsidRPr="00612D40">
        <w:rPr>
          <w:rFonts w:hint="eastAsia"/>
        </w:rPr>
        <w:t>반품배송비 결제방식은 환불금액에서 차감하거나 선 결제 방식을 고객이 반품신청 시 선택할 수 있다.</w:t>
      </w:r>
      <w:r w:rsidR="0084666C" w:rsidRPr="00612D40">
        <w:br/>
        <w:t>-</w:t>
      </w:r>
      <w:r w:rsidR="00C5212F" w:rsidRPr="00612D40">
        <w:t xml:space="preserve"> </w:t>
      </w:r>
      <w:r w:rsidR="0084666C" w:rsidRPr="00612D40">
        <w:rPr>
          <w:rFonts w:hint="eastAsia"/>
        </w:rPr>
        <w:t>배송비용 발생 시 가상계좌를 발급하거나 무료</w:t>
      </w:r>
      <w:r w:rsidR="00ED0B49" w:rsidRPr="00612D40">
        <w:rPr>
          <w:rFonts w:hint="eastAsia"/>
        </w:rPr>
        <w:t>반품</w:t>
      </w:r>
      <w:r w:rsidR="0084666C" w:rsidRPr="00612D40">
        <w:rPr>
          <w:rFonts w:hint="eastAsia"/>
        </w:rPr>
        <w:t xml:space="preserve"> 쿠폰(신청 회원이 보유한 경우)을 사용하여 결제가 가능하다.</w:t>
      </w:r>
      <w:r w:rsidR="0084666C" w:rsidRPr="00612D40">
        <w:br/>
        <w:t xml:space="preserve">- </w:t>
      </w:r>
      <w:r w:rsidR="0084666C" w:rsidRPr="00612D40">
        <w:rPr>
          <w:rFonts w:hint="eastAsia"/>
        </w:rPr>
        <w:t xml:space="preserve">가상계좌와 비용은 </w:t>
      </w:r>
      <w:r w:rsidR="0084666C" w:rsidRPr="00612D40">
        <w:t>‘</w:t>
      </w:r>
      <w:r w:rsidR="003F7FE5" w:rsidRPr="00612D40">
        <w:rPr>
          <w:rFonts w:hint="eastAsia"/>
        </w:rPr>
        <w:t>마이페이지&gt;취소/반품/교환&gt;반품 상세</w:t>
      </w:r>
      <w:r w:rsidR="003F7FE5" w:rsidRPr="00612D40">
        <w:t>’</w:t>
      </w:r>
      <w:r w:rsidR="0084666C" w:rsidRPr="00612D40">
        <w:rPr>
          <w:rFonts w:hint="eastAsia"/>
        </w:rPr>
        <w:t>화면에서 확인 가능하다..</w:t>
      </w:r>
      <w:r w:rsidR="0084666C" w:rsidRPr="00612D40">
        <w:br/>
        <w:t xml:space="preserve">- </w:t>
      </w:r>
      <w:r w:rsidR="0084666C" w:rsidRPr="00612D40">
        <w:rPr>
          <w:rFonts w:hint="eastAsia"/>
        </w:rPr>
        <w:t>환수금액 또는 환불금액이 발생 된 경우 환수 금액 관리,</w:t>
      </w:r>
      <w:r w:rsidR="0084666C" w:rsidRPr="00612D40">
        <w:t xml:space="preserve"> </w:t>
      </w:r>
      <w:r w:rsidR="0084666C" w:rsidRPr="00612D40">
        <w:rPr>
          <w:rFonts w:hint="eastAsia"/>
        </w:rPr>
        <w:t>환불 금액 관리</w:t>
      </w:r>
      <w:r w:rsidR="0084666C" w:rsidRPr="00612D40">
        <w:t xml:space="preserve"> </w:t>
      </w:r>
      <w:r w:rsidR="0084666C" w:rsidRPr="00612D40">
        <w:rPr>
          <w:rFonts w:hint="eastAsia"/>
        </w:rPr>
        <w:t>각각의 메뉴에서 확인 및 처리가 가능하다</w:t>
      </w:r>
      <w:r w:rsidR="0084666C" w:rsidRPr="00612D40">
        <w:rPr>
          <w:rFonts w:hint="eastAsia"/>
          <w:sz w:val="20"/>
        </w:rPr>
        <w:t>.</w:t>
      </w:r>
      <w:r w:rsidR="00044DE3">
        <w:br/>
      </w:r>
    </w:p>
    <w:p w14:paraId="2E066314" w14:textId="78BDC5C4" w:rsidR="00044DE3" w:rsidRDefault="00044DE3" w:rsidP="00685CFA">
      <w:pPr>
        <w:pStyle w:val="-30"/>
        <w:numPr>
          <w:ilvl w:val="2"/>
          <w:numId w:val="20"/>
        </w:numPr>
        <w:ind w:leftChars="213" w:left="993" w:hanging="567"/>
      </w:pPr>
      <w:bookmarkStart w:id="94" w:name="_Toc7512706"/>
      <w:r>
        <w:rPr>
          <w:rFonts w:hint="eastAsia"/>
        </w:rPr>
        <w:t>반송 배송비</w:t>
      </w:r>
      <w:bookmarkEnd w:id="94"/>
    </w:p>
    <w:p w14:paraId="1C6B8501" w14:textId="7EE1B9B5" w:rsidR="00E44B42" w:rsidRPr="00E44B42" w:rsidRDefault="00EC7569" w:rsidP="00980F8C">
      <w:pPr>
        <w:pStyle w:val="af3"/>
        <w:numPr>
          <w:ilvl w:val="0"/>
          <w:numId w:val="33"/>
        </w:numPr>
        <w:ind w:leftChars="0"/>
      </w:pPr>
      <w:r w:rsidRPr="00EC7569">
        <w:rPr>
          <w:rFonts w:hint="eastAsia"/>
          <w:color w:val="000000" w:themeColor="text1"/>
        </w:rPr>
        <w:t>반품 접수처 구분과 상관없이 클레임 불가로 인하여 반송 처리되는 경우 반송 배송비는 발생하지 않는다.</w:t>
      </w:r>
      <w:r w:rsidR="00E44B42" w:rsidRPr="00E44B42">
        <w:br/>
      </w:r>
    </w:p>
    <w:p w14:paraId="3DE95009" w14:textId="04AECA44" w:rsidR="00E47C08" w:rsidRPr="00D16A81" w:rsidRDefault="00044DE3" w:rsidP="00685CFA">
      <w:pPr>
        <w:pStyle w:val="-30"/>
        <w:numPr>
          <w:ilvl w:val="2"/>
          <w:numId w:val="20"/>
        </w:numPr>
        <w:ind w:leftChars="213" w:left="993" w:hanging="567"/>
      </w:pPr>
      <w:bookmarkStart w:id="95" w:name="_Toc7512707"/>
      <w:r w:rsidRPr="00D16A81">
        <w:t>프로모션 복원 및 회수 정책</w:t>
      </w:r>
      <w:bookmarkEnd w:id="95"/>
    </w:p>
    <w:tbl>
      <w:tblPr>
        <w:tblW w:w="9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8"/>
        <w:gridCol w:w="1701"/>
        <w:gridCol w:w="5216"/>
      </w:tblGrid>
      <w:tr w:rsidR="001822CF" w:rsidRPr="001D69C3" w14:paraId="2B54F42A" w14:textId="77777777" w:rsidTr="001822CF">
        <w:trPr>
          <w:trHeight w:val="39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693F1E6" w14:textId="77777777" w:rsidR="001822CF" w:rsidRPr="00B74F2A" w:rsidRDefault="001822CF" w:rsidP="001822CF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유형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4B3E750" w14:textId="77777777" w:rsidR="001822CF" w:rsidRPr="00B74F2A" w:rsidRDefault="001822CF" w:rsidP="001822CF">
            <w:pPr>
              <w:spacing w:before="20" w:after="40" w:line="240" w:lineRule="exact"/>
              <w:jc w:val="center"/>
              <w:rPr>
                <w:rFonts w:cs="굴림"/>
                <w:b/>
                <w:bCs/>
                <w:iCs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/>
                <w:b/>
                <w:bCs/>
                <w:iCs/>
                <w:color w:val="000000" w:themeColor="text1"/>
                <w:sz w:val="16"/>
                <w:szCs w:val="16"/>
              </w:rPr>
              <w:t>복원기준</w:t>
            </w:r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4BDAAF8" w14:textId="77777777" w:rsidR="001822CF" w:rsidRPr="00B74F2A" w:rsidRDefault="001822CF" w:rsidP="001822CF">
            <w:pPr>
              <w:spacing w:before="20" w:after="40" w:line="240" w:lineRule="exact"/>
              <w:jc w:val="center"/>
              <w:rPr>
                <w:rFonts w:cs="굴림"/>
                <w:b/>
                <w:bCs/>
                <w:iCs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/>
                <w:b/>
                <w:bCs/>
                <w:iCs/>
                <w:color w:val="000000" w:themeColor="text1"/>
                <w:sz w:val="16"/>
                <w:szCs w:val="16"/>
              </w:rPr>
              <w:t>설명</w:t>
            </w:r>
          </w:p>
        </w:tc>
      </w:tr>
      <w:tr w:rsidR="001822CF" w:rsidRPr="001D69C3" w14:paraId="3339E23B" w14:textId="77777777" w:rsidTr="001822CF">
        <w:trPr>
          <w:trHeight w:val="39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27C3B3" w14:textId="77777777" w:rsidR="001822CF" w:rsidRPr="00B74F2A" w:rsidRDefault="001822CF" w:rsidP="00545308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  <w:t>사은품 증정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B9F12" w14:textId="77777777" w:rsidR="001822CF" w:rsidRPr="00B74F2A" w:rsidRDefault="001822CF" w:rsidP="00545308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>상품</w:t>
            </w:r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21E87" w14:textId="51D64753" w:rsidR="008360B4" w:rsidRPr="00B74F2A" w:rsidRDefault="008360B4" w:rsidP="00545308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>사은품</w:t>
            </w: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 xml:space="preserve"> </w:t>
            </w: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>증정 상품</w:t>
            </w: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>을 반품할 경우 사은품 회수</w:t>
            </w: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br/>
            </w: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>단, 사은품이 회수되지 않더라도 반품 처리는 가능하다.</w:t>
            </w:r>
          </w:p>
        </w:tc>
      </w:tr>
      <w:tr w:rsidR="008360B4" w:rsidRPr="001D69C3" w14:paraId="3F2646CE" w14:textId="77777777" w:rsidTr="001822CF">
        <w:trPr>
          <w:trHeight w:val="39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A8CC52" w14:textId="77777777" w:rsidR="008360B4" w:rsidRPr="00B74F2A" w:rsidRDefault="008360B4" w:rsidP="008360B4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  <w:t xml:space="preserve">할인 </w:t>
            </w:r>
            <w:r w:rsidRPr="00B74F2A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6"/>
              </w:rPr>
              <w:t>쿠폰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34C4B" w14:textId="6828A737" w:rsidR="008360B4" w:rsidRPr="00B74F2A" w:rsidRDefault="008360B4" w:rsidP="008360B4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>상품</w:t>
            </w:r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29F4E" w14:textId="7BBFD28E" w:rsidR="008360B4" w:rsidRPr="00B74F2A" w:rsidRDefault="008360B4" w:rsidP="008360B4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>적용된 상품이 반품될 경우 복원</w:t>
            </w:r>
          </w:p>
        </w:tc>
      </w:tr>
      <w:tr w:rsidR="001822CF" w:rsidRPr="001D69C3" w14:paraId="585EE912" w14:textId="77777777" w:rsidTr="001822CF">
        <w:trPr>
          <w:trHeight w:val="39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773403" w14:textId="77777777" w:rsidR="001822CF" w:rsidRPr="00B74F2A" w:rsidRDefault="001822CF" w:rsidP="00545308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6"/>
              </w:rPr>
              <w:t>제휴사 할인쿠폰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33581" w14:textId="77777777" w:rsidR="001822CF" w:rsidRPr="00B74F2A" w:rsidRDefault="001822CF" w:rsidP="00545308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>상품</w:t>
            </w:r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8443F" w14:textId="42EB55F3" w:rsidR="001822CF" w:rsidRPr="00B74F2A" w:rsidRDefault="001822CF" w:rsidP="00545308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 xml:space="preserve">제휴사 할인 쿠폰이 적용된 상품이 </w:t>
            </w:r>
            <w:r w:rsidR="00DF2FA3"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 xml:space="preserve">반품될 </w:t>
            </w: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>경우 복원</w:t>
            </w:r>
          </w:p>
        </w:tc>
      </w:tr>
      <w:tr w:rsidR="00DF2FA3" w:rsidRPr="001D69C3" w14:paraId="270BF8E9" w14:textId="77777777" w:rsidTr="001822CF">
        <w:trPr>
          <w:trHeight w:val="39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203C9E" w14:textId="77777777" w:rsidR="00DF2FA3" w:rsidRPr="00B74F2A" w:rsidRDefault="00DF2FA3" w:rsidP="00DF2FA3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  <w:t xml:space="preserve">배송비 </w:t>
            </w:r>
            <w:r w:rsidRPr="00B74F2A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6"/>
              </w:rPr>
              <w:t>쿠폰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25484" w14:textId="76936693" w:rsidR="00DF2FA3" w:rsidRPr="00B74F2A" w:rsidRDefault="00DF2FA3" w:rsidP="00DF2FA3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proofErr w:type="spellStart"/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>복원안함</w:t>
            </w:r>
            <w:proofErr w:type="spellEnd"/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C0059" w14:textId="77777777" w:rsidR="00DF2FA3" w:rsidRPr="00B74F2A" w:rsidRDefault="00DF2FA3" w:rsidP="00DF2FA3">
            <w:pPr>
              <w:spacing w:before="20" w:after="40" w:line="240" w:lineRule="exact"/>
              <w:ind w:left="160" w:hangingChars="100" w:hanging="160"/>
              <w:jc w:val="left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proofErr w:type="spellStart"/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>반품시</w:t>
            </w:r>
            <w:proofErr w:type="spellEnd"/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 xml:space="preserve"> 주문 배송비를 환불하지 않기 때문에 복원 안함</w:t>
            </w:r>
          </w:p>
          <w:p w14:paraId="3930FAA2" w14:textId="23162A7B" w:rsidR="00DF2FA3" w:rsidRPr="00B74F2A" w:rsidRDefault="00DF2FA3" w:rsidP="00DF2FA3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>단,</w:t>
            </w: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 xml:space="preserve"> </w:t>
            </w: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 xml:space="preserve">반품 귀책사유가 판매자일 경우 </w:t>
            </w: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>CS</w:t>
            </w: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>보상으로 처리한다.</w:t>
            </w:r>
          </w:p>
        </w:tc>
      </w:tr>
      <w:tr w:rsidR="00DF2FA3" w:rsidRPr="001D69C3" w14:paraId="281B501B" w14:textId="77777777" w:rsidTr="001822CF">
        <w:trPr>
          <w:trHeight w:val="39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58D73E" w14:textId="77777777" w:rsidR="00DF2FA3" w:rsidRPr="00B74F2A" w:rsidRDefault="00DF2FA3" w:rsidP="00DF2FA3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6"/>
              </w:rPr>
              <w:t>더블포인트 쿠폰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61BC6" w14:textId="0909A39C" w:rsidR="00DF2FA3" w:rsidRPr="00B74F2A" w:rsidRDefault="00DF2FA3" w:rsidP="00DF2FA3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>주문</w:t>
            </w:r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07BD4" w14:textId="2496274C" w:rsidR="00DF2FA3" w:rsidRPr="00B74F2A" w:rsidRDefault="00DF2FA3" w:rsidP="00DF2FA3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>전체 반품 시 더블 포인트 쿠폰 복원</w:t>
            </w:r>
            <w:r w:rsidR="00803523"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 xml:space="preserve"> 및 </w:t>
            </w: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br/>
            </w: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 xml:space="preserve">*부분 반품되는 경우 반품한 </w:t>
            </w: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  <w:t>상품의 포인트</w:t>
            </w: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>는 환수된다.</w:t>
            </w:r>
          </w:p>
        </w:tc>
      </w:tr>
      <w:tr w:rsidR="00803523" w:rsidRPr="001D69C3" w14:paraId="06DED420" w14:textId="77777777" w:rsidTr="001822CF">
        <w:trPr>
          <w:trHeight w:val="39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863A1A" w14:textId="1B7DA291" w:rsidR="00803523" w:rsidRPr="00B74F2A" w:rsidRDefault="00803523" w:rsidP="00DF2FA3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6"/>
              </w:rPr>
              <w:lastRenderedPageBreak/>
              <w:t>임직원 구매한도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FF0AE" w14:textId="2A9B55D9" w:rsidR="00803523" w:rsidRPr="00B74F2A" w:rsidRDefault="00803523" w:rsidP="00DF2FA3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6"/>
              </w:rPr>
              <w:t>구매한도</w:t>
            </w:r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11927" w14:textId="15E499AD" w:rsidR="00803523" w:rsidRPr="00B74F2A" w:rsidRDefault="00CD3163" w:rsidP="00DF2FA3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FF0000"/>
                <w:sz w:val="16"/>
                <w:szCs w:val="16"/>
              </w:rPr>
            </w:pPr>
            <w:r w:rsidRPr="00B74F2A">
              <w:rPr>
                <w:rFonts w:hint="eastAsia"/>
                <w:sz w:val="16"/>
                <w:szCs w:val="16"/>
              </w:rPr>
              <w:t>반품 시 구매한도는 취소한 상품의 환불 금액만큼 복원된다.</w:t>
            </w:r>
            <w:r w:rsidRPr="00B74F2A">
              <w:rPr>
                <w:sz w:val="16"/>
                <w:szCs w:val="16"/>
              </w:rPr>
              <w:t xml:space="preserve"> </w:t>
            </w:r>
            <w:r w:rsidRPr="00B74F2A">
              <w:rPr>
                <w:sz w:val="16"/>
                <w:szCs w:val="16"/>
              </w:rPr>
              <w:br/>
            </w:r>
            <w:r w:rsidRPr="00B74F2A">
              <w:rPr>
                <w:rFonts w:hint="eastAsia"/>
                <w:sz w:val="16"/>
                <w:szCs w:val="16"/>
              </w:rPr>
              <w:t>단,</w:t>
            </w:r>
            <w:r w:rsidRPr="00B74F2A">
              <w:rPr>
                <w:sz w:val="16"/>
                <w:szCs w:val="16"/>
              </w:rPr>
              <w:t xml:space="preserve"> </w:t>
            </w:r>
            <w:r w:rsidRPr="00B74F2A">
              <w:rPr>
                <w:rFonts w:hint="eastAsia"/>
                <w:sz w:val="16"/>
                <w:szCs w:val="16"/>
              </w:rPr>
              <w:t>환불 시점이 당월을 지난 경우 구매한도는 복원되지 않고,</w:t>
            </w:r>
            <w:r w:rsidRPr="00B74F2A">
              <w:rPr>
                <w:sz w:val="16"/>
                <w:szCs w:val="16"/>
              </w:rPr>
              <w:t xml:space="preserve"> </w:t>
            </w:r>
            <w:r w:rsidRPr="00B74F2A">
              <w:rPr>
                <w:rFonts w:hint="eastAsia"/>
                <w:sz w:val="16"/>
                <w:szCs w:val="16"/>
              </w:rPr>
              <w:t xml:space="preserve">초기화 되어 신규로 </w:t>
            </w:r>
            <w:proofErr w:type="gramStart"/>
            <w:r w:rsidRPr="00B74F2A">
              <w:rPr>
                <w:rFonts w:hint="eastAsia"/>
                <w:sz w:val="16"/>
                <w:szCs w:val="16"/>
              </w:rPr>
              <w:t>부여 받은</w:t>
            </w:r>
            <w:proofErr w:type="gramEnd"/>
            <w:r w:rsidRPr="00B74F2A">
              <w:rPr>
                <w:rFonts w:hint="eastAsia"/>
                <w:sz w:val="16"/>
                <w:szCs w:val="16"/>
              </w:rPr>
              <w:t xml:space="preserve"> 구매한도를 따른다.</w:t>
            </w:r>
          </w:p>
        </w:tc>
      </w:tr>
    </w:tbl>
    <w:p w14:paraId="20C0B96A" w14:textId="3EC35CAE" w:rsidR="00961A17" w:rsidRDefault="00961A17" w:rsidP="00080D83">
      <w:pPr>
        <w:pStyle w:val="a"/>
      </w:pPr>
      <w:r>
        <w:rPr>
          <w:rFonts w:hint="eastAsia"/>
        </w:rPr>
        <w:t>첫 구매 포인트,</w:t>
      </w:r>
      <w:r>
        <w:t xml:space="preserve"> </w:t>
      </w:r>
      <w:r>
        <w:rPr>
          <w:rFonts w:hint="eastAsia"/>
        </w:rPr>
        <w:t>기념일 쿠폰,</w:t>
      </w:r>
      <w:r>
        <w:t xml:space="preserve"> </w:t>
      </w:r>
      <w:r>
        <w:rPr>
          <w:rFonts w:hint="eastAsia"/>
        </w:rPr>
        <w:t>회원가입 쿠폰은 반품 후에도 복원되지 않는다.</w:t>
      </w:r>
    </w:p>
    <w:p w14:paraId="0A90C29B" w14:textId="14B938B2" w:rsidR="00E74B18" w:rsidRPr="008316E7" w:rsidRDefault="00C5212F" w:rsidP="00080D83">
      <w:pPr>
        <w:pStyle w:val="a"/>
      </w:pPr>
      <w:r>
        <w:rPr>
          <w:rFonts w:hint="eastAsia"/>
        </w:rPr>
        <w:t xml:space="preserve">반품 </w:t>
      </w:r>
      <w:r w:rsidRPr="008316E7">
        <w:t xml:space="preserve">시 주문에 적용된 </w:t>
      </w:r>
      <w:r w:rsidRPr="008316E7">
        <w:rPr>
          <w:rFonts w:hint="eastAsia"/>
        </w:rPr>
        <w:t>쿠폰은</w:t>
      </w:r>
      <w:r w:rsidRPr="008316E7">
        <w:t xml:space="preserve"> 환불이 완료되는 시점에 복원된다.</w:t>
      </w:r>
    </w:p>
    <w:p w14:paraId="4EEDA73F" w14:textId="5C9528BB" w:rsidR="00C5212F" w:rsidRDefault="00C5212F" w:rsidP="00080D83">
      <w:pPr>
        <w:pStyle w:val="a"/>
      </w:pPr>
      <w:r w:rsidRPr="008316E7">
        <w:t xml:space="preserve">유효기간이 지난 </w:t>
      </w:r>
      <w:r w:rsidRPr="008316E7">
        <w:rPr>
          <w:rFonts w:hint="eastAsia"/>
        </w:rPr>
        <w:t>쿠폰은</w:t>
      </w:r>
      <w:r w:rsidRPr="008316E7">
        <w:t xml:space="preserve"> 복원되지 않는다. </w:t>
      </w:r>
      <w:r w:rsidR="002A7BD5">
        <w:br/>
      </w:r>
      <w:r w:rsidRPr="008316E7">
        <w:t xml:space="preserve">단, 판매자 귀책에 의한 </w:t>
      </w:r>
      <w:r>
        <w:rPr>
          <w:rFonts w:hint="eastAsia"/>
        </w:rPr>
        <w:t>반품</w:t>
      </w:r>
      <w:r w:rsidRPr="008316E7">
        <w:t xml:space="preserve"> 시 유효기간이 지난 </w:t>
      </w:r>
      <w:r w:rsidRPr="008316E7">
        <w:rPr>
          <w:rFonts w:hint="eastAsia"/>
        </w:rPr>
        <w:t>쿠폰이</w:t>
      </w:r>
      <w:r w:rsidRPr="008316E7">
        <w:t xml:space="preserve"> 복원되지 않아 발생하는 클레임은 CS보상으로 처리한다.</w:t>
      </w:r>
    </w:p>
    <w:p w14:paraId="0E3607C9" w14:textId="6684CFD3" w:rsidR="00C5212F" w:rsidRDefault="00C5212F" w:rsidP="00080D83">
      <w:pPr>
        <w:pStyle w:val="a"/>
      </w:pPr>
      <w:r w:rsidRPr="00C80D21">
        <w:rPr>
          <w:rFonts w:hint="eastAsia"/>
        </w:rPr>
        <w:t xml:space="preserve">사용한 쿠폰과 포인트는 原유효기간 그대로 복원되며, </w:t>
      </w:r>
      <w:r w:rsidR="009700E6">
        <w:rPr>
          <w:rFonts w:hint="eastAsia"/>
        </w:rPr>
        <w:t xml:space="preserve">구매 포인트의 경우 </w:t>
      </w:r>
      <w:r w:rsidRPr="00C80D21">
        <w:rPr>
          <w:rFonts w:hint="eastAsia"/>
        </w:rPr>
        <w:t>유효기간</w:t>
      </w:r>
      <w:r w:rsidRPr="00C80D21">
        <w:t xml:space="preserve"> </w:t>
      </w:r>
      <w:r w:rsidRPr="00C80D21">
        <w:rPr>
          <w:rFonts w:hint="eastAsia"/>
        </w:rPr>
        <w:t>변경은 없다.</w:t>
      </w:r>
      <w:r w:rsidR="009700E6">
        <w:t xml:space="preserve"> </w:t>
      </w:r>
      <w:r w:rsidRPr="00C80D21">
        <w:br/>
      </w:r>
      <w:r w:rsidRPr="00C80D21">
        <w:rPr>
          <w:rFonts w:hint="eastAsia"/>
        </w:rPr>
        <w:t>단, 유효기간이 만료되고 판매자 귀책인 경우 CS 보상 쿠폰을 수동 발급하여 응대 가능</w:t>
      </w:r>
      <w:r w:rsidR="009700E6">
        <w:rPr>
          <w:rFonts w:hint="eastAsia"/>
        </w:rPr>
        <w:t>하며,</w:t>
      </w:r>
      <w:r w:rsidR="009700E6">
        <w:t xml:space="preserve"> </w:t>
      </w:r>
      <w:r w:rsidR="009700E6">
        <w:rPr>
          <w:rFonts w:hint="eastAsia"/>
        </w:rPr>
        <w:t xml:space="preserve">이벤트 포인트는 환불되는 시점에서 유효기간은 </w:t>
      </w:r>
      <w:r w:rsidR="009700E6">
        <w:t>3</w:t>
      </w:r>
      <w:r w:rsidR="009700E6">
        <w:rPr>
          <w:rFonts w:hint="eastAsia"/>
        </w:rPr>
        <w:t>개월 기준으로 갱신되어 고객에게 다시 적립된다.</w:t>
      </w:r>
    </w:p>
    <w:p w14:paraId="7AEAB143" w14:textId="6E469E8F" w:rsidR="00E47C08" w:rsidRPr="00D23FF3" w:rsidRDefault="00980F8C" w:rsidP="00803523">
      <w:pPr>
        <w:widowControl/>
        <w:jc w:val="left"/>
      </w:pPr>
      <w:r>
        <w:br/>
      </w:r>
    </w:p>
    <w:p w14:paraId="709782D7" w14:textId="51DCAE9C" w:rsidR="0051317E" w:rsidRPr="0051317E" w:rsidRDefault="000E4A0C" w:rsidP="00ED2F00">
      <w:pPr>
        <w:pStyle w:val="-20"/>
        <w:numPr>
          <w:ilvl w:val="1"/>
          <w:numId w:val="20"/>
        </w:numPr>
        <w:ind w:leftChars="142" w:left="851" w:hanging="567"/>
      </w:pPr>
      <w:bookmarkStart w:id="96" w:name="_Toc7512708"/>
      <w:r w:rsidRPr="0051317E">
        <w:t>반품 철회</w:t>
      </w:r>
      <w:bookmarkEnd w:id="96"/>
    </w:p>
    <w:p w14:paraId="691BB0A3" w14:textId="77777777" w:rsidR="00F729DF" w:rsidRPr="00F729DF" w:rsidRDefault="00F729DF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97" w:name="_Toc6905841"/>
      <w:bookmarkStart w:id="98" w:name="_Toc7165687"/>
      <w:bookmarkStart w:id="99" w:name="_Toc7512709"/>
      <w:bookmarkEnd w:id="97"/>
      <w:bookmarkEnd w:id="98"/>
      <w:bookmarkEnd w:id="99"/>
    </w:p>
    <w:p w14:paraId="4B264CEF" w14:textId="044513F7" w:rsidR="0097170C" w:rsidRPr="0051317E" w:rsidRDefault="0097170C" w:rsidP="00685CFA">
      <w:pPr>
        <w:pStyle w:val="-30"/>
        <w:numPr>
          <w:ilvl w:val="2"/>
          <w:numId w:val="20"/>
        </w:numPr>
        <w:ind w:leftChars="213" w:left="993" w:hanging="567"/>
      </w:pPr>
      <w:bookmarkStart w:id="100" w:name="_Toc7512710"/>
      <w:r w:rsidRPr="0051317E">
        <w:t>반품 철회 가능 시점</w:t>
      </w:r>
      <w:bookmarkEnd w:id="100"/>
    </w:p>
    <w:p w14:paraId="0D484A12" w14:textId="768F7B22" w:rsidR="00F729DF" w:rsidRDefault="0097170C" w:rsidP="00080D83">
      <w:pPr>
        <w:pStyle w:val="a"/>
      </w:pPr>
      <w:r w:rsidRPr="0051317E">
        <w:t>클레임 기준 회수</w:t>
      </w:r>
      <w:r w:rsidR="00166A00" w:rsidRPr="0051317E">
        <w:rPr>
          <w:rFonts w:hint="eastAsia"/>
        </w:rPr>
        <w:t xml:space="preserve"> </w:t>
      </w:r>
      <w:r w:rsidRPr="0051317E">
        <w:t>대상 상품</w:t>
      </w:r>
      <w:r w:rsidR="001C1613" w:rsidRPr="0051317E">
        <w:rPr>
          <w:rFonts w:hint="eastAsia"/>
        </w:rPr>
        <w:t>에 대한 회수지시 전</w:t>
      </w:r>
      <w:r w:rsidRPr="0051317E">
        <w:t>까지는 반품을 철회할 수 있다.</w:t>
      </w:r>
    </w:p>
    <w:p w14:paraId="7973C647" w14:textId="36EBB310" w:rsidR="003F7FE5" w:rsidRPr="003F7FE5" w:rsidRDefault="003F7FE5" w:rsidP="00080D83">
      <w:pPr>
        <w:pStyle w:val="a"/>
      </w:pPr>
      <w:r w:rsidRPr="003F7FE5">
        <w:rPr>
          <w:rFonts w:hint="eastAsia"/>
        </w:rPr>
        <w:t xml:space="preserve">반품접수 철회 시 상세내역은 </w:t>
      </w:r>
      <w:r w:rsidRPr="003F7FE5">
        <w:t>‘</w:t>
      </w:r>
      <w:r w:rsidRPr="003F7FE5">
        <w:rPr>
          <w:rFonts w:hint="eastAsia"/>
        </w:rPr>
        <w:t>마이페이지&gt;쇼핑내역&gt;취소/교환/반품</w:t>
      </w:r>
      <w:r w:rsidRPr="003F7FE5">
        <w:t xml:space="preserve">&gt; </w:t>
      </w:r>
      <w:proofErr w:type="spellStart"/>
      <w:r w:rsidRPr="003F7FE5">
        <w:rPr>
          <w:rFonts w:hint="eastAsia"/>
        </w:rPr>
        <w:t>반품상세</w:t>
      </w:r>
      <w:proofErr w:type="spellEnd"/>
      <w:r w:rsidRPr="003F7FE5">
        <w:t>’</w:t>
      </w:r>
      <w:r w:rsidRPr="003F7FE5">
        <w:rPr>
          <w:rFonts w:hint="eastAsia"/>
        </w:rPr>
        <w:t>에서 확인할 수 있으며,</w:t>
      </w:r>
      <w:r w:rsidRPr="003F7FE5">
        <w:t xml:space="preserve"> </w:t>
      </w:r>
      <w:r w:rsidRPr="003F7FE5">
        <w:rPr>
          <w:rFonts w:hint="eastAsia"/>
        </w:rPr>
        <w:t xml:space="preserve">주문/배송 조회화면에서는 </w:t>
      </w:r>
      <w:r w:rsidRPr="003F7FE5">
        <w:t>‘</w:t>
      </w:r>
      <w:r w:rsidRPr="003F7FE5">
        <w:rPr>
          <w:rFonts w:hint="eastAsia"/>
        </w:rPr>
        <w:t>배송완료</w:t>
      </w:r>
      <w:r w:rsidRPr="003F7FE5">
        <w:t>’</w:t>
      </w:r>
      <w:r w:rsidRPr="003F7FE5">
        <w:rPr>
          <w:rFonts w:hint="eastAsia"/>
        </w:rPr>
        <w:t>상태로 노출된다.</w:t>
      </w:r>
    </w:p>
    <w:p w14:paraId="11C6C5AF" w14:textId="13C83171" w:rsidR="0097170C" w:rsidRPr="0051317E" w:rsidRDefault="0097170C" w:rsidP="00685CFA">
      <w:pPr>
        <w:pStyle w:val="-30"/>
        <w:numPr>
          <w:ilvl w:val="2"/>
          <w:numId w:val="20"/>
        </w:numPr>
        <w:ind w:leftChars="213" w:left="993" w:hanging="567"/>
      </w:pPr>
      <w:bookmarkStart w:id="101" w:name="_Toc7512711"/>
      <w:r w:rsidRPr="0051317E">
        <w:t>반품 철회 사유</w:t>
      </w:r>
      <w:bookmarkEnd w:id="101"/>
    </w:p>
    <w:tbl>
      <w:tblPr>
        <w:tblW w:w="52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39"/>
        <w:gridCol w:w="909"/>
        <w:gridCol w:w="1133"/>
        <w:gridCol w:w="5812"/>
      </w:tblGrid>
      <w:tr w:rsidR="00F17146" w:rsidRPr="001D69C3" w14:paraId="169594E8" w14:textId="77777777" w:rsidTr="00C3235D">
        <w:trPr>
          <w:trHeight w:val="397"/>
        </w:trPr>
        <w:tc>
          <w:tcPr>
            <w:tcW w:w="863" w:type="pct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2500442" w14:textId="77777777" w:rsidR="00F17146" w:rsidRPr="00B74F2A" w:rsidRDefault="00F17146" w:rsidP="00980F8C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B74F2A"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  <w:t>사유</w:t>
            </w:r>
          </w:p>
        </w:tc>
        <w:tc>
          <w:tcPr>
            <w:tcW w:w="479" w:type="pct"/>
            <w:shd w:val="clear" w:color="auto" w:fill="BFBFBF"/>
            <w:vAlign w:val="center"/>
          </w:tcPr>
          <w:p w14:paraId="42C0174B" w14:textId="77777777" w:rsidR="00F17146" w:rsidRPr="00B74F2A" w:rsidRDefault="00F17146" w:rsidP="00980F8C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B74F2A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F</w:t>
            </w:r>
            <w:r w:rsidRPr="00B74F2A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O</w:t>
            </w:r>
            <w:r w:rsidRPr="00B74F2A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노출</w:t>
            </w:r>
          </w:p>
        </w:tc>
        <w:tc>
          <w:tcPr>
            <w:tcW w:w="597" w:type="pct"/>
            <w:shd w:val="clear" w:color="auto" w:fill="BFBFBF"/>
            <w:vAlign w:val="center"/>
          </w:tcPr>
          <w:p w14:paraId="5E4A5E61" w14:textId="77777777" w:rsidR="00F17146" w:rsidRPr="00B74F2A" w:rsidRDefault="00F17146" w:rsidP="00980F8C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B74F2A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B</w:t>
            </w:r>
            <w:r w:rsidRPr="00B74F2A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O</w:t>
            </w:r>
            <w:r w:rsidRPr="00B74F2A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노출</w:t>
            </w:r>
          </w:p>
        </w:tc>
        <w:tc>
          <w:tcPr>
            <w:tcW w:w="3061" w:type="pct"/>
            <w:shd w:val="clear" w:color="auto" w:fill="BFBFBF"/>
            <w:vAlign w:val="center"/>
          </w:tcPr>
          <w:p w14:paraId="661389AD" w14:textId="77777777" w:rsidR="00F17146" w:rsidRPr="00B74F2A" w:rsidRDefault="00F17146" w:rsidP="00980F8C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B74F2A"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  <w:t>설명</w:t>
            </w:r>
          </w:p>
        </w:tc>
      </w:tr>
      <w:tr w:rsidR="00C3235D" w:rsidRPr="001D69C3" w14:paraId="0325AC70" w14:textId="77777777" w:rsidTr="00C3235D">
        <w:trPr>
          <w:trHeight w:val="397"/>
        </w:trPr>
        <w:tc>
          <w:tcPr>
            <w:tcW w:w="863" w:type="pct"/>
            <w:shd w:val="clear" w:color="auto" w:fill="F2F2F2"/>
            <w:vAlign w:val="center"/>
          </w:tcPr>
          <w:p w14:paraId="037E40B5" w14:textId="77777777" w:rsidR="00F17146" w:rsidRPr="00B74F2A" w:rsidRDefault="00F17146" w:rsidP="00F17146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sz w:val="16"/>
                <w:szCs w:val="16"/>
              </w:rPr>
            </w:pPr>
            <w:proofErr w:type="spellStart"/>
            <w:r w:rsidRPr="00B74F2A">
              <w:rPr>
                <w:rFonts w:cs="굴림"/>
                <w:bCs/>
                <w:snapToGrid w:val="0"/>
                <w:sz w:val="16"/>
                <w:szCs w:val="16"/>
              </w:rPr>
              <w:t>고객변심</w:t>
            </w:r>
            <w:proofErr w:type="spellEnd"/>
          </w:p>
        </w:tc>
        <w:tc>
          <w:tcPr>
            <w:tcW w:w="479" w:type="pct"/>
            <w:vAlign w:val="center"/>
          </w:tcPr>
          <w:p w14:paraId="1D850A9E" w14:textId="77777777" w:rsidR="00F17146" w:rsidRPr="00B74F2A" w:rsidRDefault="00F17146" w:rsidP="00F17146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B74F2A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597" w:type="pct"/>
            <w:vAlign w:val="center"/>
          </w:tcPr>
          <w:p w14:paraId="13F4FEFB" w14:textId="77777777" w:rsidR="00F17146" w:rsidRPr="00B74F2A" w:rsidRDefault="00F17146" w:rsidP="00F17146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B74F2A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061" w:type="pct"/>
            <w:vAlign w:val="center"/>
          </w:tcPr>
          <w:p w14:paraId="38E6A3C6" w14:textId="70665089" w:rsidR="00F17146" w:rsidRPr="00B74F2A" w:rsidRDefault="00F17146" w:rsidP="00F17146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  <w:szCs w:val="16"/>
              </w:rPr>
            </w:pPr>
            <w:r w:rsidRPr="00B74F2A">
              <w:rPr>
                <w:rFonts w:cs="굴림"/>
                <w:bCs/>
                <w:iCs/>
                <w:sz w:val="16"/>
                <w:szCs w:val="16"/>
              </w:rPr>
              <w:t>구매자가 반품상품을 반품하지 않고 사용하겠다고 요청한 경우</w:t>
            </w:r>
          </w:p>
        </w:tc>
      </w:tr>
      <w:tr w:rsidR="00C3235D" w:rsidRPr="001D69C3" w14:paraId="68314615" w14:textId="77777777" w:rsidTr="00C3235D">
        <w:trPr>
          <w:trHeight w:val="397"/>
        </w:trPr>
        <w:tc>
          <w:tcPr>
            <w:tcW w:w="863" w:type="pct"/>
            <w:shd w:val="clear" w:color="auto" w:fill="F2F2F2"/>
            <w:vAlign w:val="center"/>
          </w:tcPr>
          <w:p w14:paraId="5754FF6E" w14:textId="77777777" w:rsidR="00F17146" w:rsidRPr="00B74F2A" w:rsidRDefault="00F17146" w:rsidP="00F17146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snapToGrid w:val="0"/>
                <w:sz w:val="16"/>
                <w:szCs w:val="16"/>
              </w:rPr>
              <w:t>관리자 임의 처리</w:t>
            </w:r>
          </w:p>
        </w:tc>
        <w:tc>
          <w:tcPr>
            <w:tcW w:w="479" w:type="pct"/>
            <w:vAlign w:val="center"/>
          </w:tcPr>
          <w:p w14:paraId="72D80862" w14:textId="77777777" w:rsidR="00F17146" w:rsidRPr="00B74F2A" w:rsidRDefault="00F17146" w:rsidP="00F17146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B74F2A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X</w:t>
            </w:r>
          </w:p>
        </w:tc>
        <w:tc>
          <w:tcPr>
            <w:tcW w:w="597" w:type="pct"/>
            <w:vAlign w:val="center"/>
          </w:tcPr>
          <w:p w14:paraId="64C69E3F" w14:textId="77777777" w:rsidR="00F17146" w:rsidRPr="00B74F2A" w:rsidRDefault="00F17146" w:rsidP="00F17146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B74F2A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061" w:type="pct"/>
            <w:vAlign w:val="center"/>
          </w:tcPr>
          <w:p w14:paraId="32B1C076" w14:textId="6517B385" w:rsidR="00F17146" w:rsidRPr="00B74F2A" w:rsidRDefault="00F17146" w:rsidP="00F17146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iCs/>
                <w:sz w:val="16"/>
                <w:szCs w:val="16"/>
              </w:rPr>
              <w:t>관리자가 임의로 반품 접수 건에 대하여 철회를 진행하는 경우</w:t>
            </w:r>
          </w:p>
        </w:tc>
      </w:tr>
      <w:tr w:rsidR="00C3235D" w:rsidRPr="001D69C3" w14:paraId="7E6C0AD8" w14:textId="77777777" w:rsidTr="00C3235D">
        <w:trPr>
          <w:trHeight w:val="397"/>
        </w:trPr>
        <w:tc>
          <w:tcPr>
            <w:tcW w:w="863" w:type="pct"/>
            <w:shd w:val="clear" w:color="auto" w:fill="F2F2F2"/>
            <w:vAlign w:val="center"/>
          </w:tcPr>
          <w:p w14:paraId="455A7DF4" w14:textId="77777777" w:rsidR="00F17146" w:rsidRPr="00B74F2A" w:rsidRDefault="00F17146" w:rsidP="00F17146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sz w:val="16"/>
                <w:szCs w:val="16"/>
              </w:rPr>
            </w:pPr>
            <w:r w:rsidRPr="00B74F2A">
              <w:rPr>
                <w:rFonts w:cs="굴림" w:hint="eastAsia"/>
                <w:bCs/>
                <w:snapToGrid w:val="0"/>
                <w:sz w:val="16"/>
                <w:szCs w:val="16"/>
              </w:rPr>
              <w:t>기타</w:t>
            </w:r>
          </w:p>
        </w:tc>
        <w:tc>
          <w:tcPr>
            <w:tcW w:w="479" w:type="pct"/>
            <w:vAlign w:val="center"/>
          </w:tcPr>
          <w:p w14:paraId="3B9EC9D1" w14:textId="77777777" w:rsidR="00F17146" w:rsidRPr="00B74F2A" w:rsidRDefault="00F17146" w:rsidP="00F17146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B74F2A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597" w:type="pct"/>
            <w:vAlign w:val="center"/>
          </w:tcPr>
          <w:p w14:paraId="55B1180A" w14:textId="77777777" w:rsidR="00F17146" w:rsidRPr="00B74F2A" w:rsidRDefault="00F17146" w:rsidP="00F17146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B74F2A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061" w:type="pct"/>
            <w:vAlign w:val="center"/>
          </w:tcPr>
          <w:p w14:paraId="05F40B8E" w14:textId="41149031" w:rsidR="00F17146" w:rsidRPr="00B74F2A" w:rsidRDefault="00F17146" w:rsidP="00F17146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  <w:szCs w:val="16"/>
              </w:rPr>
            </w:pPr>
            <w:proofErr w:type="spellStart"/>
            <w:r w:rsidRPr="00B74F2A">
              <w:rPr>
                <w:rFonts w:cs="굴림" w:hint="eastAsia"/>
                <w:bCs/>
                <w:iCs/>
                <w:sz w:val="16"/>
                <w:szCs w:val="16"/>
              </w:rPr>
              <w:t>고객변심</w:t>
            </w:r>
            <w:proofErr w:type="spellEnd"/>
            <w:r w:rsidRPr="00B74F2A">
              <w:rPr>
                <w:rFonts w:cs="굴림" w:hint="eastAsia"/>
                <w:bCs/>
                <w:iCs/>
                <w:sz w:val="16"/>
                <w:szCs w:val="16"/>
              </w:rPr>
              <w:t>,</w:t>
            </w:r>
            <w:r w:rsidRPr="00B74F2A">
              <w:rPr>
                <w:rFonts w:cs="굴림"/>
                <w:bCs/>
                <w:iCs/>
                <w:sz w:val="16"/>
                <w:szCs w:val="16"/>
              </w:rPr>
              <w:t xml:space="preserve"> </w:t>
            </w:r>
            <w:r w:rsidRPr="00B74F2A">
              <w:rPr>
                <w:rFonts w:cs="굴림" w:hint="eastAsia"/>
                <w:bCs/>
                <w:iCs/>
                <w:sz w:val="16"/>
                <w:szCs w:val="16"/>
              </w:rPr>
              <w:t>관리자 임의 처리 외 사유에 의하여 반품을 철회하는 경우</w:t>
            </w:r>
            <w:r w:rsidRPr="00B74F2A">
              <w:rPr>
                <w:rFonts w:hint="eastAsia"/>
                <w:noProof/>
                <w:color w:val="000000" w:themeColor="text1"/>
                <w:sz w:val="16"/>
                <w:szCs w:val="16"/>
              </w:rPr>
              <w:t xml:space="preserve"> </w:t>
            </w:r>
          </w:p>
        </w:tc>
      </w:tr>
    </w:tbl>
    <w:p w14:paraId="192DFDB0" w14:textId="60FACE68" w:rsidR="00DD475E" w:rsidRDefault="0097170C" w:rsidP="0097170C">
      <w:pPr>
        <w:widowControl/>
        <w:jc w:val="left"/>
      </w:pPr>
      <w:r w:rsidRPr="001D69C3">
        <w:br w:type="page"/>
      </w:r>
    </w:p>
    <w:p w14:paraId="146A04E2" w14:textId="77777777" w:rsidR="0097170C" w:rsidRPr="00971584" w:rsidRDefault="0097170C" w:rsidP="00D82FB1">
      <w:pPr>
        <w:pStyle w:val="1Depth"/>
      </w:pPr>
      <w:bookmarkStart w:id="102" w:name="_Toc7512712"/>
      <w:r w:rsidRPr="00971584">
        <w:lastRenderedPageBreak/>
        <w:t>교환</w:t>
      </w:r>
      <w:bookmarkEnd w:id="102"/>
    </w:p>
    <w:p w14:paraId="22D6A572" w14:textId="77777777" w:rsidR="009F50DF" w:rsidRPr="009F50DF" w:rsidRDefault="009F50DF" w:rsidP="00685CFA">
      <w:pPr>
        <w:pStyle w:val="af3"/>
        <w:numPr>
          <w:ilvl w:val="0"/>
          <w:numId w:val="15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EastAsia" w:eastAsiaTheme="minorEastAsia" w:hAnsiTheme="minorEastAsia" w:cs="Calibri"/>
          <w:b/>
          <w:vanish/>
          <w:kern w:val="2"/>
          <w:sz w:val="24"/>
          <w:szCs w:val="24"/>
        </w:rPr>
      </w:pPr>
      <w:bookmarkStart w:id="103" w:name="_Toc6905845"/>
      <w:bookmarkStart w:id="104" w:name="_Toc7165691"/>
      <w:bookmarkStart w:id="105" w:name="_Toc7512713"/>
      <w:bookmarkEnd w:id="103"/>
      <w:bookmarkEnd w:id="104"/>
      <w:bookmarkEnd w:id="105"/>
    </w:p>
    <w:p w14:paraId="424A1191" w14:textId="240620F8" w:rsidR="0097170C" w:rsidRPr="001D69C3" w:rsidRDefault="0097170C" w:rsidP="00ED2F00">
      <w:pPr>
        <w:pStyle w:val="-20"/>
        <w:numPr>
          <w:ilvl w:val="1"/>
          <w:numId w:val="20"/>
        </w:numPr>
        <w:ind w:leftChars="142" w:left="851" w:hanging="567"/>
      </w:pPr>
      <w:bookmarkStart w:id="106" w:name="_Toc7512714"/>
      <w:r w:rsidRPr="001D69C3">
        <w:t>교환 정의</w:t>
      </w:r>
      <w:bookmarkEnd w:id="106"/>
    </w:p>
    <w:p w14:paraId="2E90BBBF" w14:textId="77777777" w:rsidR="0097170C" w:rsidRPr="00543B67" w:rsidRDefault="0097170C" w:rsidP="00080D83">
      <w:pPr>
        <w:pStyle w:val="a"/>
      </w:pPr>
      <w:r w:rsidRPr="00543B67">
        <w:t>교환은 구매자가 배송 받은 상품을 다른 상품으로 교체하기 위해 기존의 상품을 반송하고, 새로운 상품을 수령하는 것을 말한다.</w:t>
      </w:r>
    </w:p>
    <w:p w14:paraId="017F6096" w14:textId="77777777" w:rsidR="00F209EA" w:rsidRPr="009F50DF" w:rsidRDefault="00F209EA" w:rsidP="009F50DF"/>
    <w:p w14:paraId="0EA917F0" w14:textId="53495D10" w:rsidR="00F60862" w:rsidRPr="001D69C3" w:rsidRDefault="007F70CE" w:rsidP="00ED2F00">
      <w:pPr>
        <w:pStyle w:val="-20"/>
        <w:numPr>
          <w:ilvl w:val="1"/>
          <w:numId w:val="20"/>
        </w:numPr>
        <w:ind w:leftChars="142" w:left="851" w:hanging="567"/>
      </w:pPr>
      <w:bookmarkStart w:id="107" w:name="_Toc7512715"/>
      <w:bookmarkStart w:id="108" w:name="_Hlk4525113"/>
      <w:r w:rsidRPr="001D69C3">
        <w:rPr>
          <w:rFonts w:hint="eastAsia"/>
        </w:rPr>
        <w:t>교환</w:t>
      </w:r>
      <w:r w:rsidRPr="001D69C3">
        <w:t xml:space="preserve"> </w:t>
      </w:r>
      <w:r w:rsidRPr="001D69C3">
        <w:rPr>
          <w:rFonts w:hint="eastAsia"/>
        </w:rPr>
        <w:t>기본정책</w:t>
      </w:r>
      <w:bookmarkEnd w:id="107"/>
    </w:p>
    <w:p w14:paraId="7ED0BCD9" w14:textId="77777777" w:rsidR="009F50DF" w:rsidRPr="009F50DF" w:rsidRDefault="009F50DF" w:rsidP="00685CFA">
      <w:pPr>
        <w:pStyle w:val="af3"/>
        <w:numPr>
          <w:ilvl w:val="0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09" w:name="_Toc6905848"/>
      <w:bookmarkStart w:id="110" w:name="_Toc7165694"/>
      <w:bookmarkStart w:id="111" w:name="_Toc7512716"/>
      <w:bookmarkStart w:id="112" w:name="_Hlk4525094"/>
      <w:bookmarkEnd w:id="109"/>
      <w:bookmarkEnd w:id="110"/>
      <w:bookmarkEnd w:id="111"/>
    </w:p>
    <w:p w14:paraId="2B336CF8" w14:textId="77777777" w:rsidR="009F50DF" w:rsidRPr="009F50DF" w:rsidRDefault="009F50DF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13" w:name="_Toc6905849"/>
      <w:bookmarkStart w:id="114" w:name="_Toc7165695"/>
      <w:bookmarkStart w:id="115" w:name="_Toc7512717"/>
      <w:bookmarkEnd w:id="113"/>
      <w:bookmarkEnd w:id="114"/>
      <w:bookmarkEnd w:id="115"/>
    </w:p>
    <w:p w14:paraId="4F66A425" w14:textId="28E9C4E6" w:rsidR="0051317E" w:rsidRPr="00934603" w:rsidRDefault="00F60862" w:rsidP="00685CFA">
      <w:pPr>
        <w:pStyle w:val="-30"/>
        <w:numPr>
          <w:ilvl w:val="2"/>
          <w:numId w:val="20"/>
        </w:numPr>
        <w:ind w:leftChars="213" w:left="993" w:hanging="567"/>
      </w:pPr>
      <w:bookmarkStart w:id="116" w:name="_Toc7512718"/>
      <w:r w:rsidRPr="001D69C3">
        <w:rPr>
          <w:rFonts w:hint="eastAsia"/>
        </w:rPr>
        <w:t>교환 기본정책</w:t>
      </w:r>
      <w:bookmarkEnd w:id="108"/>
      <w:bookmarkEnd w:id="112"/>
      <w:bookmarkEnd w:id="1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67"/>
        <w:gridCol w:w="3140"/>
        <w:gridCol w:w="4710"/>
      </w:tblGrid>
      <w:tr w:rsidR="00803523" w:rsidRPr="001D69C3" w14:paraId="0F58E566" w14:textId="77777777" w:rsidTr="00803523">
        <w:trPr>
          <w:trHeight w:val="397"/>
        </w:trPr>
        <w:tc>
          <w:tcPr>
            <w:tcW w:w="647" w:type="pct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F6FB236" w14:textId="0AF970FC" w:rsidR="00803523" w:rsidRPr="00B74F2A" w:rsidRDefault="00803523" w:rsidP="00742573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B74F2A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8"/>
              </w:rPr>
              <w:t>구분</w:t>
            </w:r>
          </w:p>
        </w:tc>
        <w:tc>
          <w:tcPr>
            <w:tcW w:w="1741" w:type="pct"/>
            <w:shd w:val="clear" w:color="auto" w:fill="BFBFBF"/>
            <w:vAlign w:val="center"/>
          </w:tcPr>
          <w:p w14:paraId="201B6208" w14:textId="77777777" w:rsidR="00803523" w:rsidRPr="00B74F2A" w:rsidRDefault="00803523" w:rsidP="00742573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B74F2A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8"/>
              </w:rPr>
              <w:t>F</w:t>
            </w:r>
            <w:r w:rsidRPr="00B74F2A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  <w:t>O (</w:t>
            </w:r>
            <w:r w:rsidRPr="00B74F2A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8"/>
              </w:rPr>
              <w:t>온라인)</w:t>
            </w:r>
          </w:p>
        </w:tc>
        <w:tc>
          <w:tcPr>
            <w:tcW w:w="2612" w:type="pct"/>
            <w:shd w:val="clear" w:color="auto" w:fill="BFBFBF"/>
            <w:vAlign w:val="center"/>
          </w:tcPr>
          <w:p w14:paraId="558CA313" w14:textId="7A91CBAB" w:rsidR="00803523" w:rsidRPr="00B74F2A" w:rsidRDefault="00803523" w:rsidP="00742573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B74F2A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  <w:t>BO/PO</w:t>
            </w:r>
          </w:p>
        </w:tc>
      </w:tr>
      <w:tr w:rsidR="00803523" w:rsidRPr="00C76755" w14:paraId="144CB955" w14:textId="77777777" w:rsidTr="00803523">
        <w:trPr>
          <w:trHeight w:val="397"/>
        </w:trPr>
        <w:tc>
          <w:tcPr>
            <w:tcW w:w="647" w:type="pct"/>
            <w:shd w:val="clear" w:color="auto" w:fill="auto"/>
            <w:vAlign w:val="center"/>
          </w:tcPr>
          <w:p w14:paraId="60653732" w14:textId="77777777" w:rsidR="00803523" w:rsidRPr="00B74F2A" w:rsidRDefault="00803523" w:rsidP="00742573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  <w:r w:rsidRPr="00B74F2A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>자사</w:t>
            </w:r>
          </w:p>
        </w:tc>
        <w:tc>
          <w:tcPr>
            <w:tcW w:w="1741" w:type="pct"/>
            <w:vAlign w:val="center"/>
          </w:tcPr>
          <w:p w14:paraId="69D6108C" w14:textId="77777777" w:rsidR="00803523" w:rsidRPr="00B74F2A" w:rsidRDefault="00803523" w:rsidP="00742573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 xml:space="preserve">배송완료 이후 ~ </w:t>
            </w: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7</w:t>
            </w: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일</w:t>
            </w:r>
          </w:p>
        </w:tc>
        <w:tc>
          <w:tcPr>
            <w:tcW w:w="2612" w:type="pct"/>
            <w:vAlign w:val="center"/>
          </w:tcPr>
          <w:p w14:paraId="5445C96A" w14:textId="77777777" w:rsidR="00803523" w:rsidRPr="00B74F2A" w:rsidRDefault="00803523" w:rsidP="00742573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배송완료 이후</w:t>
            </w: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 xml:space="preserve"> ~ 기간제한 없음</w:t>
            </w:r>
          </w:p>
        </w:tc>
      </w:tr>
      <w:tr w:rsidR="00803523" w:rsidRPr="00C76755" w14:paraId="47285969" w14:textId="77777777" w:rsidTr="00803523">
        <w:trPr>
          <w:trHeight w:val="397"/>
        </w:trPr>
        <w:tc>
          <w:tcPr>
            <w:tcW w:w="647" w:type="pct"/>
            <w:shd w:val="clear" w:color="auto" w:fill="auto"/>
            <w:vAlign w:val="center"/>
          </w:tcPr>
          <w:p w14:paraId="5E6EB2D7" w14:textId="77777777" w:rsidR="00803523" w:rsidRPr="00B74F2A" w:rsidRDefault="00803523" w:rsidP="00742573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  <w:proofErr w:type="spellStart"/>
            <w:r w:rsidRPr="00B74F2A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>입점사</w:t>
            </w:r>
            <w:proofErr w:type="spellEnd"/>
          </w:p>
        </w:tc>
        <w:tc>
          <w:tcPr>
            <w:tcW w:w="1741" w:type="pct"/>
            <w:vAlign w:val="center"/>
          </w:tcPr>
          <w:p w14:paraId="5A3004A4" w14:textId="77777777" w:rsidR="00803523" w:rsidRPr="00B74F2A" w:rsidRDefault="00803523" w:rsidP="00742573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 xml:space="preserve">배송완료 이후 ~ </w:t>
            </w: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7</w:t>
            </w: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일</w:t>
            </w:r>
          </w:p>
        </w:tc>
        <w:tc>
          <w:tcPr>
            <w:tcW w:w="2612" w:type="pct"/>
            <w:vAlign w:val="center"/>
          </w:tcPr>
          <w:p w14:paraId="7F2EF2DF" w14:textId="77777777" w:rsidR="00803523" w:rsidRPr="00B74F2A" w:rsidRDefault="00803523" w:rsidP="00742573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B74F2A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배송완료 이후</w:t>
            </w:r>
            <w:r w:rsidRPr="00B74F2A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 xml:space="preserve"> ~ 기간제한 없음</w:t>
            </w:r>
          </w:p>
        </w:tc>
      </w:tr>
    </w:tbl>
    <w:p w14:paraId="10AE3F4F" w14:textId="68A379C6" w:rsidR="00DB6CEA" w:rsidRPr="00543B67" w:rsidRDefault="00DB6CEA" w:rsidP="00080D83">
      <w:pPr>
        <w:pStyle w:val="a"/>
      </w:pPr>
      <w:r w:rsidRPr="00543B67">
        <w:rPr>
          <w:rFonts w:hint="eastAsia"/>
        </w:rPr>
        <w:t>회원(온라인회원,</w:t>
      </w:r>
      <w:r w:rsidRPr="00543B67">
        <w:t xml:space="preserve"> </w:t>
      </w:r>
      <w:r w:rsidRPr="00543B67">
        <w:rPr>
          <w:rFonts w:hint="eastAsia"/>
        </w:rPr>
        <w:t>통합 멤버십회원)</w:t>
      </w:r>
      <w:r w:rsidRPr="00543B67">
        <w:t xml:space="preserve">, </w:t>
      </w:r>
      <w:r w:rsidRPr="00543B67">
        <w:rPr>
          <w:rFonts w:hint="eastAsia"/>
        </w:rPr>
        <w:t>비회원,</w:t>
      </w:r>
      <w:r w:rsidRPr="00543B67">
        <w:t xml:space="preserve"> </w:t>
      </w:r>
      <w:r w:rsidRPr="00543B67">
        <w:rPr>
          <w:rFonts w:hint="eastAsia"/>
        </w:rPr>
        <w:t>임직원 모두 교환이 가능하다.</w:t>
      </w:r>
    </w:p>
    <w:p w14:paraId="07BF8109" w14:textId="77777777" w:rsidR="00DB6CEA" w:rsidRPr="00543B67" w:rsidRDefault="00DB6CEA" w:rsidP="00080D83">
      <w:pPr>
        <w:pStyle w:val="a"/>
      </w:pPr>
      <w:r w:rsidRPr="00543B67">
        <w:rPr>
          <w:rFonts w:hint="eastAsia"/>
        </w:rPr>
        <w:t>배송완료일 포함</w:t>
      </w:r>
      <w:r w:rsidRPr="00543B67">
        <w:t>(</w:t>
      </w:r>
      <w:r w:rsidRPr="00543B67">
        <w:rPr>
          <w:rFonts w:hint="eastAsia"/>
        </w:rPr>
        <w:t>제품을 받은 날부터</w:t>
      </w:r>
      <w:r w:rsidRPr="00543B67">
        <w:t>)</w:t>
      </w:r>
      <w:r w:rsidRPr="00543B67">
        <w:rPr>
          <w:rFonts w:hint="eastAsia"/>
        </w:rPr>
        <w:t xml:space="preserve"> </w:t>
      </w:r>
      <w:r w:rsidRPr="00543B67">
        <w:t>7</w:t>
      </w:r>
      <w:r w:rsidRPr="00543B67">
        <w:rPr>
          <w:rFonts w:hint="eastAsia"/>
        </w:rPr>
        <w:t xml:space="preserve">일 이내(상품불량일 경우 </w:t>
      </w:r>
      <w:r w:rsidRPr="00543B67">
        <w:t>30</w:t>
      </w:r>
      <w:r w:rsidRPr="00543B67">
        <w:rPr>
          <w:rFonts w:hint="eastAsia"/>
        </w:rPr>
        <w:t>일)</w:t>
      </w:r>
      <w:r w:rsidRPr="00543B67">
        <w:t xml:space="preserve"> </w:t>
      </w:r>
      <w:r w:rsidRPr="00543B67">
        <w:rPr>
          <w:rFonts w:hint="eastAsia"/>
        </w:rPr>
        <w:t>교환접수가 가능하다.</w:t>
      </w:r>
      <w:r w:rsidRPr="00543B67">
        <w:t xml:space="preserve"> </w:t>
      </w:r>
    </w:p>
    <w:p w14:paraId="58C5E6BF" w14:textId="77777777" w:rsidR="00DB6CEA" w:rsidRPr="00543B67" w:rsidRDefault="00DB6CEA" w:rsidP="00080D83">
      <w:pPr>
        <w:pStyle w:val="a"/>
      </w:pPr>
      <w:r w:rsidRPr="00543B67">
        <w:rPr>
          <w:rFonts w:hint="eastAsia"/>
        </w:rPr>
        <w:t>교환 신청 시</w:t>
      </w:r>
      <w:r w:rsidR="00232456" w:rsidRPr="00543B67">
        <w:rPr>
          <w:rFonts w:hint="eastAsia"/>
        </w:rPr>
        <w:t xml:space="preserve"> </w:t>
      </w:r>
      <w:r w:rsidRPr="00543B67">
        <w:t xml:space="preserve">해당 상품에 다른 클레임이 진행 중인 경우 </w:t>
      </w:r>
      <w:r w:rsidRPr="00543B67">
        <w:rPr>
          <w:rFonts w:hint="eastAsia"/>
        </w:rPr>
        <w:t>교환</w:t>
      </w:r>
      <w:r w:rsidRPr="00543B67">
        <w:t>을 접수할 수 없다.</w:t>
      </w:r>
    </w:p>
    <w:p w14:paraId="3B321B3B" w14:textId="77777777" w:rsidR="0096491C" w:rsidRPr="00543B67" w:rsidRDefault="0096491C" w:rsidP="00080D83">
      <w:pPr>
        <w:pStyle w:val="a"/>
      </w:pPr>
      <w:r w:rsidRPr="00543B67">
        <w:rPr>
          <w:rFonts w:hint="eastAsia"/>
        </w:rPr>
        <w:t xml:space="preserve">교환 신청 후 </w:t>
      </w:r>
      <w:r w:rsidRPr="00543B67">
        <w:t>14</w:t>
      </w:r>
      <w:r w:rsidRPr="00543B67">
        <w:rPr>
          <w:rFonts w:hint="eastAsia"/>
        </w:rPr>
        <w:t xml:space="preserve">일 이내 회수지로 상품이 입고되지 않을 경우 교환접수가 자동 취소된다. </w:t>
      </w:r>
    </w:p>
    <w:p w14:paraId="0C4B8B37" w14:textId="77777777" w:rsidR="00354BCD" w:rsidRPr="00543B67" w:rsidRDefault="00354BCD" w:rsidP="00080D83">
      <w:pPr>
        <w:pStyle w:val="a"/>
      </w:pPr>
      <w:r w:rsidRPr="00543B67">
        <w:rPr>
          <w:rFonts w:hint="eastAsia"/>
        </w:rPr>
        <w:t>사은품이 포함된 상품인 경우. 사은품은 회수하지 않는 것을 원칙으로 한다.</w:t>
      </w:r>
    </w:p>
    <w:p w14:paraId="49287C38" w14:textId="78597181" w:rsidR="00354BCD" w:rsidRDefault="00C459AD" w:rsidP="00080D83">
      <w:pPr>
        <w:pStyle w:val="a"/>
      </w:pPr>
      <w:r w:rsidRPr="00543B67">
        <w:rPr>
          <w:rFonts w:hint="eastAsia"/>
        </w:rPr>
        <w:t xml:space="preserve">교환 접수는 배송 그룹별(자사상품 그룹, 각 </w:t>
      </w:r>
      <w:proofErr w:type="spellStart"/>
      <w:r w:rsidRPr="00543B67">
        <w:rPr>
          <w:rFonts w:hint="eastAsia"/>
        </w:rPr>
        <w:t>입점사</w:t>
      </w:r>
      <w:proofErr w:type="spellEnd"/>
      <w:r w:rsidRPr="00543B67">
        <w:rPr>
          <w:rFonts w:hint="eastAsia"/>
        </w:rPr>
        <w:t>)로 가능하다.</w:t>
      </w:r>
    </w:p>
    <w:p w14:paraId="313255DF" w14:textId="212697D0" w:rsidR="00354BCD" w:rsidRPr="005073B5" w:rsidRDefault="00D117C3" w:rsidP="00080D83">
      <w:pPr>
        <w:pStyle w:val="a"/>
      </w:pPr>
      <w:r>
        <w:rPr>
          <w:rFonts w:hint="eastAsia"/>
        </w:rPr>
        <w:t>입</w:t>
      </w:r>
      <w:r w:rsidRPr="00D117C3">
        <w:rPr>
          <w:rFonts w:hint="eastAsia"/>
        </w:rPr>
        <w:t>점 상품</w:t>
      </w:r>
      <w:r>
        <w:rPr>
          <w:rFonts w:hint="eastAsia"/>
        </w:rPr>
        <w:t xml:space="preserve">의 교환 건이 접수된 경우 </w:t>
      </w:r>
      <w:r w:rsidRPr="00D117C3">
        <w:rPr>
          <w:rFonts w:hint="eastAsia"/>
        </w:rPr>
        <w:t>‘배송관리</w:t>
      </w:r>
      <w:r>
        <w:rPr>
          <w:rFonts w:hint="eastAsia"/>
        </w:rPr>
        <w:t>&gt;</w:t>
      </w:r>
      <w:r w:rsidRPr="00D117C3">
        <w:rPr>
          <w:rFonts w:hint="eastAsia"/>
        </w:rPr>
        <w:t xml:space="preserve"> 업체 클레임 배송관리</w:t>
      </w:r>
      <w:r>
        <w:t>’</w:t>
      </w:r>
      <w:r>
        <w:rPr>
          <w:rFonts w:hint="eastAsia"/>
        </w:rPr>
        <w:t>메뉴</w:t>
      </w:r>
      <w:r w:rsidRPr="00D117C3">
        <w:rPr>
          <w:rFonts w:hint="eastAsia"/>
        </w:rPr>
        <w:t xml:space="preserve">에 </w:t>
      </w:r>
      <w:r w:rsidR="00C9020B">
        <w:rPr>
          <w:rFonts w:hint="eastAsia"/>
        </w:rPr>
        <w:t>집계되며,</w:t>
      </w:r>
      <w:r w:rsidR="00C9020B">
        <w:t xml:space="preserve"> BO</w:t>
      </w:r>
      <w:r w:rsidR="00C9020B">
        <w:rPr>
          <w:rFonts w:hint="eastAsia"/>
        </w:rPr>
        <w:t xml:space="preserve">관리자는 </w:t>
      </w:r>
      <w:proofErr w:type="spellStart"/>
      <w:r w:rsidR="00C9020B">
        <w:rPr>
          <w:rFonts w:hint="eastAsia"/>
        </w:rPr>
        <w:t>입점사의</w:t>
      </w:r>
      <w:proofErr w:type="spellEnd"/>
      <w:r w:rsidR="00C9020B">
        <w:rPr>
          <w:rFonts w:hint="eastAsia"/>
        </w:rPr>
        <w:t xml:space="preserve"> 교환상품을 직접 수거지시처리</w:t>
      </w:r>
      <w:r w:rsidR="005601C2">
        <w:rPr>
          <w:rFonts w:hint="eastAsia"/>
        </w:rPr>
        <w:t>가</w:t>
      </w:r>
      <w:r w:rsidR="00C9020B">
        <w:rPr>
          <w:rFonts w:hint="eastAsia"/>
        </w:rPr>
        <w:t xml:space="preserve"> 불가하다.</w:t>
      </w:r>
      <w:r w:rsidR="005601C2">
        <w:br/>
      </w:r>
      <w:r w:rsidR="005601C2">
        <w:rPr>
          <w:rFonts w:hint="eastAsia"/>
        </w:rPr>
        <w:t>*</w:t>
      </w:r>
      <w:proofErr w:type="spellStart"/>
      <w:r w:rsidR="005601C2">
        <w:rPr>
          <w:rFonts w:hint="eastAsia"/>
        </w:rPr>
        <w:t>입점사가</w:t>
      </w:r>
      <w:proofErr w:type="spellEnd"/>
      <w:r w:rsidR="005601C2">
        <w:rPr>
          <w:rFonts w:hint="eastAsia"/>
        </w:rPr>
        <w:t xml:space="preserve"> 수거지시 처리부터 교환까지 모두 진행한다.</w:t>
      </w:r>
      <w:r w:rsidR="005601C2">
        <w:t xml:space="preserve"> </w:t>
      </w:r>
      <w:r w:rsidR="002C48C7">
        <w:br/>
      </w:r>
      <w:r w:rsidR="005601C2">
        <w:rPr>
          <w:rFonts w:hint="eastAsia"/>
        </w:rPr>
        <w:t>단,</w:t>
      </w:r>
      <w:r w:rsidR="005601C2">
        <w:t xml:space="preserve"> </w:t>
      </w:r>
      <w:r w:rsidR="005601C2">
        <w:rPr>
          <w:rFonts w:hint="eastAsia"/>
        </w:rPr>
        <w:t xml:space="preserve">환수/환불이 발생되는 경우 </w:t>
      </w:r>
      <w:r w:rsidR="002C48C7">
        <w:rPr>
          <w:rFonts w:hint="eastAsia"/>
        </w:rPr>
        <w:t xml:space="preserve">환수대기 또는 환불 대기 상태로 </w:t>
      </w:r>
      <w:r w:rsidR="002C48C7">
        <w:t>BO</w:t>
      </w:r>
      <w:r w:rsidR="002C48C7">
        <w:rPr>
          <w:rFonts w:hint="eastAsia"/>
        </w:rPr>
        <w:t xml:space="preserve">에서 </w:t>
      </w:r>
      <w:r w:rsidR="002C48C7">
        <w:br/>
      </w:r>
      <w:r w:rsidR="002C48C7">
        <w:rPr>
          <w:rFonts w:hint="eastAsia"/>
        </w:rPr>
        <w:t>이후프로세스를 진행하여 처리한다.</w:t>
      </w:r>
      <w:r w:rsidR="002C48C7">
        <w:br/>
      </w:r>
      <w:r w:rsidR="002C48C7" w:rsidRPr="005073B5">
        <w:t xml:space="preserve"> </w:t>
      </w:r>
    </w:p>
    <w:p w14:paraId="73152A92" w14:textId="3DAA9167" w:rsidR="00F60862" w:rsidRPr="001D69C3" w:rsidRDefault="00F60862" w:rsidP="00685CFA">
      <w:pPr>
        <w:pStyle w:val="-30"/>
        <w:numPr>
          <w:ilvl w:val="2"/>
          <w:numId w:val="20"/>
        </w:numPr>
        <w:ind w:leftChars="213" w:left="993" w:hanging="567"/>
      </w:pPr>
      <w:bookmarkStart w:id="117" w:name="_Toc7512719"/>
      <w:r w:rsidRPr="001D69C3">
        <w:rPr>
          <w:rFonts w:hint="eastAsia"/>
        </w:rPr>
        <w:t>교환 접수 주체</w:t>
      </w:r>
      <w:bookmarkEnd w:id="117"/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2"/>
        <w:gridCol w:w="7062"/>
      </w:tblGrid>
      <w:tr w:rsidR="00F60862" w:rsidRPr="001D69C3" w14:paraId="55A1E580" w14:textId="77777777" w:rsidTr="003F0E7C">
        <w:trPr>
          <w:trHeight w:val="397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E0F05B9" w14:textId="77777777" w:rsidR="00F60862" w:rsidRPr="00B74F2A" w:rsidRDefault="00F60862" w:rsidP="00724CDA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B74F2A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  <w:t>유형</w:t>
            </w:r>
          </w:p>
        </w:tc>
        <w:tc>
          <w:tcPr>
            <w:tcW w:w="7062" w:type="dxa"/>
            <w:shd w:val="clear" w:color="auto" w:fill="BFBFBF"/>
            <w:vAlign w:val="center"/>
          </w:tcPr>
          <w:p w14:paraId="715B4639" w14:textId="77777777" w:rsidR="00F60862" w:rsidRPr="00B74F2A" w:rsidRDefault="00F60862" w:rsidP="00724CDA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B74F2A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  <w:t>설명</w:t>
            </w:r>
          </w:p>
        </w:tc>
      </w:tr>
      <w:tr w:rsidR="00F60862" w:rsidRPr="001D69C3" w14:paraId="4AA2FBA2" w14:textId="77777777" w:rsidTr="003F0E7C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3EEE55D0" w14:textId="77777777" w:rsidR="00F60862" w:rsidRPr="00B74F2A" w:rsidRDefault="00F60862" w:rsidP="00724CDA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cs="Calibri"/>
                <w:color w:val="000000" w:themeColor="text1"/>
                <w:sz w:val="16"/>
                <w:szCs w:val="22"/>
              </w:rPr>
              <w:t>구매자 교환</w:t>
            </w:r>
          </w:p>
        </w:tc>
        <w:tc>
          <w:tcPr>
            <w:tcW w:w="7062" w:type="dxa"/>
            <w:vAlign w:val="center"/>
          </w:tcPr>
          <w:p w14:paraId="585EDF22" w14:textId="7AC5B6CD" w:rsidR="00F60862" w:rsidRPr="00B74F2A" w:rsidRDefault="00F60862" w:rsidP="00724CDA">
            <w:pPr>
              <w:spacing w:before="20" w:after="40" w:line="240" w:lineRule="exact"/>
              <w:rPr>
                <w:rFonts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cs="Calibri"/>
                <w:color w:val="000000" w:themeColor="text1"/>
                <w:sz w:val="16"/>
                <w:szCs w:val="22"/>
              </w:rPr>
              <w:t>구매자가 직접 FO에서 직접 교환하는 경우</w:t>
            </w:r>
          </w:p>
        </w:tc>
      </w:tr>
      <w:tr w:rsidR="00F60862" w:rsidRPr="001D69C3" w14:paraId="19F03EFF" w14:textId="77777777" w:rsidTr="003F0E7C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699C5F59" w14:textId="34135D8A" w:rsidR="00F60862" w:rsidRPr="00B74F2A" w:rsidRDefault="00F32BBC" w:rsidP="00724CDA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cs="Calibri"/>
                <w:color w:val="000000" w:themeColor="text1"/>
                <w:sz w:val="16"/>
                <w:szCs w:val="22"/>
              </w:rPr>
              <w:t xml:space="preserve">관리자 </w:t>
            </w:r>
            <w:r w:rsidR="00F60862" w:rsidRPr="00B74F2A">
              <w:rPr>
                <w:rFonts w:cs="Calibri"/>
                <w:color w:val="000000" w:themeColor="text1"/>
                <w:sz w:val="16"/>
                <w:szCs w:val="22"/>
              </w:rPr>
              <w:t>교환</w:t>
            </w:r>
          </w:p>
        </w:tc>
        <w:tc>
          <w:tcPr>
            <w:tcW w:w="7062" w:type="dxa"/>
            <w:vAlign w:val="center"/>
          </w:tcPr>
          <w:p w14:paraId="2F02CFF2" w14:textId="3D549377" w:rsidR="00F60862" w:rsidRPr="00B74F2A" w:rsidRDefault="00F60862" w:rsidP="00724CDA">
            <w:pPr>
              <w:spacing w:before="20" w:after="40" w:line="240" w:lineRule="exact"/>
              <w:rPr>
                <w:rFonts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22"/>
              </w:rPr>
              <w:t>고객센터를 통</w:t>
            </w:r>
            <w:r w:rsidRPr="00B74F2A">
              <w:rPr>
                <w:rFonts w:cs="Calibri"/>
                <w:color w:val="000000" w:themeColor="text1"/>
                <w:sz w:val="16"/>
                <w:szCs w:val="22"/>
              </w:rPr>
              <w:t>해 상담원</w:t>
            </w:r>
            <w:r w:rsidRPr="00B74F2A">
              <w:rPr>
                <w:rFonts w:cs="Calibri" w:hint="eastAsia"/>
                <w:color w:val="000000" w:themeColor="text1"/>
                <w:sz w:val="16"/>
                <w:szCs w:val="22"/>
              </w:rPr>
              <w:t xml:space="preserve"> 혹은 관리자가</w:t>
            </w:r>
            <w:r w:rsidRPr="00B74F2A">
              <w:rPr>
                <w:rFonts w:cs="Calibri"/>
                <w:color w:val="000000" w:themeColor="text1"/>
                <w:sz w:val="16"/>
                <w:szCs w:val="22"/>
              </w:rPr>
              <w:t xml:space="preserve"> BO에서 교환하는 경우</w:t>
            </w:r>
          </w:p>
        </w:tc>
      </w:tr>
    </w:tbl>
    <w:p w14:paraId="30AD8C70" w14:textId="77777777" w:rsidR="00B33799" w:rsidRPr="009F50DF" w:rsidRDefault="00B33799" w:rsidP="009F50DF"/>
    <w:p w14:paraId="0CF16953" w14:textId="62BF5F05" w:rsidR="008D6C0C" w:rsidRPr="008D6C0C" w:rsidRDefault="008D6C0C" w:rsidP="00685CFA">
      <w:pPr>
        <w:pStyle w:val="-30"/>
        <w:numPr>
          <w:ilvl w:val="2"/>
          <w:numId w:val="20"/>
        </w:numPr>
        <w:ind w:leftChars="213" w:left="993" w:hanging="567"/>
      </w:pPr>
      <w:bookmarkStart w:id="118" w:name="_Toc7512720"/>
      <w:r w:rsidRPr="008D6C0C">
        <w:rPr>
          <w:rFonts w:hint="eastAsia"/>
        </w:rPr>
        <w:t>교환 조건</w:t>
      </w:r>
      <w:bookmarkEnd w:id="118"/>
    </w:p>
    <w:p w14:paraId="697A8A76" w14:textId="39693532" w:rsidR="00842CA3" w:rsidRPr="001D69C3" w:rsidRDefault="008D6C0C" w:rsidP="00080D83">
      <w:pPr>
        <w:pStyle w:val="a"/>
      </w:pPr>
      <w:r w:rsidRPr="001D69C3">
        <w:rPr>
          <w:rFonts w:hint="eastAsia"/>
        </w:rPr>
        <w:t xml:space="preserve">옵션 변경 시 </w:t>
      </w:r>
      <w:r>
        <w:rPr>
          <w:rFonts w:hint="eastAsia"/>
        </w:rPr>
        <w:t xml:space="preserve">교환 </w:t>
      </w:r>
      <w:r w:rsidRPr="001D69C3">
        <w:rPr>
          <w:rFonts w:hint="eastAsia"/>
        </w:rPr>
        <w:t>가능한 옵션만(가격조건,</w:t>
      </w:r>
      <w:r w:rsidRPr="001D69C3">
        <w:t xml:space="preserve"> </w:t>
      </w:r>
      <w:r w:rsidRPr="001D69C3">
        <w:rPr>
          <w:rFonts w:hint="eastAsia"/>
        </w:rPr>
        <w:t>가능 재고 보유)선택 이 가능하다.</w:t>
      </w:r>
      <w:r w:rsidR="00842CA3">
        <w:br/>
      </w:r>
      <w:r w:rsidR="00842CA3">
        <w:lastRenderedPageBreak/>
        <w:t xml:space="preserve">- </w:t>
      </w:r>
      <w:r w:rsidR="00842CA3" w:rsidRPr="001D69C3">
        <w:rPr>
          <w:rFonts w:hint="eastAsia"/>
        </w:rPr>
        <w:t>동일한 가격내의 옵션만 변경이 가능</w:t>
      </w:r>
      <w:r w:rsidR="00842CA3">
        <w:br/>
        <w:t xml:space="preserve">- </w:t>
      </w:r>
      <w:r w:rsidR="00842CA3" w:rsidRPr="001D69C3">
        <w:rPr>
          <w:rFonts w:hint="eastAsia"/>
        </w:rPr>
        <w:t>옵션 가격이 다른 상품의 변경을 원하는 경우 주문 취소 후 재주문을 유도한다</w:t>
      </w:r>
      <w:r w:rsidR="00842CA3">
        <w:t>(</w:t>
      </w:r>
      <w:proofErr w:type="gramStart"/>
      <w:r w:rsidR="00842CA3">
        <w:rPr>
          <w:rFonts w:hint="eastAsia"/>
        </w:rPr>
        <w:t>자사,</w:t>
      </w:r>
      <w:proofErr w:type="spellStart"/>
      <w:r w:rsidR="00842CA3">
        <w:rPr>
          <w:rFonts w:hint="eastAsia"/>
        </w:rPr>
        <w:t>입점사</w:t>
      </w:r>
      <w:proofErr w:type="spellEnd"/>
      <w:proofErr w:type="gramEnd"/>
      <w:r w:rsidR="00842CA3">
        <w:rPr>
          <w:rFonts w:hint="eastAsia"/>
        </w:rPr>
        <w:t xml:space="preserve"> 동일)</w:t>
      </w:r>
    </w:p>
    <w:p w14:paraId="147132DD" w14:textId="142A83BA" w:rsidR="00FC64ED" w:rsidRDefault="008D6C0C" w:rsidP="00080D83">
      <w:pPr>
        <w:pStyle w:val="a"/>
      </w:pPr>
      <w:r>
        <w:rPr>
          <w:rFonts w:hint="eastAsia"/>
        </w:rPr>
        <w:t>D</w:t>
      </w:r>
      <w:r>
        <w:t>RAW</w:t>
      </w:r>
      <w:r>
        <w:rPr>
          <w:rFonts w:hint="eastAsia"/>
        </w:rPr>
        <w:t>이벤트 상품의 경우 정책적으로는 사유와 상관없이 교환이 불가능 하나,</w:t>
      </w:r>
      <w:r>
        <w:t xml:space="preserve"> </w:t>
      </w:r>
      <w:r>
        <w:rPr>
          <w:rFonts w:hint="eastAsia"/>
        </w:rPr>
        <w:t>시스템상으로 처리는 가능하다.</w:t>
      </w:r>
    </w:p>
    <w:p w14:paraId="2019FBDE" w14:textId="4704C7B3" w:rsidR="00FC64ED" w:rsidRPr="00FC64ED" w:rsidRDefault="009F50DF" w:rsidP="00080D83">
      <w:pPr>
        <w:pStyle w:val="a"/>
      </w:pPr>
      <w:r w:rsidRPr="00DD2F92">
        <w:rPr>
          <w:rFonts w:hint="eastAsia"/>
        </w:rPr>
        <w:t>배송I</w:t>
      </w:r>
      <w:r w:rsidRPr="00DD2F92">
        <w:t>D</w:t>
      </w:r>
      <w:r w:rsidRPr="00DD2F92">
        <w:rPr>
          <w:rFonts w:hint="eastAsia"/>
        </w:rPr>
        <w:t>별</w:t>
      </w:r>
      <w:r w:rsidRPr="00DD2F92">
        <w:t xml:space="preserve"> 2</w:t>
      </w:r>
      <w:r w:rsidRPr="00DD2F92">
        <w:rPr>
          <w:rFonts w:hint="eastAsia"/>
        </w:rPr>
        <w:t>회씩만 신청 가능(철회 건 제외)하며,</w:t>
      </w:r>
      <w:r w:rsidRPr="00DD2F92">
        <w:t xml:space="preserve"> </w:t>
      </w:r>
      <w:r w:rsidRPr="00DD2F92">
        <w:rPr>
          <w:rFonts w:hint="eastAsia"/>
        </w:rPr>
        <w:t xml:space="preserve">동일상품에 대해 </w:t>
      </w:r>
      <w:r w:rsidRPr="00DD2F92">
        <w:t>2</w:t>
      </w:r>
      <w:r w:rsidRPr="00DD2F92">
        <w:rPr>
          <w:rFonts w:hint="eastAsia"/>
        </w:rPr>
        <w:t>건 이상의 클레임 동시 진행은 불가하다</w:t>
      </w:r>
      <w:r>
        <w:br/>
      </w:r>
    </w:p>
    <w:p w14:paraId="6F922555" w14:textId="76956226" w:rsidR="0097170C" w:rsidRPr="001D69C3" w:rsidRDefault="0097170C" w:rsidP="00C02474">
      <w:pPr>
        <w:pStyle w:val="-20"/>
        <w:numPr>
          <w:ilvl w:val="1"/>
          <w:numId w:val="20"/>
        </w:numPr>
        <w:ind w:leftChars="142" w:left="851" w:hanging="567"/>
      </w:pPr>
      <w:bookmarkStart w:id="119" w:name="_Toc7512721"/>
      <w:r w:rsidRPr="001D69C3">
        <w:t>교환 유형</w:t>
      </w:r>
      <w:r w:rsidR="00EE5AA2" w:rsidRPr="001D69C3">
        <w:rPr>
          <w:rFonts w:hint="eastAsia"/>
        </w:rPr>
        <w:t xml:space="preserve"> 및</w:t>
      </w:r>
      <w:r w:rsidR="00EE5AA2" w:rsidRPr="001D69C3">
        <w:t xml:space="preserve"> 사유</w:t>
      </w:r>
      <w:bookmarkEnd w:id="119"/>
    </w:p>
    <w:p w14:paraId="00DB2FB5" w14:textId="77777777" w:rsidR="009F50DF" w:rsidRPr="009F50DF" w:rsidRDefault="009F50DF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20" w:name="_Toc6905854"/>
      <w:bookmarkStart w:id="121" w:name="_Toc7165700"/>
      <w:bookmarkStart w:id="122" w:name="_Toc7512722"/>
      <w:bookmarkEnd w:id="120"/>
      <w:bookmarkEnd w:id="121"/>
      <w:bookmarkEnd w:id="122"/>
    </w:p>
    <w:p w14:paraId="54AF119C" w14:textId="4B907B68" w:rsidR="0097170C" w:rsidRPr="001D69C3" w:rsidRDefault="003F0E7C" w:rsidP="00685CFA">
      <w:pPr>
        <w:pStyle w:val="3Depth"/>
        <w:numPr>
          <w:ilvl w:val="2"/>
          <w:numId w:val="23"/>
        </w:numPr>
      </w:pPr>
      <w:bookmarkStart w:id="123" w:name="_Toc7512723"/>
      <w:r w:rsidRPr="001D69C3">
        <w:rPr>
          <w:rFonts w:hint="eastAsia"/>
        </w:rPr>
        <w:t>교환 유형</w:t>
      </w:r>
      <w:bookmarkEnd w:id="123"/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2"/>
        <w:gridCol w:w="7062"/>
      </w:tblGrid>
      <w:tr w:rsidR="0097170C" w:rsidRPr="001D69C3" w14:paraId="59E7E6D9" w14:textId="77777777" w:rsidTr="003F0E7C">
        <w:trPr>
          <w:trHeight w:val="397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B435E85" w14:textId="77777777" w:rsidR="0097170C" w:rsidRPr="00B74F2A" w:rsidRDefault="0097170C" w:rsidP="004F5A6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B74F2A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  <w:t>유형</w:t>
            </w:r>
          </w:p>
        </w:tc>
        <w:tc>
          <w:tcPr>
            <w:tcW w:w="7062" w:type="dxa"/>
            <w:shd w:val="clear" w:color="auto" w:fill="BFBFBF"/>
            <w:vAlign w:val="center"/>
          </w:tcPr>
          <w:p w14:paraId="428DEDC8" w14:textId="77777777" w:rsidR="0097170C" w:rsidRPr="00B74F2A" w:rsidRDefault="0097170C" w:rsidP="004F5A6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B74F2A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  <w:t>설명</w:t>
            </w:r>
          </w:p>
        </w:tc>
      </w:tr>
      <w:tr w:rsidR="0097170C" w:rsidRPr="001D69C3" w14:paraId="52D78181" w14:textId="77777777" w:rsidTr="003F0E7C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309000D4" w14:textId="77777777" w:rsidR="0097170C" w:rsidRPr="00B74F2A" w:rsidRDefault="0097170C" w:rsidP="004F5A6D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cs="Calibri"/>
                <w:color w:val="000000" w:themeColor="text1"/>
                <w:sz w:val="16"/>
                <w:szCs w:val="22"/>
              </w:rPr>
              <w:t>전체교환</w:t>
            </w:r>
          </w:p>
        </w:tc>
        <w:tc>
          <w:tcPr>
            <w:tcW w:w="7062" w:type="dxa"/>
            <w:vAlign w:val="center"/>
          </w:tcPr>
          <w:p w14:paraId="1F7C915F" w14:textId="77777777" w:rsidR="0097170C" w:rsidRPr="00B74F2A" w:rsidRDefault="0097170C" w:rsidP="004F5A6D">
            <w:pPr>
              <w:spacing w:before="20" w:after="40" w:line="240" w:lineRule="exact"/>
              <w:rPr>
                <w:rFonts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cs="Calibri"/>
                <w:color w:val="000000" w:themeColor="text1"/>
                <w:sz w:val="16"/>
                <w:szCs w:val="22"/>
              </w:rPr>
              <w:t>해당 주문번호에 있는 모든 상품을 교환하는 경우</w:t>
            </w:r>
          </w:p>
          <w:p w14:paraId="08E1A083" w14:textId="77777777" w:rsidR="003F0E7C" w:rsidRPr="00B74F2A" w:rsidRDefault="003F0E7C" w:rsidP="004F5A6D">
            <w:pPr>
              <w:spacing w:before="20" w:after="40" w:line="240" w:lineRule="exact"/>
              <w:rPr>
                <w:rFonts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22"/>
              </w:rPr>
              <w:t>단,</w:t>
            </w:r>
            <w:r w:rsidRPr="00B74F2A">
              <w:rPr>
                <w:rFonts w:cs="Calibri"/>
                <w:color w:val="000000" w:themeColor="text1"/>
                <w:sz w:val="16"/>
                <w:szCs w:val="22"/>
              </w:rPr>
              <w:t xml:space="preserve"> </w:t>
            </w:r>
            <w:r w:rsidRPr="00B74F2A">
              <w:rPr>
                <w:rFonts w:cs="Calibri" w:hint="eastAsia"/>
                <w:color w:val="000000" w:themeColor="text1"/>
                <w:sz w:val="16"/>
                <w:szCs w:val="22"/>
              </w:rPr>
              <w:t>자사상품 주문건인 경우에만 전체교환 가능</w:t>
            </w:r>
          </w:p>
        </w:tc>
      </w:tr>
      <w:tr w:rsidR="0097170C" w:rsidRPr="001D69C3" w14:paraId="3456CE98" w14:textId="77777777" w:rsidTr="003F0E7C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30900961" w14:textId="77777777" w:rsidR="0097170C" w:rsidRPr="00B74F2A" w:rsidRDefault="0097170C" w:rsidP="004F5A6D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cs="Calibri"/>
                <w:color w:val="000000" w:themeColor="text1"/>
                <w:sz w:val="16"/>
                <w:szCs w:val="22"/>
              </w:rPr>
              <w:t>부분교환</w:t>
            </w:r>
          </w:p>
        </w:tc>
        <w:tc>
          <w:tcPr>
            <w:tcW w:w="7062" w:type="dxa"/>
            <w:vAlign w:val="center"/>
          </w:tcPr>
          <w:p w14:paraId="20C4AE13" w14:textId="77777777" w:rsidR="0097170C" w:rsidRPr="00B74F2A" w:rsidRDefault="0097170C" w:rsidP="003E7F85">
            <w:pPr>
              <w:spacing w:before="20" w:after="40" w:line="240" w:lineRule="exact"/>
              <w:rPr>
                <w:rFonts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cs="Calibri"/>
                <w:color w:val="000000" w:themeColor="text1"/>
                <w:sz w:val="16"/>
                <w:szCs w:val="22"/>
              </w:rPr>
              <w:t>해당 주문번호에 있는 일부 상품만 교환하는 경우</w:t>
            </w:r>
          </w:p>
        </w:tc>
      </w:tr>
    </w:tbl>
    <w:p w14:paraId="01405FD6" w14:textId="77777777" w:rsidR="00232456" w:rsidRPr="005E7E95" w:rsidRDefault="00232456" w:rsidP="005E7E95"/>
    <w:p w14:paraId="1DA93437" w14:textId="77777777" w:rsidR="0097170C" w:rsidRPr="005E7E95" w:rsidRDefault="003F0E7C" w:rsidP="00936754">
      <w:pPr>
        <w:pStyle w:val="-30"/>
        <w:numPr>
          <w:ilvl w:val="2"/>
          <w:numId w:val="20"/>
        </w:numPr>
        <w:ind w:leftChars="213" w:left="993" w:hanging="567"/>
      </w:pPr>
      <w:bookmarkStart w:id="124" w:name="_Toc7512724"/>
      <w:r w:rsidRPr="005E7E95">
        <w:rPr>
          <w:rFonts w:hint="eastAsia"/>
        </w:rPr>
        <w:t>교환 사유</w:t>
      </w:r>
      <w:bookmarkEnd w:id="124"/>
    </w:p>
    <w:tbl>
      <w:tblPr>
        <w:tblW w:w="9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2"/>
        <w:gridCol w:w="1204"/>
        <w:gridCol w:w="1205"/>
        <w:gridCol w:w="1276"/>
        <w:gridCol w:w="3378"/>
      </w:tblGrid>
      <w:tr w:rsidR="00B639CB" w:rsidRPr="001D69C3" w14:paraId="60EA74E6" w14:textId="77777777" w:rsidTr="00B639CB">
        <w:trPr>
          <w:trHeight w:val="397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F44E08B" w14:textId="77777777" w:rsidR="00B639CB" w:rsidRPr="00B74F2A" w:rsidRDefault="00B639CB" w:rsidP="008D6C0C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사유</w:t>
            </w:r>
          </w:p>
        </w:tc>
        <w:tc>
          <w:tcPr>
            <w:tcW w:w="1204" w:type="dxa"/>
            <w:shd w:val="clear" w:color="auto" w:fill="BFBFBF"/>
            <w:vAlign w:val="center"/>
          </w:tcPr>
          <w:p w14:paraId="1067338A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F</w:t>
            </w:r>
            <w:r w:rsidRPr="00B74F2A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O</w:t>
            </w:r>
            <w:r w:rsidRPr="00B74F2A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노출</w:t>
            </w:r>
          </w:p>
        </w:tc>
        <w:tc>
          <w:tcPr>
            <w:tcW w:w="1205" w:type="dxa"/>
            <w:shd w:val="clear" w:color="auto" w:fill="BFBFBF"/>
            <w:vAlign w:val="center"/>
          </w:tcPr>
          <w:p w14:paraId="6230FABD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B</w:t>
            </w:r>
            <w:r w:rsidRPr="00B74F2A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O</w:t>
            </w:r>
            <w:r w:rsidRPr="00B74F2A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노출</w:t>
            </w:r>
          </w:p>
        </w:tc>
        <w:tc>
          <w:tcPr>
            <w:tcW w:w="1276" w:type="dxa"/>
            <w:shd w:val="clear" w:color="auto" w:fill="BFBFBF"/>
            <w:vAlign w:val="center"/>
          </w:tcPr>
          <w:p w14:paraId="00D2DB1D" w14:textId="10826424" w:rsidR="00B639CB" w:rsidRPr="00B74F2A" w:rsidRDefault="00B639CB" w:rsidP="008D6C0C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귀책</w:t>
            </w:r>
          </w:p>
        </w:tc>
        <w:tc>
          <w:tcPr>
            <w:tcW w:w="3378" w:type="dxa"/>
            <w:shd w:val="clear" w:color="auto" w:fill="BFBFBF"/>
            <w:vAlign w:val="center"/>
          </w:tcPr>
          <w:p w14:paraId="0C101B0D" w14:textId="2DE7C59B" w:rsidR="00B639CB" w:rsidRPr="00B74F2A" w:rsidRDefault="00B639CB" w:rsidP="001D69C3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B74F2A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비고</w:t>
            </w:r>
          </w:p>
        </w:tc>
      </w:tr>
      <w:tr w:rsidR="00B639CB" w:rsidRPr="001D69C3" w14:paraId="3E8CDD98" w14:textId="77777777" w:rsidTr="00BA5A44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1D9377B8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불량</w:t>
            </w:r>
          </w:p>
        </w:tc>
        <w:tc>
          <w:tcPr>
            <w:tcW w:w="1204" w:type="dxa"/>
            <w:vAlign w:val="center"/>
          </w:tcPr>
          <w:p w14:paraId="3D64915B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05" w:type="dxa"/>
            <w:vAlign w:val="center"/>
          </w:tcPr>
          <w:p w14:paraId="56291CC9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9417C3" w14:textId="11DA56CE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판매자</w:t>
            </w:r>
          </w:p>
        </w:tc>
        <w:tc>
          <w:tcPr>
            <w:tcW w:w="3378" w:type="dxa"/>
            <w:shd w:val="clear" w:color="auto" w:fill="auto"/>
            <w:vAlign w:val="center"/>
          </w:tcPr>
          <w:p w14:paraId="024224DD" w14:textId="0E23E1A4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B639CB" w:rsidRPr="001D69C3" w14:paraId="0D0B8FFC" w14:textId="77777777" w:rsidTr="00BA5A44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3D1DE99C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proofErr w:type="spellStart"/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오배송</w:t>
            </w:r>
            <w:proofErr w:type="spellEnd"/>
          </w:p>
        </w:tc>
        <w:tc>
          <w:tcPr>
            <w:tcW w:w="1204" w:type="dxa"/>
            <w:vAlign w:val="center"/>
          </w:tcPr>
          <w:p w14:paraId="3F97EAE6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05" w:type="dxa"/>
            <w:vAlign w:val="center"/>
          </w:tcPr>
          <w:p w14:paraId="421B629B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03AD81" w14:textId="0040E66B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판매자</w:t>
            </w:r>
          </w:p>
        </w:tc>
        <w:tc>
          <w:tcPr>
            <w:tcW w:w="3378" w:type="dxa"/>
            <w:shd w:val="clear" w:color="auto" w:fill="auto"/>
            <w:vAlign w:val="center"/>
          </w:tcPr>
          <w:p w14:paraId="2FA2A11D" w14:textId="7CA9ED5B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B639CB" w:rsidRPr="001D69C3" w14:paraId="19DB2EF4" w14:textId="77777777" w:rsidTr="00BA5A44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0F9F5DBD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사이즈교환</w:t>
            </w:r>
          </w:p>
        </w:tc>
        <w:tc>
          <w:tcPr>
            <w:tcW w:w="1204" w:type="dxa"/>
            <w:vAlign w:val="center"/>
          </w:tcPr>
          <w:p w14:paraId="6FDBCF0F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05" w:type="dxa"/>
            <w:vAlign w:val="center"/>
          </w:tcPr>
          <w:p w14:paraId="5EA36384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A7AD23" w14:textId="4F76ADDA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고객</w:t>
            </w:r>
          </w:p>
        </w:tc>
        <w:tc>
          <w:tcPr>
            <w:tcW w:w="3378" w:type="dxa"/>
            <w:shd w:val="clear" w:color="auto" w:fill="auto"/>
            <w:vAlign w:val="center"/>
          </w:tcPr>
          <w:p w14:paraId="3D2D9C8A" w14:textId="79BBD357" w:rsidR="00B639CB" w:rsidRPr="00B74F2A" w:rsidRDefault="00B639CB" w:rsidP="001D69C3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B639CB" w:rsidRPr="001D69C3" w14:paraId="60F06BCA" w14:textId="77777777" w:rsidTr="00BA5A44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08A511CC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브랜드 박스 훼손</w:t>
            </w:r>
          </w:p>
        </w:tc>
        <w:tc>
          <w:tcPr>
            <w:tcW w:w="1204" w:type="dxa"/>
            <w:vAlign w:val="center"/>
          </w:tcPr>
          <w:p w14:paraId="3FA879B4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05" w:type="dxa"/>
            <w:vAlign w:val="center"/>
          </w:tcPr>
          <w:p w14:paraId="3D51C9E1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0E9D79" w14:textId="14D8810F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고객/판매자</w:t>
            </w:r>
          </w:p>
        </w:tc>
        <w:tc>
          <w:tcPr>
            <w:tcW w:w="3378" w:type="dxa"/>
            <w:shd w:val="clear" w:color="auto" w:fill="auto"/>
            <w:vAlign w:val="center"/>
          </w:tcPr>
          <w:p w14:paraId="05BA8E44" w14:textId="705B9FCE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B639CB" w:rsidRPr="001D69C3" w14:paraId="25BB2401" w14:textId="77777777" w:rsidTr="00BA5A44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02642138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기타</w:t>
            </w:r>
          </w:p>
        </w:tc>
        <w:tc>
          <w:tcPr>
            <w:tcW w:w="1204" w:type="dxa"/>
            <w:vAlign w:val="center"/>
          </w:tcPr>
          <w:p w14:paraId="565B05FC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05" w:type="dxa"/>
            <w:vAlign w:val="center"/>
          </w:tcPr>
          <w:p w14:paraId="7D016791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1FBB27" w14:textId="50DBCE5A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고객/판매자</w:t>
            </w:r>
          </w:p>
        </w:tc>
        <w:tc>
          <w:tcPr>
            <w:tcW w:w="3378" w:type="dxa"/>
            <w:shd w:val="clear" w:color="auto" w:fill="auto"/>
            <w:vAlign w:val="center"/>
          </w:tcPr>
          <w:p w14:paraId="39EF2069" w14:textId="72CC5682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B639CB" w:rsidRPr="001D69C3" w14:paraId="14BB45C2" w14:textId="77777777" w:rsidTr="00BA5A44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1760F542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A/S 불가</w:t>
            </w:r>
          </w:p>
        </w:tc>
        <w:tc>
          <w:tcPr>
            <w:tcW w:w="1204" w:type="dxa"/>
            <w:vAlign w:val="center"/>
          </w:tcPr>
          <w:p w14:paraId="7DADB5F8" w14:textId="77777777" w:rsidR="00B639CB" w:rsidRPr="00B74F2A" w:rsidRDefault="00B639CB" w:rsidP="00B639CB">
            <w:pPr>
              <w:jc w:val="center"/>
              <w:rPr>
                <w:sz w:val="16"/>
                <w:szCs w:val="16"/>
              </w:rPr>
            </w:pPr>
            <w:r w:rsidRPr="00B74F2A">
              <w:rPr>
                <w:rFonts w:cs="Arial"/>
                <w:color w:val="000000"/>
                <w:spacing w:val="-12"/>
                <w:kern w:val="24"/>
                <w:sz w:val="16"/>
                <w:szCs w:val="16"/>
              </w:rPr>
              <w:t>X</w:t>
            </w:r>
          </w:p>
        </w:tc>
        <w:tc>
          <w:tcPr>
            <w:tcW w:w="1205" w:type="dxa"/>
            <w:vAlign w:val="center"/>
          </w:tcPr>
          <w:p w14:paraId="0C2AF8DD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1AF07D5" w14:textId="1B882B7D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고객/판매자</w:t>
            </w:r>
          </w:p>
        </w:tc>
        <w:tc>
          <w:tcPr>
            <w:tcW w:w="3378" w:type="dxa"/>
            <w:shd w:val="clear" w:color="auto" w:fill="auto"/>
            <w:vAlign w:val="center"/>
          </w:tcPr>
          <w:p w14:paraId="6799DCDF" w14:textId="0B14FF1B" w:rsidR="00B639CB" w:rsidRPr="00B74F2A" w:rsidRDefault="00826D07" w:rsidP="00826D07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 xml:space="preserve">A/S불가로 인하여 교환 </w:t>
            </w:r>
            <w:proofErr w:type="gramStart"/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접수 되는</w:t>
            </w:r>
            <w:proofErr w:type="gramEnd"/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 xml:space="preserve"> 건은 ‘</w:t>
            </w:r>
            <w:proofErr w:type="spellStart"/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기타’유형으로</w:t>
            </w:r>
            <w:proofErr w:type="spellEnd"/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 xml:space="preserve"> 접수된다.</w:t>
            </w:r>
          </w:p>
        </w:tc>
      </w:tr>
      <w:tr w:rsidR="00B639CB" w:rsidRPr="001D69C3" w14:paraId="7C2731B8" w14:textId="77777777" w:rsidTr="00BA5A44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6F6FE8C8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proofErr w:type="spellStart"/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미출반품</w:t>
            </w:r>
            <w:proofErr w:type="spellEnd"/>
          </w:p>
        </w:tc>
        <w:tc>
          <w:tcPr>
            <w:tcW w:w="1204" w:type="dxa"/>
            <w:vAlign w:val="center"/>
          </w:tcPr>
          <w:p w14:paraId="33424189" w14:textId="77777777" w:rsidR="00B639CB" w:rsidRPr="00B74F2A" w:rsidRDefault="00B639CB" w:rsidP="00B639CB">
            <w:pPr>
              <w:jc w:val="center"/>
              <w:rPr>
                <w:sz w:val="16"/>
                <w:szCs w:val="16"/>
              </w:rPr>
            </w:pPr>
            <w:r w:rsidRPr="00B74F2A">
              <w:rPr>
                <w:rFonts w:cs="Arial"/>
                <w:color w:val="000000"/>
                <w:spacing w:val="-12"/>
                <w:kern w:val="24"/>
                <w:sz w:val="16"/>
                <w:szCs w:val="16"/>
              </w:rPr>
              <w:t>X</w:t>
            </w:r>
          </w:p>
        </w:tc>
        <w:tc>
          <w:tcPr>
            <w:tcW w:w="1205" w:type="dxa"/>
            <w:vAlign w:val="center"/>
          </w:tcPr>
          <w:p w14:paraId="0FD8E86F" w14:textId="77777777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○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710B30" w14:textId="3BBB63C8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판매자</w:t>
            </w:r>
          </w:p>
        </w:tc>
        <w:tc>
          <w:tcPr>
            <w:tcW w:w="3378" w:type="dxa"/>
            <w:shd w:val="clear" w:color="auto" w:fill="auto"/>
            <w:vAlign w:val="center"/>
          </w:tcPr>
          <w:p w14:paraId="0F599EA1" w14:textId="62667700" w:rsidR="00B639CB" w:rsidRPr="00B74F2A" w:rsidRDefault="00B639CB" w:rsidP="00B639CB">
            <w:pPr>
              <w:spacing w:before="20" w:after="40" w:line="240" w:lineRule="exact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 xml:space="preserve">교환상품이 재고가 없어 </w:t>
            </w:r>
            <w:proofErr w:type="spellStart"/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미출</w:t>
            </w:r>
            <w:proofErr w:type="spellEnd"/>
            <w:r w:rsidR="00BA5A44"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 xml:space="preserve"> </w:t>
            </w:r>
            <w:r w:rsidRPr="00B74F2A">
              <w:rPr>
                <w:rFonts w:cs="Calibri" w:hint="eastAsia"/>
                <w:color w:val="000000" w:themeColor="text1"/>
                <w:sz w:val="16"/>
                <w:szCs w:val="16"/>
              </w:rPr>
              <w:t>반품 처리하는 경우</w:t>
            </w:r>
          </w:p>
        </w:tc>
      </w:tr>
    </w:tbl>
    <w:p w14:paraId="06AB58A2" w14:textId="77777777" w:rsidR="0097170C" w:rsidRPr="00EE2756" w:rsidRDefault="0097170C" w:rsidP="00080D83">
      <w:pPr>
        <w:pStyle w:val="a"/>
      </w:pPr>
      <w:r w:rsidRPr="00EE2756">
        <w:t>교환 사유는 단품 별로 설정할 수 있다. 단, 사은품, 추가</w:t>
      </w:r>
      <w:r w:rsidR="00EE2756">
        <w:rPr>
          <w:rFonts w:hint="eastAsia"/>
        </w:rPr>
        <w:t xml:space="preserve"> </w:t>
      </w:r>
      <w:r w:rsidRPr="00EE2756">
        <w:t>증정상품은 별도로 사유를 선택할 수 없으며</w:t>
      </w:r>
      <w:r w:rsidR="00EE2756">
        <w:rPr>
          <w:rFonts w:hint="eastAsia"/>
        </w:rPr>
        <w:t>,</w:t>
      </w:r>
      <w:r w:rsidR="00EE2756">
        <w:t xml:space="preserve"> </w:t>
      </w:r>
      <w:proofErr w:type="spellStart"/>
      <w:r w:rsidRPr="00EE2756">
        <w:t>본품의</w:t>
      </w:r>
      <w:proofErr w:type="spellEnd"/>
      <w:r w:rsidRPr="00EE2756">
        <w:t xml:space="preserve"> 사유와 동시에 설정해야 한다.</w:t>
      </w:r>
    </w:p>
    <w:p w14:paraId="7673EAD5" w14:textId="77777777" w:rsidR="0097170C" w:rsidRPr="001D69C3" w:rsidRDefault="0097170C" w:rsidP="00080D83">
      <w:pPr>
        <w:pStyle w:val="a"/>
      </w:pPr>
      <w:r w:rsidRPr="001D69C3">
        <w:t xml:space="preserve">교환 시 복수의 귀책이 발생할 수 있으므로 상담원이 상품별 귀책을 참조하여 </w:t>
      </w:r>
      <w:r w:rsidR="008C3C98">
        <w:rPr>
          <w:rFonts w:hint="eastAsia"/>
        </w:rPr>
        <w:t>추가 배송비를 확인한다.</w:t>
      </w:r>
      <w:r w:rsidRPr="001D69C3">
        <w:t xml:space="preserve"> </w:t>
      </w:r>
    </w:p>
    <w:p w14:paraId="5804DF1E" w14:textId="77777777" w:rsidR="00AA55FE" w:rsidRPr="009F50DF" w:rsidRDefault="00AA55FE" w:rsidP="009F50DF"/>
    <w:p w14:paraId="4DF077E9" w14:textId="3AB5CEB5" w:rsidR="0097170C" w:rsidRPr="00A44AAD" w:rsidRDefault="0097170C" w:rsidP="00C02474">
      <w:pPr>
        <w:pStyle w:val="-20"/>
        <w:numPr>
          <w:ilvl w:val="1"/>
          <w:numId w:val="20"/>
        </w:numPr>
        <w:ind w:leftChars="142" w:left="851" w:hanging="567"/>
      </w:pPr>
      <w:bookmarkStart w:id="125" w:name="_Toc7512725"/>
      <w:r w:rsidRPr="00A44AAD">
        <w:t>교환 상태</w:t>
      </w:r>
      <w:bookmarkEnd w:id="125"/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1"/>
        <w:gridCol w:w="5670"/>
        <w:gridCol w:w="1843"/>
      </w:tblGrid>
      <w:tr w:rsidR="008C3C98" w:rsidRPr="001D69C3" w14:paraId="40D491BE" w14:textId="77777777" w:rsidTr="009B2A1E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D3502B5" w14:textId="77777777" w:rsidR="008C3C98" w:rsidRPr="00B74F2A" w:rsidRDefault="008C3C98" w:rsidP="008D6C0C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="맑은 고딕" w:eastAsia="맑은 고딕" w:hAnsi="맑은 고딕" w:cs="Arial"/>
                <w:sz w:val="16"/>
                <w:szCs w:val="18"/>
              </w:rPr>
            </w:pPr>
            <w:r w:rsidRPr="00B74F2A">
              <w:rPr>
                <w:rFonts w:ascii="맑은 고딕" w:eastAsia="맑은 고딕" w:hAnsi="맑은 고딕" w:cs="Arial" w:hint="eastAsia"/>
                <w:b/>
                <w:bCs/>
                <w:color w:val="000000" w:themeColor="text1"/>
                <w:spacing w:val="-12"/>
                <w:kern w:val="24"/>
                <w:sz w:val="16"/>
                <w:szCs w:val="18"/>
              </w:rPr>
              <w:t>상태</w:t>
            </w:r>
          </w:p>
        </w:tc>
        <w:tc>
          <w:tcPr>
            <w:tcW w:w="5670" w:type="dxa"/>
            <w:shd w:val="clear" w:color="auto" w:fill="BFBFBF"/>
            <w:vAlign w:val="center"/>
          </w:tcPr>
          <w:p w14:paraId="15B5A429" w14:textId="77777777" w:rsidR="008C3C98" w:rsidRPr="00B74F2A" w:rsidRDefault="008C3C98" w:rsidP="008D6C0C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="맑은 고딕" w:eastAsia="맑은 고딕" w:hAnsi="맑은 고딕" w:cs="Arial"/>
                <w:sz w:val="16"/>
                <w:szCs w:val="18"/>
              </w:rPr>
            </w:pPr>
            <w:r w:rsidRPr="00B74F2A">
              <w:rPr>
                <w:rFonts w:ascii="맑은 고딕" w:eastAsia="맑은 고딕" w:hAnsi="맑은 고딕" w:cs="Arial" w:hint="eastAsia"/>
                <w:b/>
                <w:bCs/>
                <w:color w:val="000000" w:themeColor="text1"/>
                <w:spacing w:val="-12"/>
                <w:kern w:val="24"/>
                <w:sz w:val="16"/>
                <w:szCs w:val="18"/>
              </w:rPr>
              <w:t>설명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74677A87" w14:textId="77777777" w:rsidR="008C3C98" w:rsidRPr="00B74F2A" w:rsidRDefault="008C3C98" w:rsidP="008D6C0C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"/>
                <w:sz w:val="16"/>
                <w:szCs w:val="18"/>
              </w:rPr>
            </w:pPr>
            <w:r w:rsidRPr="00B74F2A">
              <w:rPr>
                <w:rFonts w:ascii="맑은 고딕" w:eastAsia="맑은 고딕" w:hAnsi="맑은 고딕" w:cs="Arial" w:hint="eastAsia"/>
                <w:b/>
                <w:bCs/>
                <w:color w:val="000000" w:themeColor="text1"/>
                <w:spacing w:val="-12"/>
                <w:kern w:val="24"/>
                <w:sz w:val="16"/>
                <w:szCs w:val="18"/>
              </w:rPr>
              <w:t>프론트 표시</w:t>
            </w:r>
          </w:p>
        </w:tc>
      </w:tr>
      <w:tr w:rsidR="008C3C98" w:rsidRPr="001D69C3" w14:paraId="78478215" w14:textId="77777777" w:rsidTr="009B2A1E">
        <w:trPr>
          <w:trHeight w:val="363"/>
        </w:trPr>
        <w:tc>
          <w:tcPr>
            <w:tcW w:w="1701" w:type="dxa"/>
            <w:shd w:val="clear" w:color="auto" w:fill="F2F2F2"/>
            <w:vAlign w:val="center"/>
          </w:tcPr>
          <w:p w14:paraId="35E7F3E0" w14:textId="77777777" w:rsidR="008C3C98" w:rsidRPr="00B74F2A" w:rsidRDefault="008C3C98" w:rsidP="00B639CB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교환접수</w:t>
            </w:r>
          </w:p>
        </w:tc>
        <w:tc>
          <w:tcPr>
            <w:tcW w:w="5670" w:type="dxa"/>
            <w:vAlign w:val="center"/>
          </w:tcPr>
          <w:p w14:paraId="1E83A7A7" w14:textId="77777777" w:rsidR="009B2A1E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교환 요청을 접수하여 확인중인 단계</w:t>
            </w:r>
          </w:p>
          <w:p w14:paraId="3BC36BE3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lastRenderedPageBreak/>
              <w:t>- ‘</w:t>
            </w:r>
            <w:proofErr w:type="spellStart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접수’상태인</w:t>
            </w:r>
            <w:proofErr w:type="spellEnd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 경우에만 철회 가능</w:t>
            </w:r>
          </w:p>
        </w:tc>
        <w:tc>
          <w:tcPr>
            <w:tcW w:w="1843" w:type="dxa"/>
            <w:vAlign w:val="center"/>
          </w:tcPr>
          <w:p w14:paraId="530EC279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lastRenderedPageBreak/>
              <w:t>교환접수</w:t>
            </w:r>
          </w:p>
        </w:tc>
      </w:tr>
      <w:tr w:rsidR="008C3C98" w:rsidRPr="001D69C3" w14:paraId="6E275A8A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6A564F92" w14:textId="77777777" w:rsidR="008C3C98" w:rsidRPr="00B74F2A" w:rsidRDefault="008C3C98" w:rsidP="00B639CB">
            <w:pPr>
              <w:pStyle w:val="af2"/>
              <w:wordWrap w:val="0"/>
              <w:spacing w:before="0" w:beforeAutospacing="0" w:after="0" w:afterAutospacing="0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자동접수취소</w:t>
            </w:r>
          </w:p>
        </w:tc>
        <w:tc>
          <w:tcPr>
            <w:tcW w:w="5670" w:type="dxa"/>
            <w:vAlign w:val="center"/>
          </w:tcPr>
          <w:p w14:paraId="0C377C45" w14:textId="77777777" w:rsidR="008C3C98" w:rsidRPr="00B74F2A" w:rsidRDefault="008C3C98" w:rsidP="009B2A1E">
            <w:pPr>
              <w:pStyle w:val="af2"/>
              <w:wordWrap w:val="0"/>
              <w:spacing w:before="0" w:beforeAutospacing="0" w:after="0" w:afterAutospacing="0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교환접수 후 고객이 교환 상품을 보내지 않아 자동으로 교환이 </w:t>
            </w:r>
            <w:proofErr w:type="gramStart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취소 된</w:t>
            </w:r>
            <w:proofErr w:type="gramEnd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 상태</w:t>
            </w: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br/>
              <w:t>*교환 신청 후 14일 이내 회수지로 상품이 입고되지 않을 경우</w:t>
            </w:r>
          </w:p>
        </w:tc>
        <w:tc>
          <w:tcPr>
            <w:tcW w:w="1843" w:type="dxa"/>
            <w:vAlign w:val="center"/>
          </w:tcPr>
          <w:p w14:paraId="47A70994" w14:textId="77777777" w:rsidR="008C3C98" w:rsidRPr="00B74F2A" w:rsidRDefault="008C3C98" w:rsidP="009B2A1E">
            <w:pPr>
              <w:pStyle w:val="af2"/>
              <w:wordWrap w:val="0"/>
              <w:spacing w:before="0" w:beforeAutospacing="0" w:after="0" w:afterAutospacing="0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교환접수취소</w:t>
            </w:r>
          </w:p>
        </w:tc>
      </w:tr>
      <w:tr w:rsidR="008C3C98" w:rsidRPr="001D69C3" w14:paraId="17FB90BF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76C94FEC" w14:textId="77777777" w:rsidR="008C3C98" w:rsidRPr="00B74F2A" w:rsidRDefault="008C3C98" w:rsidP="00B639CB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교환접수철회</w:t>
            </w:r>
          </w:p>
        </w:tc>
        <w:tc>
          <w:tcPr>
            <w:tcW w:w="5670" w:type="dxa"/>
            <w:vAlign w:val="center"/>
          </w:tcPr>
          <w:p w14:paraId="240C113D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고객이 교환 요청을 접수한 후, </w:t>
            </w:r>
            <w:proofErr w:type="spellStart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교환품</w:t>
            </w:r>
            <w:proofErr w:type="spellEnd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 처리</w:t>
            </w:r>
            <w:r w:rsidR="009B2A1E"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 </w:t>
            </w: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중 상태 전 클레임 자체를 취소한 상태</w:t>
            </w:r>
          </w:p>
        </w:tc>
        <w:tc>
          <w:tcPr>
            <w:tcW w:w="1843" w:type="dxa"/>
            <w:vAlign w:val="center"/>
          </w:tcPr>
          <w:p w14:paraId="7DFE186A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교환접수철회</w:t>
            </w:r>
          </w:p>
        </w:tc>
      </w:tr>
      <w:tr w:rsidR="008C3C98" w:rsidRPr="001D69C3" w14:paraId="24BCC3AE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28ECBB24" w14:textId="77777777" w:rsidR="008C3C98" w:rsidRPr="00B74F2A" w:rsidRDefault="008C3C98" w:rsidP="00B639CB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수거지시</w:t>
            </w:r>
          </w:p>
        </w:tc>
        <w:tc>
          <w:tcPr>
            <w:tcW w:w="5670" w:type="dxa"/>
            <w:vAlign w:val="center"/>
          </w:tcPr>
          <w:p w14:paraId="1CD4200F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교환요청한 상품을 택배사에 수거지시 하여, 물류센터에 입고되기 전 상태</w:t>
            </w:r>
          </w:p>
          <w:p w14:paraId="10DE99F9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*WMS에 </w:t>
            </w:r>
            <w:proofErr w:type="spellStart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클레임건이</w:t>
            </w:r>
            <w:proofErr w:type="spellEnd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 접수되어 자동 회수 처리 지시가 내려진 상태, 해당 상태일 경우 FO에서 교환접수 철회 및 교환 접수내용 수정 불가</w:t>
            </w:r>
          </w:p>
        </w:tc>
        <w:tc>
          <w:tcPr>
            <w:tcW w:w="1843" w:type="dxa"/>
            <w:vAlign w:val="center"/>
          </w:tcPr>
          <w:p w14:paraId="46C5939D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접수확인</w:t>
            </w:r>
          </w:p>
        </w:tc>
      </w:tr>
      <w:tr w:rsidR="008C3C98" w:rsidRPr="001D69C3" w14:paraId="0BB25FDC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78ABB549" w14:textId="77777777" w:rsidR="008C3C98" w:rsidRPr="00B74F2A" w:rsidRDefault="008C3C98" w:rsidP="00B639CB">
            <w:pPr>
              <w:pStyle w:val="af2"/>
              <w:wordWrap w:val="0"/>
              <w:spacing w:before="0" w:beforeAutospacing="0" w:after="0" w:afterAutospacing="0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수령완료</w:t>
            </w:r>
          </w:p>
        </w:tc>
        <w:tc>
          <w:tcPr>
            <w:tcW w:w="5670" w:type="dxa"/>
            <w:vAlign w:val="center"/>
          </w:tcPr>
          <w:p w14:paraId="6E56B1DF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교환상품이 도착되어 심의가 가능한 상태</w:t>
            </w:r>
          </w:p>
        </w:tc>
        <w:tc>
          <w:tcPr>
            <w:tcW w:w="1843" w:type="dxa"/>
            <w:vMerge w:val="restart"/>
            <w:vAlign w:val="center"/>
          </w:tcPr>
          <w:p w14:paraId="0EF297B3" w14:textId="77777777" w:rsidR="008C3C98" w:rsidRPr="00B74F2A" w:rsidRDefault="008C3C98" w:rsidP="009B2A1E">
            <w:pPr>
              <w:wordWrap w:val="0"/>
              <w:spacing w:line="240" w:lineRule="auto"/>
              <w:jc w:val="center"/>
              <w:textAlignment w:val="center"/>
              <w:rPr>
                <w:rFonts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cs="Calibri" w:hint="eastAsia"/>
                <w:color w:val="000000" w:themeColor="text1"/>
                <w:sz w:val="16"/>
                <w:szCs w:val="22"/>
              </w:rPr>
              <w:t xml:space="preserve"> </w:t>
            </w:r>
            <w:proofErr w:type="spellStart"/>
            <w:r w:rsidRPr="00B74F2A">
              <w:rPr>
                <w:rFonts w:cs="Calibri" w:hint="eastAsia"/>
                <w:color w:val="000000" w:themeColor="text1"/>
                <w:sz w:val="16"/>
                <w:szCs w:val="22"/>
              </w:rPr>
              <w:t>교환처리중</w:t>
            </w:r>
            <w:proofErr w:type="spellEnd"/>
          </w:p>
        </w:tc>
      </w:tr>
      <w:tr w:rsidR="008C3C98" w:rsidRPr="001D69C3" w14:paraId="68FE4DE5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55142661" w14:textId="77777777" w:rsidR="008C3C98" w:rsidRPr="00B74F2A" w:rsidRDefault="008C3C98" w:rsidP="00B639CB">
            <w:pPr>
              <w:pStyle w:val="af2"/>
              <w:wordWrap w:val="0"/>
              <w:spacing w:before="0" w:beforeAutospacing="0" w:after="0" w:afterAutospacing="0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심의완료</w:t>
            </w:r>
          </w:p>
        </w:tc>
        <w:tc>
          <w:tcPr>
            <w:tcW w:w="5670" w:type="dxa"/>
            <w:vAlign w:val="center"/>
          </w:tcPr>
          <w:p w14:paraId="01113E92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상품의 상태 확인 완료 후 처리(심의)유형/내용만 반영된 상태</w:t>
            </w:r>
          </w:p>
        </w:tc>
        <w:tc>
          <w:tcPr>
            <w:tcW w:w="1843" w:type="dxa"/>
            <w:vMerge/>
            <w:vAlign w:val="center"/>
          </w:tcPr>
          <w:p w14:paraId="0D9A06AA" w14:textId="77777777" w:rsidR="008C3C98" w:rsidRPr="00B74F2A" w:rsidRDefault="008C3C98" w:rsidP="009B2A1E">
            <w:pPr>
              <w:wordWrap w:val="0"/>
              <w:spacing w:line="240" w:lineRule="auto"/>
              <w:jc w:val="center"/>
              <w:textAlignment w:val="center"/>
              <w:rPr>
                <w:rFonts w:cs="Calibri"/>
                <w:color w:val="000000" w:themeColor="text1"/>
                <w:sz w:val="16"/>
                <w:szCs w:val="22"/>
              </w:rPr>
            </w:pPr>
          </w:p>
        </w:tc>
      </w:tr>
      <w:tr w:rsidR="008C3C98" w:rsidRPr="001D69C3" w14:paraId="3B80D0EC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7EFF40FD" w14:textId="77777777" w:rsidR="008C3C98" w:rsidRPr="00B74F2A" w:rsidRDefault="008C3C98" w:rsidP="00B639CB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환수대기</w:t>
            </w:r>
          </w:p>
        </w:tc>
        <w:tc>
          <w:tcPr>
            <w:tcW w:w="5670" w:type="dxa"/>
            <w:vAlign w:val="center"/>
          </w:tcPr>
          <w:p w14:paraId="216D168F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환수 금액이 발생되어 클레임이 바로 종료되지 않고 ‘</w:t>
            </w:r>
            <w:proofErr w:type="spellStart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환수접수‘로</w:t>
            </w:r>
            <w:proofErr w:type="spellEnd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 처리된 상태(* 환수금액 </w:t>
            </w:r>
            <w:proofErr w:type="spellStart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미수급</w:t>
            </w:r>
            <w:proofErr w:type="spellEnd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 상태)</w:t>
            </w:r>
          </w:p>
        </w:tc>
        <w:tc>
          <w:tcPr>
            <w:tcW w:w="1843" w:type="dxa"/>
            <w:vMerge/>
            <w:vAlign w:val="center"/>
          </w:tcPr>
          <w:p w14:paraId="71072E1C" w14:textId="77777777" w:rsidR="008C3C98" w:rsidRPr="00B74F2A" w:rsidRDefault="008C3C98" w:rsidP="009B2A1E">
            <w:pPr>
              <w:pStyle w:val="af2"/>
              <w:wordWrap w:val="0"/>
              <w:spacing w:before="0" w:beforeAutospacing="0" w:after="0" w:afterAutospacing="0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</w:p>
        </w:tc>
      </w:tr>
      <w:tr w:rsidR="008C3C98" w:rsidRPr="001D69C3" w14:paraId="3A01F2FC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57DBC52D" w14:textId="77777777" w:rsidR="008C3C98" w:rsidRPr="00B74F2A" w:rsidRDefault="008C3C98" w:rsidP="00B639CB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환불대기</w:t>
            </w:r>
          </w:p>
        </w:tc>
        <w:tc>
          <w:tcPr>
            <w:tcW w:w="5670" w:type="dxa"/>
            <w:vAlign w:val="center"/>
          </w:tcPr>
          <w:p w14:paraId="25282837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환불금액이 발생되어 클레임이 바로 종료되지 않고 ‘환불 </w:t>
            </w:r>
            <w:proofErr w:type="spellStart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접수‘로</w:t>
            </w:r>
            <w:proofErr w:type="spellEnd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 처리된 상태(* 환불금액 </w:t>
            </w:r>
            <w:proofErr w:type="spellStart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미입금</w:t>
            </w:r>
            <w:proofErr w:type="spellEnd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 상태)</w:t>
            </w:r>
          </w:p>
        </w:tc>
        <w:tc>
          <w:tcPr>
            <w:tcW w:w="1843" w:type="dxa"/>
            <w:vMerge/>
            <w:vAlign w:val="center"/>
          </w:tcPr>
          <w:p w14:paraId="109B89CB" w14:textId="77777777" w:rsidR="008C3C98" w:rsidRPr="00B74F2A" w:rsidRDefault="008C3C98" w:rsidP="009B2A1E">
            <w:pPr>
              <w:pStyle w:val="af2"/>
              <w:wordWrap w:val="0"/>
              <w:spacing w:before="0" w:beforeAutospacing="0" w:after="0" w:afterAutospacing="0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</w:p>
        </w:tc>
      </w:tr>
      <w:tr w:rsidR="008C3C98" w:rsidRPr="001D69C3" w14:paraId="541E0BAA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77D376E6" w14:textId="77777777" w:rsidR="008C3C98" w:rsidRPr="00B74F2A" w:rsidRDefault="008C3C98" w:rsidP="00B639CB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교환 배송지시</w:t>
            </w:r>
          </w:p>
        </w:tc>
        <w:tc>
          <w:tcPr>
            <w:tcW w:w="5670" w:type="dxa"/>
            <w:vAlign w:val="center"/>
          </w:tcPr>
          <w:p w14:paraId="06854F18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proofErr w:type="spellStart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환수환불금액</w:t>
            </w:r>
            <w:proofErr w:type="spellEnd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 처리 완료 후 </w:t>
            </w:r>
            <w:proofErr w:type="spellStart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교환품</w:t>
            </w:r>
            <w:proofErr w:type="spellEnd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 배송을 자동지시 한 상태</w:t>
            </w:r>
          </w:p>
        </w:tc>
        <w:tc>
          <w:tcPr>
            <w:tcW w:w="1843" w:type="dxa"/>
            <w:vMerge w:val="restart"/>
            <w:vAlign w:val="center"/>
          </w:tcPr>
          <w:p w14:paraId="4337F0CF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교환 </w:t>
            </w:r>
            <w:proofErr w:type="spellStart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배송중</w:t>
            </w:r>
            <w:proofErr w:type="spellEnd"/>
          </w:p>
        </w:tc>
      </w:tr>
      <w:tr w:rsidR="008C3C98" w:rsidRPr="001D69C3" w14:paraId="590D7679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1FB26A20" w14:textId="77777777" w:rsidR="008C3C98" w:rsidRPr="00B74F2A" w:rsidRDefault="008C3C98" w:rsidP="00B639CB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교환 </w:t>
            </w:r>
            <w:proofErr w:type="spellStart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배송중</w:t>
            </w:r>
            <w:proofErr w:type="spellEnd"/>
          </w:p>
        </w:tc>
        <w:tc>
          <w:tcPr>
            <w:tcW w:w="5670" w:type="dxa"/>
            <w:vAlign w:val="center"/>
          </w:tcPr>
          <w:p w14:paraId="1A9E20A6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교환품의 송장번호가 입력된 즉시 상태가 변경됨. </w:t>
            </w:r>
          </w:p>
          <w:p w14:paraId="3F573DAC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택배사에 상품이 인계되어 배송이 시작된 상태 /배송 추적 가능 (</w:t>
            </w:r>
            <w:proofErr w:type="spellStart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택배사</w:t>
            </w:r>
            <w:proofErr w:type="spellEnd"/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 xml:space="preserve"> 연동)</w:t>
            </w:r>
          </w:p>
        </w:tc>
        <w:tc>
          <w:tcPr>
            <w:tcW w:w="1843" w:type="dxa"/>
            <w:vMerge/>
            <w:vAlign w:val="center"/>
          </w:tcPr>
          <w:p w14:paraId="10E5C043" w14:textId="77777777" w:rsidR="008C3C98" w:rsidRPr="00B74F2A" w:rsidRDefault="008C3C98" w:rsidP="009B2A1E">
            <w:pPr>
              <w:spacing w:before="20" w:after="40" w:line="240" w:lineRule="auto"/>
              <w:rPr>
                <w:rFonts w:cs="Calibri"/>
                <w:color w:val="000000" w:themeColor="text1"/>
                <w:sz w:val="16"/>
                <w:szCs w:val="22"/>
              </w:rPr>
            </w:pPr>
          </w:p>
        </w:tc>
      </w:tr>
      <w:tr w:rsidR="008C3C98" w:rsidRPr="001D69C3" w14:paraId="73078B1C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7486D945" w14:textId="77777777" w:rsidR="008C3C98" w:rsidRPr="00B74F2A" w:rsidRDefault="008C3C98" w:rsidP="00B639CB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교환완료</w:t>
            </w:r>
          </w:p>
        </w:tc>
        <w:tc>
          <w:tcPr>
            <w:tcW w:w="5670" w:type="dxa"/>
            <w:vAlign w:val="center"/>
          </w:tcPr>
          <w:p w14:paraId="744A19AF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both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교환품이 고객에게 배송 완료된 상태</w:t>
            </w:r>
          </w:p>
        </w:tc>
        <w:tc>
          <w:tcPr>
            <w:tcW w:w="1843" w:type="dxa"/>
            <w:vAlign w:val="center"/>
          </w:tcPr>
          <w:p w14:paraId="59C844E2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교환완료</w:t>
            </w:r>
          </w:p>
        </w:tc>
      </w:tr>
      <w:tr w:rsidR="008C3C98" w:rsidRPr="001D69C3" w14:paraId="365C32BC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0370986D" w14:textId="77777777" w:rsidR="008C3C98" w:rsidRPr="00B74F2A" w:rsidRDefault="008C3C98" w:rsidP="00B639CB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교환불가</w:t>
            </w:r>
          </w:p>
        </w:tc>
        <w:tc>
          <w:tcPr>
            <w:tcW w:w="5670" w:type="dxa"/>
            <w:vAlign w:val="center"/>
          </w:tcPr>
          <w:p w14:paraId="11944CC4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교환처리가 불가능한 상품이 고객에게 반송된 상태</w:t>
            </w:r>
          </w:p>
        </w:tc>
        <w:tc>
          <w:tcPr>
            <w:tcW w:w="1843" w:type="dxa"/>
            <w:vAlign w:val="center"/>
          </w:tcPr>
          <w:p w14:paraId="0151B367" w14:textId="77777777" w:rsidR="008C3C98" w:rsidRPr="00B74F2A" w:rsidRDefault="008C3C98" w:rsidP="009B2A1E">
            <w:pPr>
              <w:pStyle w:val="af2"/>
              <w:wordWrap w:val="0"/>
              <w:spacing w:before="20" w:beforeAutospacing="0" w:after="40" w:afterAutospacing="0"/>
              <w:jc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22"/>
              </w:rPr>
            </w:pPr>
            <w:r w:rsidRPr="00B74F2A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22"/>
              </w:rPr>
              <w:t>교환불가</w:t>
            </w:r>
          </w:p>
        </w:tc>
      </w:tr>
    </w:tbl>
    <w:p w14:paraId="0A13389C" w14:textId="77777777" w:rsidR="000D05FD" w:rsidRDefault="000D05FD" w:rsidP="00080D83">
      <w:pPr>
        <w:pStyle w:val="a"/>
      </w:pPr>
      <w:r w:rsidRPr="001D69C3">
        <w:rPr>
          <w:rFonts w:hint="eastAsia"/>
        </w:rPr>
        <w:t>교환</w:t>
      </w:r>
      <w:r w:rsidR="009B2A1E">
        <w:rPr>
          <w:rFonts w:hint="eastAsia"/>
        </w:rPr>
        <w:t>접수</w:t>
      </w:r>
      <w:r w:rsidRPr="001D69C3">
        <w:rPr>
          <w:rFonts w:hint="eastAsia"/>
        </w:rPr>
        <w:t xml:space="preserve"> 상태에서 고객이 교환신청 취소가 가능하다.</w:t>
      </w:r>
      <w:r w:rsidRPr="001D69C3">
        <w:t xml:space="preserve"> </w:t>
      </w:r>
      <w:r w:rsidR="009B2A1E">
        <w:t>(</w:t>
      </w:r>
      <w:r w:rsidR="009B2A1E">
        <w:rPr>
          <w:rFonts w:hint="eastAsia"/>
        </w:rPr>
        <w:t>교환접수철회)</w:t>
      </w:r>
    </w:p>
    <w:p w14:paraId="3158B937" w14:textId="4EA38FA9" w:rsidR="00137716" w:rsidRDefault="009B2A1E" w:rsidP="00080D83">
      <w:pPr>
        <w:pStyle w:val="a"/>
      </w:pPr>
      <w:r>
        <w:rPr>
          <w:rFonts w:hint="eastAsia"/>
        </w:rPr>
        <w:t xml:space="preserve">교환접수로 등록된 건은 </w:t>
      </w:r>
      <w:r>
        <w:t>‘</w:t>
      </w:r>
      <w:r>
        <w:rPr>
          <w:rFonts w:hint="eastAsia"/>
        </w:rPr>
        <w:t>클레임 관리</w:t>
      </w:r>
      <w:r>
        <w:t>’</w:t>
      </w:r>
      <w:r w:rsidRPr="001D69C3">
        <w:t>메뉴에서 조회</w:t>
      </w:r>
      <w:r>
        <w:rPr>
          <w:rFonts w:hint="eastAsia"/>
        </w:rPr>
        <w:t xml:space="preserve"> </w:t>
      </w:r>
      <w:r w:rsidRPr="001D69C3">
        <w:t>가능</w:t>
      </w:r>
      <w:r>
        <w:rPr>
          <w:rFonts w:hint="eastAsia"/>
        </w:rPr>
        <w:t>하다.</w:t>
      </w:r>
    </w:p>
    <w:p w14:paraId="73CB32AA" w14:textId="77777777" w:rsidR="00543B67" w:rsidRPr="009F50DF" w:rsidRDefault="00543B67" w:rsidP="009F50DF"/>
    <w:p w14:paraId="2AEE5ACA" w14:textId="77777777" w:rsidR="00ED34FC" w:rsidRPr="00C02474" w:rsidRDefault="00ED34FC" w:rsidP="00C02474">
      <w:pPr>
        <w:pStyle w:val="-20"/>
        <w:numPr>
          <w:ilvl w:val="1"/>
          <w:numId w:val="20"/>
        </w:numPr>
        <w:ind w:leftChars="142" w:left="851" w:hanging="567"/>
      </w:pPr>
      <w:bookmarkStart w:id="126" w:name="_Toc7512726"/>
      <w:r w:rsidRPr="00A44AAD">
        <w:rPr>
          <w:rFonts w:hint="eastAsia"/>
        </w:rPr>
        <w:t xml:space="preserve">교환 </w:t>
      </w:r>
      <w:r w:rsidRPr="009B7C83">
        <w:rPr>
          <w:rFonts w:hint="eastAsia"/>
        </w:rPr>
        <w:t>프로세스</w:t>
      </w:r>
      <w:bookmarkEnd w:id="126"/>
      <w:r w:rsidRPr="00C02474">
        <w:rPr>
          <w:rFonts w:hint="eastAsia"/>
        </w:rPr>
        <w:t xml:space="preserve"> </w:t>
      </w:r>
    </w:p>
    <w:p w14:paraId="151DC503" w14:textId="77777777" w:rsidR="00ED34FC" w:rsidRDefault="00ED34FC" w:rsidP="00080D83">
      <w:pPr>
        <w:pStyle w:val="a"/>
      </w:pPr>
      <w:r w:rsidRPr="001D69C3">
        <w:rPr>
          <w:rFonts w:hint="eastAsia"/>
        </w:rPr>
        <w:t>교환 대상 상품의 재고확인 후 재고가 없어 고객이 취소요청을 할 경우 전체/부분 반품 회수완료 이후의 프로세스로 변경하여 진행한다.</w:t>
      </w:r>
      <w:r w:rsidRPr="001D69C3">
        <w:t xml:space="preserve"> </w:t>
      </w:r>
    </w:p>
    <w:p w14:paraId="321BBE76" w14:textId="3F7AA357" w:rsidR="00ED34FC" w:rsidRDefault="00ED34FC" w:rsidP="00080D83">
      <w:pPr>
        <w:pStyle w:val="a"/>
      </w:pPr>
      <w:r>
        <w:rPr>
          <w:rFonts w:hint="eastAsia"/>
        </w:rPr>
        <w:t>교환에 의한 반품 발생 시 교환 종료 후 반품으로 접수하여 진행한다.</w:t>
      </w:r>
      <w:r w:rsidR="0068624C">
        <w:br/>
      </w:r>
    </w:p>
    <w:p w14:paraId="5ED922AF" w14:textId="5F6FEF82" w:rsidR="000E6422" w:rsidRDefault="000E6422" w:rsidP="00080D83">
      <w:pPr>
        <w:pStyle w:val="a"/>
        <w:numPr>
          <w:ilvl w:val="0"/>
          <w:numId w:val="0"/>
        </w:numPr>
        <w:ind w:left="800"/>
      </w:pPr>
    </w:p>
    <w:p w14:paraId="64442BCF" w14:textId="01B9F613" w:rsidR="000E6422" w:rsidRDefault="000E6422" w:rsidP="00080D83">
      <w:pPr>
        <w:pStyle w:val="a"/>
        <w:numPr>
          <w:ilvl w:val="0"/>
          <w:numId w:val="0"/>
        </w:numPr>
        <w:ind w:left="800"/>
      </w:pPr>
    </w:p>
    <w:p w14:paraId="5621EC07" w14:textId="6E689A11" w:rsidR="000E6422" w:rsidRDefault="000E6422" w:rsidP="00080D83">
      <w:pPr>
        <w:pStyle w:val="a"/>
        <w:numPr>
          <w:ilvl w:val="0"/>
          <w:numId w:val="0"/>
        </w:numPr>
        <w:ind w:left="800"/>
      </w:pPr>
    </w:p>
    <w:p w14:paraId="3DEB60A2" w14:textId="09E6F468" w:rsidR="000E6422" w:rsidRDefault="000E6422" w:rsidP="00080D83">
      <w:pPr>
        <w:pStyle w:val="a"/>
        <w:numPr>
          <w:ilvl w:val="0"/>
          <w:numId w:val="0"/>
        </w:numPr>
        <w:ind w:left="800"/>
      </w:pPr>
    </w:p>
    <w:p w14:paraId="6D667B72" w14:textId="0B8ADCBA" w:rsidR="00ED34FC" w:rsidRDefault="00ED34FC" w:rsidP="00ED34FC"/>
    <w:p w14:paraId="3F684F2C" w14:textId="36DECDD0" w:rsidR="000E6422" w:rsidRDefault="000E6422" w:rsidP="00ED34FC"/>
    <w:p w14:paraId="0E55BA2F" w14:textId="6942777A" w:rsidR="000E6422" w:rsidRDefault="00B74F2A" w:rsidP="00B74F2A">
      <w:pPr>
        <w:jc w:val="center"/>
      </w:pPr>
      <w:r w:rsidRPr="00E44FE8">
        <w:rPr>
          <w:noProof/>
        </w:rPr>
        <w:lastRenderedPageBreak/>
        <w:drawing>
          <wp:inline distT="0" distB="0" distL="0" distR="0" wp14:anchorId="35EE6E18" wp14:editId="17026257">
            <wp:extent cx="5410200" cy="3390614"/>
            <wp:effectExtent l="0" t="0" r="0" b="635"/>
            <wp:docPr id="10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A0FCA29E-5E8C-4D3E-BB8E-B185795981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A0FCA29E-5E8C-4D3E-BB8E-B185795981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23465" t="24775" r="17819" b="7812"/>
                    <a:stretch/>
                  </pic:blipFill>
                  <pic:spPr bwMode="auto">
                    <a:xfrm>
                      <a:off x="0" y="0"/>
                      <a:ext cx="5414221" cy="3393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4D974" w14:textId="436F292A" w:rsidR="000E6422" w:rsidRDefault="000E6422" w:rsidP="00ED34FC"/>
    <w:p w14:paraId="33C63478" w14:textId="097F4C56" w:rsidR="0097170C" w:rsidRPr="00174F92" w:rsidRDefault="0097170C" w:rsidP="00C02474">
      <w:pPr>
        <w:pStyle w:val="-20"/>
        <w:numPr>
          <w:ilvl w:val="1"/>
          <w:numId w:val="20"/>
        </w:numPr>
        <w:ind w:leftChars="142" w:left="851" w:hanging="567"/>
      </w:pPr>
      <w:bookmarkStart w:id="127" w:name="_Toc7512727"/>
      <w:r w:rsidRPr="00174F92">
        <w:t>교환 회수/발송 방법</w:t>
      </w:r>
      <w:bookmarkEnd w:id="127"/>
    </w:p>
    <w:p w14:paraId="61335C3B" w14:textId="77777777" w:rsidR="00A86157" w:rsidRPr="00A86157" w:rsidRDefault="00A86157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28" w:name="_Toc6905860"/>
      <w:bookmarkStart w:id="129" w:name="_Toc7165706"/>
      <w:bookmarkStart w:id="130" w:name="_Toc7512728"/>
      <w:bookmarkEnd w:id="128"/>
      <w:bookmarkEnd w:id="129"/>
      <w:bookmarkEnd w:id="130"/>
    </w:p>
    <w:p w14:paraId="0A97B6F1" w14:textId="77777777" w:rsidR="00A86157" w:rsidRPr="00A86157" w:rsidRDefault="00A86157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31" w:name="_Toc6905861"/>
      <w:bookmarkStart w:id="132" w:name="_Toc7165707"/>
      <w:bookmarkStart w:id="133" w:name="_Toc7512729"/>
      <w:bookmarkEnd w:id="131"/>
      <w:bookmarkEnd w:id="132"/>
      <w:bookmarkEnd w:id="133"/>
    </w:p>
    <w:p w14:paraId="576B4FCB" w14:textId="77777777" w:rsidR="00A86157" w:rsidRPr="00A86157" w:rsidRDefault="00A86157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34" w:name="_Toc6905862"/>
      <w:bookmarkStart w:id="135" w:name="_Toc7165708"/>
      <w:bookmarkStart w:id="136" w:name="_Toc7512730"/>
      <w:bookmarkEnd w:id="134"/>
      <w:bookmarkEnd w:id="135"/>
      <w:bookmarkEnd w:id="136"/>
    </w:p>
    <w:p w14:paraId="55D7AFFE" w14:textId="63B86D85" w:rsidR="00EB6995" w:rsidRPr="00936754" w:rsidRDefault="00EB6995" w:rsidP="00120FB2">
      <w:pPr>
        <w:pStyle w:val="-30"/>
        <w:numPr>
          <w:ilvl w:val="2"/>
          <w:numId w:val="20"/>
        </w:numPr>
        <w:ind w:leftChars="213" w:left="993" w:hanging="567"/>
      </w:pPr>
      <w:bookmarkStart w:id="137" w:name="_Toc7512731"/>
      <w:r w:rsidRPr="009B7C83">
        <w:rPr>
          <w:rFonts w:hint="eastAsia"/>
        </w:rPr>
        <w:t>교환</w:t>
      </w:r>
      <w:r w:rsidRPr="00936754">
        <w:rPr>
          <w:rFonts w:hint="eastAsia"/>
        </w:rPr>
        <w:t xml:space="preserve"> 접수처 및 회수방법</w:t>
      </w:r>
      <w:bookmarkEnd w:id="137"/>
    </w:p>
    <w:p w14:paraId="3E44F9CE" w14:textId="54092070" w:rsidR="00174F92" w:rsidRDefault="00CA648F" w:rsidP="00080D83">
      <w:pPr>
        <w:pStyle w:val="a"/>
      </w:pPr>
      <w:r>
        <w:rPr>
          <w:rFonts w:hint="eastAsia"/>
        </w:rPr>
        <w:t>온라인몰 접수</w:t>
      </w:r>
      <w:r w:rsidR="005D2441">
        <w:rPr>
          <w:rFonts w:hint="eastAsia"/>
        </w:rPr>
        <w:t xml:space="preserve"> </w:t>
      </w:r>
      <w:r w:rsidR="00174F92">
        <w:t>또는 오프라인 매장에 직접 방문하여 접수 가능하다.</w:t>
      </w:r>
      <w:r w:rsidR="00F46070">
        <w:br/>
      </w:r>
      <w:r w:rsidR="00174F92">
        <w:t xml:space="preserve">(오프라인 매장에서 구입한 상품은 </w:t>
      </w:r>
      <w:r w:rsidR="00B87EA2">
        <w:t>오프라인 매장</w:t>
      </w:r>
      <w:r w:rsidR="00174F92">
        <w:t>에서만 접수 가능)</w:t>
      </w:r>
    </w:p>
    <w:p w14:paraId="2CC0A7E8" w14:textId="184985D0" w:rsidR="00842A63" w:rsidRPr="001D69C3" w:rsidRDefault="00CA648F" w:rsidP="00080D83">
      <w:pPr>
        <w:pStyle w:val="a"/>
      </w:pPr>
      <w:r>
        <w:rPr>
          <w:rFonts w:hint="eastAsia"/>
        </w:rPr>
        <w:t>온라인몰 접수</w:t>
      </w:r>
      <w:r w:rsidR="00174F92" w:rsidRPr="00174F92">
        <w:t xml:space="preserve"> 시 </w:t>
      </w:r>
      <w:r w:rsidR="0053253F">
        <w:rPr>
          <w:rFonts w:hint="eastAsia"/>
        </w:rPr>
        <w:t>관리자가</w:t>
      </w:r>
      <w:r w:rsidR="00174F92" w:rsidRPr="00174F92">
        <w:t xml:space="preserve"> 수거지시 처리하며, 접수된 </w:t>
      </w:r>
      <w:proofErr w:type="spellStart"/>
      <w:r w:rsidR="00174F92" w:rsidRPr="00174F92">
        <w:t>회수지</w:t>
      </w:r>
      <w:proofErr w:type="spellEnd"/>
      <w:r w:rsidR="00174F92" w:rsidRPr="00174F92">
        <w:t xml:space="preserve"> 정보를 기준으로 고객에게 택배기사가 1~2일 이내 방문하여 회수 처리한다.</w:t>
      </w:r>
      <w:r w:rsidR="0053253F">
        <w:br/>
      </w:r>
      <w:r w:rsidR="00842A63" w:rsidRPr="00292B11">
        <w:rPr>
          <w:rFonts w:hint="eastAsia"/>
        </w:rPr>
        <w:t>단,</w:t>
      </w:r>
      <w:r w:rsidR="00842A63" w:rsidRPr="00292B11">
        <w:t xml:space="preserve"> </w:t>
      </w:r>
      <w:proofErr w:type="spellStart"/>
      <w:r w:rsidR="00842A63" w:rsidRPr="00292B11">
        <w:rPr>
          <w:rFonts w:hint="eastAsia"/>
        </w:rPr>
        <w:t>입점사</w:t>
      </w:r>
      <w:proofErr w:type="spellEnd"/>
      <w:r w:rsidR="00842A63" w:rsidRPr="00292B11">
        <w:rPr>
          <w:rFonts w:hint="eastAsia"/>
        </w:rPr>
        <w:t xml:space="preserve"> 상품의 경우 </w:t>
      </w:r>
      <w:proofErr w:type="spellStart"/>
      <w:r w:rsidR="00842A63" w:rsidRPr="00292B11">
        <w:rPr>
          <w:rFonts w:hint="eastAsia"/>
        </w:rPr>
        <w:t>입점사가</w:t>
      </w:r>
      <w:proofErr w:type="spellEnd"/>
      <w:r w:rsidR="00842A63" w:rsidRPr="00292B11">
        <w:rPr>
          <w:rFonts w:hint="eastAsia"/>
        </w:rPr>
        <w:t xml:space="preserve"> 수거지시 처리 및 접수를 확인</w:t>
      </w:r>
      <w:r w:rsidR="00842A63">
        <w:rPr>
          <w:rFonts w:hint="eastAsia"/>
        </w:rPr>
        <w:t>하며,</w:t>
      </w:r>
      <w:r w:rsidR="00842A63">
        <w:t xml:space="preserve"> </w:t>
      </w:r>
      <w:proofErr w:type="spellStart"/>
      <w:r w:rsidR="00842A63" w:rsidRPr="00292B11">
        <w:rPr>
          <w:rFonts w:hint="eastAsia"/>
        </w:rPr>
        <w:t>입점사</w:t>
      </w:r>
      <w:proofErr w:type="spellEnd"/>
      <w:r w:rsidR="00842A63" w:rsidRPr="00292B11">
        <w:rPr>
          <w:rFonts w:hint="eastAsia"/>
        </w:rPr>
        <w:t xml:space="preserve"> </w:t>
      </w:r>
      <w:proofErr w:type="spellStart"/>
      <w:r w:rsidR="00842A63" w:rsidRPr="00292B11">
        <w:rPr>
          <w:rFonts w:hint="eastAsia"/>
        </w:rPr>
        <w:t>지정택배사가</w:t>
      </w:r>
      <w:proofErr w:type="spellEnd"/>
      <w:r w:rsidR="00842A63" w:rsidRPr="00292B11">
        <w:rPr>
          <w:rFonts w:hint="eastAsia"/>
        </w:rPr>
        <w:t xml:space="preserve"> 직접 회수</w:t>
      </w:r>
      <w:r w:rsidR="00842A63">
        <w:rPr>
          <w:rFonts w:hint="eastAsia"/>
        </w:rPr>
        <w:t>한다.</w:t>
      </w:r>
    </w:p>
    <w:p w14:paraId="1F01D753" w14:textId="5C86F36A" w:rsidR="00842A63" w:rsidRDefault="00842A63" w:rsidP="009B7C8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8"/>
        <w:gridCol w:w="2851"/>
        <w:gridCol w:w="2714"/>
        <w:gridCol w:w="2714"/>
      </w:tblGrid>
      <w:tr w:rsidR="00893A36" w:rsidRPr="001D69C3" w14:paraId="2C47AFB0" w14:textId="77777777" w:rsidTr="00545308">
        <w:trPr>
          <w:trHeight w:val="397"/>
        </w:trPr>
        <w:tc>
          <w:tcPr>
            <w:tcW w:w="409" w:type="pct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4F0D2523" w14:textId="77777777" w:rsidR="00893A36" w:rsidRPr="001D69C3" w:rsidRDefault="00893A36" w:rsidP="00545308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1581" w:type="pct"/>
            <w:shd w:val="clear" w:color="auto" w:fill="BFBFBF"/>
            <w:vAlign w:val="center"/>
          </w:tcPr>
          <w:p w14:paraId="46569CE3" w14:textId="77777777" w:rsidR="00893A36" w:rsidRDefault="00893A36" w:rsidP="00545308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 xml:space="preserve">온라인몰 </w:t>
            </w:r>
            <w:r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  <w:t>FO</w:t>
            </w:r>
          </w:p>
        </w:tc>
        <w:tc>
          <w:tcPr>
            <w:tcW w:w="1505" w:type="pct"/>
            <w:shd w:val="clear" w:color="auto" w:fill="BFBFBF"/>
            <w:vAlign w:val="center"/>
          </w:tcPr>
          <w:p w14:paraId="03CD7CE5" w14:textId="77777777" w:rsidR="00893A36" w:rsidRPr="001D69C3" w:rsidRDefault="00893A36" w:rsidP="00545308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오프라인 매장</w:t>
            </w:r>
          </w:p>
        </w:tc>
        <w:tc>
          <w:tcPr>
            <w:tcW w:w="1505" w:type="pct"/>
            <w:shd w:val="clear" w:color="auto" w:fill="BFBFBF"/>
            <w:vAlign w:val="center"/>
          </w:tcPr>
          <w:p w14:paraId="7D3D1B27" w14:textId="77777777" w:rsidR="00893A36" w:rsidRPr="001D69C3" w:rsidRDefault="00893A36" w:rsidP="00545308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1D69C3"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  <w:t>BO</w:t>
            </w:r>
            <w:r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  <w:t>/PO</w:t>
            </w:r>
          </w:p>
        </w:tc>
      </w:tr>
      <w:tr w:rsidR="00893A36" w:rsidRPr="001D69C3" w14:paraId="4DC65D4E" w14:textId="77777777" w:rsidTr="00545308">
        <w:trPr>
          <w:trHeight w:val="397"/>
        </w:trPr>
        <w:tc>
          <w:tcPr>
            <w:tcW w:w="409" w:type="pct"/>
            <w:shd w:val="clear" w:color="auto" w:fill="F2F2F2"/>
            <w:vAlign w:val="center"/>
          </w:tcPr>
          <w:p w14:paraId="552BCAFA" w14:textId="77777777" w:rsidR="00893A36" w:rsidRPr="001D69C3" w:rsidRDefault="00893A36" w:rsidP="00545308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>자사</w:t>
            </w:r>
          </w:p>
        </w:tc>
        <w:tc>
          <w:tcPr>
            <w:tcW w:w="1581" w:type="pct"/>
            <w:vAlign w:val="center"/>
          </w:tcPr>
          <w:p w14:paraId="0C16C312" w14:textId="77777777" w:rsidR="00893A36" w:rsidRPr="00893A36" w:rsidRDefault="00893A36" w:rsidP="00545308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8"/>
              </w:rPr>
            </w:pPr>
            <w:r w:rsidRPr="00893A3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-</w:t>
            </w:r>
            <w:r w:rsidRPr="00893A36">
              <w:rPr>
                <w:rFonts w:cs="굴림"/>
                <w:bCs/>
                <w:iCs/>
                <w:color w:val="000000"/>
                <w:sz w:val="16"/>
                <w:szCs w:val="18"/>
              </w:rPr>
              <w:t>지정배송사</w:t>
            </w:r>
            <w:r w:rsidRPr="00893A3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 xml:space="preserve"> </w:t>
            </w:r>
            <w:r w:rsidRPr="00893A36">
              <w:rPr>
                <w:rFonts w:cs="굴림"/>
                <w:bCs/>
                <w:iCs/>
                <w:color w:val="000000"/>
                <w:sz w:val="16"/>
                <w:szCs w:val="18"/>
              </w:rPr>
              <w:t>회수: CJ</w:t>
            </w:r>
            <w:r w:rsidRPr="00893A3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대한통운</w:t>
            </w:r>
          </w:p>
        </w:tc>
        <w:tc>
          <w:tcPr>
            <w:tcW w:w="1505" w:type="pct"/>
            <w:vAlign w:val="center"/>
          </w:tcPr>
          <w:p w14:paraId="604652BE" w14:textId="77777777" w:rsidR="00893A36" w:rsidRPr="00893A36" w:rsidRDefault="00893A36" w:rsidP="00545308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8"/>
              </w:rPr>
            </w:pPr>
            <w:r w:rsidRPr="00893A3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- 오프라인 매장 반품</w:t>
            </w:r>
          </w:p>
        </w:tc>
        <w:tc>
          <w:tcPr>
            <w:tcW w:w="1505" w:type="pct"/>
            <w:vAlign w:val="center"/>
          </w:tcPr>
          <w:p w14:paraId="04E12EA0" w14:textId="77777777" w:rsidR="00893A36" w:rsidRPr="00893A36" w:rsidRDefault="00893A36" w:rsidP="00545308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8"/>
              </w:rPr>
            </w:pPr>
            <w:r w:rsidRPr="00893A3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 xml:space="preserve">- </w:t>
            </w:r>
            <w:r w:rsidRPr="00893A36">
              <w:rPr>
                <w:rFonts w:cs="굴림"/>
                <w:bCs/>
                <w:iCs/>
                <w:color w:val="000000"/>
                <w:sz w:val="16"/>
                <w:szCs w:val="18"/>
              </w:rPr>
              <w:t>지정배송사회수: CJ</w:t>
            </w:r>
            <w:r w:rsidRPr="00893A3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대한통운</w:t>
            </w:r>
          </w:p>
        </w:tc>
      </w:tr>
      <w:tr w:rsidR="00893A36" w:rsidRPr="001D69C3" w14:paraId="1A4959F0" w14:textId="77777777" w:rsidTr="00545308">
        <w:trPr>
          <w:trHeight w:val="397"/>
        </w:trPr>
        <w:tc>
          <w:tcPr>
            <w:tcW w:w="409" w:type="pct"/>
            <w:shd w:val="clear" w:color="auto" w:fill="F2F2F2"/>
            <w:vAlign w:val="center"/>
          </w:tcPr>
          <w:p w14:paraId="4DF6677B" w14:textId="77777777" w:rsidR="00893A36" w:rsidRPr="001D69C3" w:rsidRDefault="00893A36" w:rsidP="00545308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>입점사</w:t>
            </w:r>
            <w:proofErr w:type="spellEnd"/>
          </w:p>
        </w:tc>
        <w:tc>
          <w:tcPr>
            <w:tcW w:w="1581" w:type="pct"/>
            <w:vAlign w:val="center"/>
          </w:tcPr>
          <w:p w14:paraId="00ECB3FA" w14:textId="7F58A798" w:rsidR="00893A36" w:rsidRPr="00893A36" w:rsidRDefault="00893A36" w:rsidP="00545308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8"/>
              </w:rPr>
            </w:pPr>
            <w:r w:rsidRPr="00893A3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-</w:t>
            </w:r>
            <w:r w:rsidRPr="00893A36">
              <w:rPr>
                <w:rFonts w:cs="굴림"/>
                <w:bCs/>
                <w:iCs/>
                <w:color w:val="000000"/>
                <w:sz w:val="16"/>
                <w:szCs w:val="18"/>
              </w:rPr>
              <w:t xml:space="preserve">지정배송사회수: </w:t>
            </w:r>
            <w:proofErr w:type="spellStart"/>
            <w:r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입점사</w:t>
            </w:r>
            <w:r w:rsidRPr="00893A3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지정택배</w:t>
            </w:r>
            <w:proofErr w:type="spellEnd"/>
          </w:p>
        </w:tc>
        <w:tc>
          <w:tcPr>
            <w:tcW w:w="1505" w:type="pct"/>
            <w:vAlign w:val="center"/>
          </w:tcPr>
          <w:p w14:paraId="13C12C94" w14:textId="77777777" w:rsidR="00893A36" w:rsidRPr="00893A36" w:rsidRDefault="00893A36" w:rsidP="00545308">
            <w:pPr>
              <w:spacing w:before="20" w:after="40" w:line="240" w:lineRule="exact"/>
              <w:rPr>
                <w:rFonts w:cs="굴림"/>
                <w:bCs/>
                <w:iCs/>
                <w:color w:val="000000"/>
                <w:sz w:val="16"/>
                <w:szCs w:val="18"/>
              </w:rPr>
            </w:pPr>
            <w:r w:rsidRPr="00893A3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- 오프라인 매장 반품 불가</w:t>
            </w:r>
          </w:p>
        </w:tc>
        <w:tc>
          <w:tcPr>
            <w:tcW w:w="1505" w:type="pct"/>
            <w:vAlign w:val="center"/>
          </w:tcPr>
          <w:p w14:paraId="74D7EA6D" w14:textId="02B1899F" w:rsidR="00893A36" w:rsidRPr="00893A36" w:rsidRDefault="00893A36" w:rsidP="00545308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/>
                <w:sz w:val="16"/>
                <w:szCs w:val="18"/>
              </w:rPr>
            </w:pPr>
            <w:r w:rsidRPr="00893A3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-</w:t>
            </w:r>
            <w:r w:rsidRPr="00893A36">
              <w:rPr>
                <w:rFonts w:cs="굴림"/>
                <w:bCs/>
                <w:iCs/>
                <w:color w:val="000000"/>
                <w:sz w:val="16"/>
                <w:szCs w:val="18"/>
              </w:rPr>
              <w:t xml:space="preserve"> </w:t>
            </w:r>
            <w:proofErr w:type="gramStart"/>
            <w:r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지</w:t>
            </w:r>
            <w:r w:rsidRPr="00893A36">
              <w:rPr>
                <w:rFonts w:cs="굴림"/>
                <w:bCs/>
                <w:iCs/>
                <w:color w:val="000000"/>
                <w:sz w:val="16"/>
                <w:szCs w:val="18"/>
              </w:rPr>
              <w:t>정배송사회수:</w:t>
            </w:r>
            <w:proofErr w:type="spellStart"/>
            <w:r w:rsidRPr="00893A3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>입점사</w:t>
            </w:r>
            <w:proofErr w:type="spellEnd"/>
            <w:proofErr w:type="gramEnd"/>
            <w:r w:rsidRPr="00893A36">
              <w:rPr>
                <w:rFonts w:cs="굴림" w:hint="eastAsia"/>
                <w:bCs/>
                <w:iCs/>
                <w:color w:val="000000"/>
                <w:sz w:val="16"/>
                <w:szCs w:val="18"/>
              </w:rPr>
              <w:t xml:space="preserve"> 지정택배</w:t>
            </w:r>
          </w:p>
        </w:tc>
      </w:tr>
    </w:tbl>
    <w:p w14:paraId="40351255" w14:textId="77777777" w:rsidR="00893A36" w:rsidRPr="00893A36" w:rsidRDefault="00893A36" w:rsidP="009B7C83"/>
    <w:p w14:paraId="4884FCD4" w14:textId="1773BB22" w:rsidR="0097170C" w:rsidRPr="0053253F" w:rsidRDefault="0097170C" w:rsidP="00120FB2">
      <w:pPr>
        <w:pStyle w:val="-30"/>
        <w:numPr>
          <w:ilvl w:val="2"/>
          <w:numId w:val="20"/>
        </w:numPr>
        <w:ind w:leftChars="213" w:left="993" w:hanging="567"/>
      </w:pPr>
      <w:bookmarkStart w:id="138" w:name="_Toc7512732"/>
      <w:r w:rsidRPr="0053253F">
        <w:t xml:space="preserve">회수 - </w:t>
      </w:r>
      <w:proofErr w:type="spellStart"/>
      <w:r w:rsidRPr="0053253F">
        <w:t>수거지</w:t>
      </w:r>
      <w:proofErr w:type="spellEnd"/>
      <w:r w:rsidRPr="0053253F">
        <w:t xml:space="preserve"> (회수상품 발송지)</w:t>
      </w:r>
      <w:bookmarkEnd w:id="138"/>
    </w:p>
    <w:p w14:paraId="30E43918" w14:textId="417B789B" w:rsidR="0097170C" w:rsidRPr="001D69C3" w:rsidRDefault="0097170C" w:rsidP="00080D83">
      <w:pPr>
        <w:pStyle w:val="a"/>
      </w:pPr>
      <w:r w:rsidRPr="001D69C3">
        <w:t>교환접수 시 수거주소는 주문 배송주소로 자동 설정되지만, 수거주소를 변경할 수 있다.</w:t>
      </w:r>
      <w:r w:rsidR="00355BA3">
        <w:t xml:space="preserve"> (</w:t>
      </w:r>
      <w:proofErr w:type="gramStart"/>
      <w:r w:rsidR="00355BA3">
        <w:rPr>
          <w:rFonts w:hint="eastAsia"/>
        </w:rPr>
        <w:t>자사,</w:t>
      </w:r>
      <w:proofErr w:type="spellStart"/>
      <w:r w:rsidR="00355BA3">
        <w:rPr>
          <w:rFonts w:hint="eastAsia"/>
        </w:rPr>
        <w:t>입점사</w:t>
      </w:r>
      <w:proofErr w:type="spellEnd"/>
      <w:proofErr w:type="gramEnd"/>
      <w:r w:rsidR="00355BA3">
        <w:rPr>
          <w:rFonts w:hint="eastAsia"/>
        </w:rPr>
        <w:t xml:space="preserve"> 동일)</w:t>
      </w:r>
    </w:p>
    <w:p w14:paraId="4545790D" w14:textId="7A9D1052" w:rsidR="0097170C" w:rsidRPr="001D69C3" w:rsidRDefault="00CA648F" w:rsidP="00080D83">
      <w:pPr>
        <w:pStyle w:val="a"/>
      </w:pPr>
      <w:r>
        <w:t>온라인몰 접수</w:t>
      </w:r>
      <w:r w:rsidR="0053253F" w:rsidRPr="0053253F">
        <w:t xml:space="preserve"> 건인 경우 수거지시 전까지 주소지 변경이 </w:t>
      </w:r>
      <w:r w:rsidR="007C08A7">
        <w:rPr>
          <w:rFonts w:hint="eastAsia"/>
        </w:rPr>
        <w:t>가능하다.</w:t>
      </w:r>
    </w:p>
    <w:p w14:paraId="1541B068" w14:textId="77777777" w:rsidR="008F11EB" w:rsidRPr="009B7C83" w:rsidRDefault="008F11EB" w:rsidP="009B7C83"/>
    <w:p w14:paraId="1043A448" w14:textId="17E16F7D" w:rsidR="000B45D6" w:rsidRPr="00120FB2" w:rsidRDefault="0097170C" w:rsidP="00120FB2">
      <w:pPr>
        <w:pStyle w:val="-30"/>
        <w:numPr>
          <w:ilvl w:val="2"/>
          <w:numId w:val="20"/>
        </w:numPr>
        <w:ind w:leftChars="213" w:left="993" w:hanging="567"/>
      </w:pPr>
      <w:bookmarkStart w:id="139" w:name="_Toc7512733"/>
      <w:r w:rsidRPr="0053253F">
        <w:lastRenderedPageBreak/>
        <w:t>회수 - 회수배송지 (회수상품 도착지)</w:t>
      </w:r>
      <w:bookmarkEnd w:id="139"/>
      <w:r w:rsidR="000B45D6" w:rsidRPr="000B45D6">
        <w:rPr>
          <w:rFonts w:hint="eastAsia"/>
        </w:rPr>
        <w:t xml:space="preserve"> </w:t>
      </w:r>
    </w:p>
    <w:tbl>
      <w:tblPr>
        <w:tblW w:w="9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86"/>
        <w:gridCol w:w="2364"/>
        <w:gridCol w:w="2824"/>
        <w:gridCol w:w="2811"/>
      </w:tblGrid>
      <w:tr w:rsidR="000B45D6" w:rsidRPr="001D69C3" w14:paraId="3601B7D1" w14:textId="77777777" w:rsidTr="000B45D6">
        <w:trPr>
          <w:trHeight w:val="397"/>
        </w:trPr>
        <w:tc>
          <w:tcPr>
            <w:tcW w:w="118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B02EFF6" w14:textId="77777777" w:rsidR="000B45D6" w:rsidRPr="001D69C3" w:rsidRDefault="000B45D6" w:rsidP="0029546E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364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ABC6725" w14:textId="77777777" w:rsidR="000B45D6" w:rsidRPr="001D69C3" w:rsidRDefault="000B45D6" w:rsidP="0029546E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출고지</w:t>
            </w:r>
            <w:proofErr w:type="spellEnd"/>
          </w:p>
        </w:tc>
        <w:tc>
          <w:tcPr>
            <w:tcW w:w="2824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8CDA172" w14:textId="77777777" w:rsidR="000B45D6" w:rsidRPr="001D69C3" w:rsidRDefault="000B45D6" w:rsidP="0029546E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1D69C3"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  <w:t>회수방법</w:t>
            </w:r>
          </w:p>
        </w:tc>
        <w:tc>
          <w:tcPr>
            <w:tcW w:w="2811" w:type="dxa"/>
            <w:shd w:val="clear" w:color="auto" w:fill="BFBFBF"/>
            <w:vAlign w:val="center"/>
          </w:tcPr>
          <w:p w14:paraId="03B79CA9" w14:textId="108A71A7" w:rsidR="000B45D6" w:rsidRPr="001D69C3" w:rsidRDefault="000B45D6" w:rsidP="0029546E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교환</w:t>
            </w:r>
            <w:r w:rsidRPr="001D69C3"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  <w:t>상품 도착지</w:t>
            </w:r>
          </w:p>
        </w:tc>
      </w:tr>
      <w:tr w:rsidR="000B45D6" w:rsidRPr="001D69C3" w14:paraId="33D94A2A" w14:textId="77777777" w:rsidTr="000B45D6">
        <w:trPr>
          <w:trHeight w:val="397"/>
        </w:trPr>
        <w:tc>
          <w:tcPr>
            <w:tcW w:w="1186" w:type="dxa"/>
            <w:vMerge w:val="restart"/>
            <w:shd w:val="clear" w:color="auto" w:fill="F2F2F2"/>
            <w:vAlign w:val="center"/>
          </w:tcPr>
          <w:p w14:paraId="7AF59E25" w14:textId="77777777" w:rsidR="000B45D6" w:rsidRPr="001D69C3" w:rsidRDefault="000B45D6" w:rsidP="0029546E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>자사</w:t>
            </w:r>
          </w:p>
        </w:tc>
        <w:tc>
          <w:tcPr>
            <w:tcW w:w="2364" w:type="dxa"/>
            <w:shd w:val="clear" w:color="auto" w:fill="F2F2F2"/>
            <w:vAlign w:val="center"/>
          </w:tcPr>
          <w:p w14:paraId="3BC0EDBF" w14:textId="77777777" w:rsidR="000B45D6" w:rsidRPr="001D69C3" w:rsidRDefault="000B45D6" w:rsidP="0029546E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 w:rsidRPr="001D69C3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>통합몰</w:t>
            </w:r>
            <w:proofErr w:type="spellEnd"/>
            <w:r w:rsidRPr="001D69C3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물류창고</w:t>
            </w:r>
          </w:p>
        </w:tc>
        <w:tc>
          <w:tcPr>
            <w:tcW w:w="2824" w:type="dxa"/>
            <w:shd w:val="clear" w:color="auto" w:fill="F2F2F2"/>
            <w:vAlign w:val="center"/>
          </w:tcPr>
          <w:p w14:paraId="736D9F69" w14:textId="77777777" w:rsidR="000B45D6" w:rsidRPr="001D69C3" w:rsidRDefault="000B45D6" w:rsidP="0029546E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r w:rsidRPr="001D69C3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>-</w:t>
            </w:r>
            <w:r w:rsidRPr="001D69C3"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  <w:t xml:space="preserve"> 지정배송사회수</w:t>
            </w:r>
          </w:p>
          <w:p w14:paraId="4F8975FB" w14:textId="51D27286" w:rsidR="000B45D6" w:rsidRPr="001D69C3" w:rsidRDefault="000B45D6" w:rsidP="0029546E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r w:rsidRPr="001D69C3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 xml:space="preserve">- </w:t>
            </w:r>
            <w:r w:rsidRPr="001D69C3"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  <w:t>고객직접</w:t>
            </w:r>
            <w:r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오프라인 매장 접수</w:t>
            </w:r>
          </w:p>
        </w:tc>
        <w:tc>
          <w:tcPr>
            <w:tcW w:w="2811" w:type="dxa"/>
            <w:vMerge w:val="restart"/>
            <w:vAlign w:val="center"/>
          </w:tcPr>
          <w:p w14:paraId="677FFB51" w14:textId="77777777" w:rsidR="000B45D6" w:rsidRPr="00EB30EB" w:rsidRDefault="000B45D6" w:rsidP="0029546E">
            <w:pPr>
              <w:jc w:val="center"/>
            </w:pPr>
            <w:r w:rsidRPr="00EB30EB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ABC-MART</w:t>
            </w:r>
            <w:r w:rsidRPr="00EB30EB">
              <w:rPr>
                <w:rFonts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B30EB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>통합몰</w:t>
            </w:r>
            <w:proofErr w:type="spellEnd"/>
            <w:r w:rsidRPr="00EB30EB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</w:t>
            </w:r>
            <w:r w:rsidRPr="00EB30EB">
              <w:rPr>
                <w:rFonts w:cs="굴림" w:hint="eastAsia"/>
                <w:bCs/>
                <w:iCs/>
                <w:color w:val="000000"/>
                <w:sz w:val="18"/>
                <w:szCs w:val="18"/>
              </w:rPr>
              <w:t>물류센터</w:t>
            </w:r>
          </w:p>
        </w:tc>
      </w:tr>
      <w:tr w:rsidR="000B45D6" w:rsidRPr="001D69C3" w14:paraId="34AB1884" w14:textId="77777777" w:rsidTr="000B45D6">
        <w:trPr>
          <w:trHeight w:val="397"/>
        </w:trPr>
        <w:tc>
          <w:tcPr>
            <w:tcW w:w="1186" w:type="dxa"/>
            <w:vMerge/>
            <w:shd w:val="clear" w:color="auto" w:fill="F2F2F2"/>
            <w:vAlign w:val="center"/>
          </w:tcPr>
          <w:p w14:paraId="31FEEAC6" w14:textId="77777777" w:rsidR="000B45D6" w:rsidRPr="001D69C3" w:rsidRDefault="000B45D6" w:rsidP="0029546E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2364" w:type="dxa"/>
            <w:shd w:val="clear" w:color="auto" w:fill="F2F2F2"/>
            <w:vAlign w:val="center"/>
          </w:tcPr>
          <w:p w14:paraId="1B818CA4" w14:textId="77777777" w:rsidR="000B45D6" w:rsidRPr="001D69C3" w:rsidRDefault="000B45D6" w:rsidP="0029546E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r w:rsidRPr="00EB30EB"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  <w:t>ABC-MART</w:t>
            </w:r>
            <w:r w:rsidRPr="001D69C3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매장 출고</w:t>
            </w:r>
          </w:p>
        </w:tc>
        <w:tc>
          <w:tcPr>
            <w:tcW w:w="2824" w:type="dxa"/>
            <w:shd w:val="clear" w:color="auto" w:fill="F2F2F2"/>
            <w:vAlign w:val="center"/>
          </w:tcPr>
          <w:p w14:paraId="53FD39D5" w14:textId="77777777" w:rsidR="000B45D6" w:rsidRPr="001D69C3" w:rsidRDefault="000B45D6" w:rsidP="0029546E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r w:rsidRPr="001D69C3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>-</w:t>
            </w:r>
            <w:r w:rsidRPr="001D69C3"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  <w:t xml:space="preserve"> 지정배송사회수</w:t>
            </w:r>
          </w:p>
          <w:p w14:paraId="34A07A72" w14:textId="10DBBAD1" w:rsidR="000B45D6" w:rsidRPr="001D69C3" w:rsidRDefault="000B45D6" w:rsidP="0029546E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r w:rsidRPr="001D69C3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 xml:space="preserve">- </w:t>
            </w:r>
            <w:r w:rsidRPr="001D69C3"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  <w:t>고객직접</w:t>
            </w:r>
            <w:r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오프라인 매장 접수</w:t>
            </w:r>
          </w:p>
        </w:tc>
        <w:tc>
          <w:tcPr>
            <w:tcW w:w="2811" w:type="dxa"/>
            <w:vMerge/>
            <w:vAlign w:val="center"/>
          </w:tcPr>
          <w:p w14:paraId="0B8627A2" w14:textId="77777777" w:rsidR="000B45D6" w:rsidRPr="00EB30EB" w:rsidRDefault="000B45D6" w:rsidP="0029546E">
            <w:pPr>
              <w:jc w:val="center"/>
            </w:pPr>
          </w:p>
        </w:tc>
      </w:tr>
      <w:tr w:rsidR="000B45D6" w:rsidRPr="001D69C3" w14:paraId="7CA59308" w14:textId="77777777" w:rsidTr="000B45D6">
        <w:trPr>
          <w:trHeight w:val="397"/>
        </w:trPr>
        <w:tc>
          <w:tcPr>
            <w:tcW w:w="1186" w:type="dxa"/>
            <w:vMerge/>
            <w:shd w:val="clear" w:color="auto" w:fill="F2F2F2"/>
            <w:vAlign w:val="center"/>
          </w:tcPr>
          <w:p w14:paraId="22D84F4E" w14:textId="77777777" w:rsidR="000B45D6" w:rsidRPr="001D69C3" w:rsidRDefault="000B45D6" w:rsidP="000B45D6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2364" w:type="dxa"/>
            <w:shd w:val="clear" w:color="auto" w:fill="F2F2F2"/>
            <w:vAlign w:val="center"/>
          </w:tcPr>
          <w:p w14:paraId="5F672486" w14:textId="77777777" w:rsidR="000B45D6" w:rsidRPr="001D69C3" w:rsidRDefault="000B45D6" w:rsidP="000B45D6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  <w:t>GRAND STAGE</w:t>
            </w:r>
            <w:r w:rsidRPr="001D69C3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매장 출고</w:t>
            </w:r>
          </w:p>
        </w:tc>
        <w:tc>
          <w:tcPr>
            <w:tcW w:w="2824" w:type="dxa"/>
            <w:shd w:val="clear" w:color="auto" w:fill="F2F2F2"/>
            <w:vAlign w:val="center"/>
          </w:tcPr>
          <w:p w14:paraId="1C89F339" w14:textId="77777777" w:rsidR="000B45D6" w:rsidRPr="001D69C3" w:rsidRDefault="000B45D6" w:rsidP="000B45D6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r w:rsidRPr="001D69C3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>-</w:t>
            </w:r>
            <w:r w:rsidRPr="001D69C3"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  <w:t xml:space="preserve"> 지정배송사회수</w:t>
            </w:r>
          </w:p>
          <w:p w14:paraId="4322B82E" w14:textId="7344863B" w:rsidR="000B45D6" w:rsidRPr="001D69C3" w:rsidRDefault="000B45D6" w:rsidP="000B45D6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r w:rsidRPr="001D69C3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 xml:space="preserve">- </w:t>
            </w:r>
            <w:r w:rsidRPr="001D69C3"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  <w:t>고객직접</w:t>
            </w:r>
            <w:r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오프라인 매장 접수</w:t>
            </w:r>
          </w:p>
        </w:tc>
        <w:tc>
          <w:tcPr>
            <w:tcW w:w="2811" w:type="dxa"/>
            <w:vMerge/>
            <w:vAlign w:val="center"/>
          </w:tcPr>
          <w:p w14:paraId="260082C5" w14:textId="77777777" w:rsidR="000B45D6" w:rsidRPr="00EB30EB" w:rsidRDefault="000B45D6" w:rsidP="000B45D6">
            <w:pPr>
              <w:jc w:val="center"/>
            </w:pPr>
          </w:p>
        </w:tc>
      </w:tr>
      <w:tr w:rsidR="000B45D6" w:rsidRPr="001D69C3" w14:paraId="23B4DDD9" w14:textId="77777777" w:rsidTr="000B45D6">
        <w:trPr>
          <w:trHeight w:val="397"/>
        </w:trPr>
        <w:tc>
          <w:tcPr>
            <w:tcW w:w="1186" w:type="dxa"/>
            <w:vMerge/>
            <w:shd w:val="clear" w:color="auto" w:fill="F2F2F2"/>
            <w:vAlign w:val="center"/>
          </w:tcPr>
          <w:p w14:paraId="7706A771" w14:textId="77777777" w:rsidR="000B45D6" w:rsidRPr="001D69C3" w:rsidRDefault="000B45D6" w:rsidP="000B45D6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2364" w:type="dxa"/>
            <w:shd w:val="clear" w:color="auto" w:fill="F2F2F2"/>
            <w:vAlign w:val="center"/>
          </w:tcPr>
          <w:p w14:paraId="55529EE6" w14:textId="77777777" w:rsidR="000B45D6" w:rsidRPr="001D69C3" w:rsidRDefault="000B45D6" w:rsidP="000B45D6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>ON THE SPOT</w:t>
            </w:r>
            <w:r w:rsidRPr="001D69C3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매장 출고</w:t>
            </w:r>
          </w:p>
        </w:tc>
        <w:tc>
          <w:tcPr>
            <w:tcW w:w="2824" w:type="dxa"/>
            <w:shd w:val="clear" w:color="auto" w:fill="F2F2F2"/>
            <w:vAlign w:val="center"/>
          </w:tcPr>
          <w:p w14:paraId="3DDF9C3F" w14:textId="77777777" w:rsidR="000B45D6" w:rsidRPr="001D69C3" w:rsidRDefault="000B45D6" w:rsidP="000B45D6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r w:rsidRPr="001D69C3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>-</w:t>
            </w:r>
            <w:r w:rsidRPr="001D69C3"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  <w:t xml:space="preserve"> 지정배송사회수</w:t>
            </w:r>
          </w:p>
          <w:p w14:paraId="60212C00" w14:textId="4679F05B" w:rsidR="000B45D6" w:rsidRPr="001D69C3" w:rsidRDefault="000B45D6" w:rsidP="000B45D6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r w:rsidRPr="001D69C3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 xml:space="preserve">- </w:t>
            </w:r>
            <w:r w:rsidRPr="001D69C3"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  <w:t>고객직접</w:t>
            </w:r>
            <w:r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오프라인 매장 접수</w:t>
            </w:r>
          </w:p>
        </w:tc>
        <w:tc>
          <w:tcPr>
            <w:tcW w:w="2811" w:type="dxa"/>
            <w:vMerge/>
            <w:vAlign w:val="center"/>
          </w:tcPr>
          <w:p w14:paraId="73A1DD54" w14:textId="77777777" w:rsidR="000B45D6" w:rsidRPr="00EB30EB" w:rsidRDefault="000B45D6" w:rsidP="000B45D6">
            <w:pPr>
              <w:jc w:val="center"/>
            </w:pPr>
          </w:p>
        </w:tc>
      </w:tr>
      <w:tr w:rsidR="000B45D6" w:rsidRPr="001D69C3" w14:paraId="0B38C393" w14:textId="77777777" w:rsidTr="000B45D6">
        <w:trPr>
          <w:trHeight w:val="397"/>
        </w:trPr>
        <w:tc>
          <w:tcPr>
            <w:tcW w:w="1186" w:type="dxa"/>
            <w:shd w:val="clear" w:color="auto" w:fill="F2F2F2"/>
            <w:vAlign w:val="center"/>
          </w:tcPr>
          <w:p w14:paraId="6CAF8AE5" w14:textId="77777777" w:rsidR="000B45D6" w:rsidRPr="001D69C3" w:rsidRDefault="000B45D6" w:rsidP="0029546E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 w:rsidRPr="001D69C3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>입점사</w:t>
            </w:r>
            <w:proofErr w:type="spellEnd"/>
          </w:p>
        </w:tc>
        <w:tc>
          <w:tcPr>
            <w:tcW w:w="2364" w:type="dxa"/>
            <w:shd w:val="clear" w:color="auto" w:fill="F2F2F2"/>
            <w:vAlign w:val="center"/>
          </w:tcPr>
          <w:p w14:paraId="257074D2" w14:textId="77777777" w:rsidR="000B45D6" w:rsidRPr="001D69C3" w:rsidRDefault="000B45D6" w:rsidP="0029546E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>입점사</w:t>
            </w:r>
            <w:proofErr w:type="spellEnd"/>
            <w:r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출고</w:t>
            </w:r>
          </w:p>
        </w:tc>
        <w:tc>
          <w:tcPr>
            <w:tcW w:w="2824" w:type="dxa"/>
            <w:shd w:val="clear" w:color="auto" w:fill="F2F2F2"/>
            <w:vAlign w:val="center"/>
          </w:tcPr>
          <w:p w14:paraId="00EB53D8" w14:textId="50236E35" w:rsidR="000B45D6" w:rsidRPr="001D69C3" w:rsidRDefault="000B45D6" w:rsidP="0029546E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</w:pPr>
            <w:r w:rsidRPr="001D69C3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>-</w:t>
            </w:r>
            <w:r w:rsidRPr="001D69C3">
              <w:rPr>
                <w:rFonts w:cs="굴림"/>
                <w:bCs/>
                <w:snapToGrid w:val="0"/>
                <w:color w:val="000000"/>
                <w:sz w:val="18"/>
                <w:szCs w:val="18"/>
              </w:rPr>
              <w:t xml:space="preserve"> 지정배송사회수</w:t>
            </w:r>
          </w:p>
        </w:tc>
        <w:tc>
          <w:tcPr>
            <w:tcW w:w="2811" w:type="dxa"/>
            <w:vAlign w:val="center"/>
          </w:tcPr>
          <w:p w14:paraId="5EFC2C35" w14:textId="77777777" w:rsidR="000B45D6" w:rsidRPr="00EB30EB" w:rsidRDefault="000B45D6" w:rsidP="0029546E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/>
                <w:sz w:val="18"/>
                <w:szCs w:val="18"/>
              </w:rPr>
            </w:pPr>
            <w:proofErr w:type="spellStart"/>
            <w:r w:rsidRPr="00EB30EB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>입점사</w:t>
            </w:r>
            <w:proofErr w:type="spellEnd"/>
            <w:r w:rsidRPr="00EB30EB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지정 </w:t>
            </w:r>
            <w:proofErr w:type="spellStart"/>
            <w:r w:rsidRPr="00EB30EB">
              <w:rPr>
                <w:rFonts w:cs="굴림" w:hint="eastAsia"/>
                <w:bCs/>
                <w:snapToGrid w:val="0"/>
                <w:color w:val="000000"/>
                <w:sz w:val="18"/>
                <w:szCs w:val="18"/>
              </w:rPr>
              <w:t>회수지</w:t>
            </w:r>
            <w:proofErr w:type="spellEnd"/>
          </w:p>
        </w:tc>
      </w:tr>
    </w:tbl>
    <w:p w14:paraId="7FB62DAB" w14:textId="77777777" w:rsidR="000B45D6" w:rsidRPr="000B45D6" w:rsidRDefault="000B45D6" w:rsidP="00080D83">
      <w:pPr>
        <w:pStyle w:val="a"/>
        <w:numPr>
          <w:ilvl w:val="0"/>
          <w:numId w:val="0"/>
        </w:numPr>
        <w:ind w:left="1134"/>
      </w:pPr>
    </w:p>
    <w:p w14:paraId="428F0668" w14:textId="0E020CEA" w:rsidR="00E60F62" w:rsidRDefault="00EB30EB" w:rsidP="00080D83">
      <w:pPr>
        <w:pStyle w:val="a"/>
      </w:pPr>
      <w:r w:rsidRPr="00CA648F">
        <w:rPr>
          <w:rFonts w:hint="eastAsia"/>
        </w:rPr>
        <w:t>ABC-MART</w:t>
      </w:r>
      <w:r w:rsidR="00E60F62" w:rsidRPr="00CA648F">
        <w:t xml:space="preserve"> </w:t>
      </w:r>
      <w:proofErr w:type="spellStart"/>
      <w:r w:rsidR="00E60F62" w:rsidRPr="00CA648F">
        <w:rPr>
          <w:rFonts w:hint="eastAsia"/>
        </w:rPr>
        <w:t>통합몰</w:t>
      </w:r>
      <w:proofErr w:type="spellEnd"/>
      <w:r w:rsidR="00E60F62" w:rsidRPr="00CA648F">
        <w:rPr>
          <w:rFonts w:hint="eastAsia"/>
        </w:rPr>
        <w:t xml:space="preserve"> 물류센터 주소</w:t>
      </w:r>
      <w:r w:rsidR="00E60F62" w:rsidRPr="00CA648F">
        <w:t xml:space="preserve">: </w:t>
      </w:r>
      <w:r w:rsidR="00E60F62" w:rsidRPr="00CA648F">
        <w:rPr>
          <w:rFonts w:hint="eastAsia"/>
        </w:rPr>
        <w:t xml:space="preserve">경기도 이천시 </w:t>
      </w:r>
      <w:proofErr w:type="spellStart"/>
      <w:r w:rsidR="00E60F62" w:rsidRPr="00CA648F">
        <w:rPr>
          <w:rFonts w:hint="eastAsia"/>
        </w:rPr>
        <w:t>모가면</w:t>
      </w:r>
      <w:proofErr w:type="spellEnd"/>
      <w:r w:rsidR="00E60F62" w:rsidRPr="00CA648F">
        <w:rPr>
          <w:rFonts w:hint="eastAsia"/>
        </w:rPr>
        <w:t xml:space="preserve"> 사실로579번길 39 2층 </w:t>
      </w:r>
      <w:r w:rsidRPr="00CA648F">
        <w:rPr>
          <w:rFonts w:hint="eastAsia"/>
        </w:rPr>
        <w:t>ABC-MART</w:t>
      </w:r>
      <w:r w:rsidR="00E60F62" w:rsidRPr="00CA648F">
        <w:rPr>
          <w:rFonts w:hint="eastAsia"/>
        </w:rPr>
        <w:t xml:space="preserve"> 온라인</w:t>
      </w:r>
      <w:r w:rsidR="00E60F62" w:rsidRPr="00E60F62">
        <w:rPr>
          <w:rFonts w:hint="eastAsia"/>
        </w:rPr>
        <w:t xml:space="preserve"> 물류센터</w:t>
      </w:r>
    </w:p>
    <w:p w14:paraId="2C94A2B4" w14:textId="77777777" w:rsidR="005D2441" w:rsidRPr="00E60F62" w:rsidRDefault="005D2441" w:rsidP="005073B5"/>
    <w:p w14:paraId="5D329314" w14:textId="77777777" w:rsidR="0097170C" w:rsidRPr="005D2441" w:rsidRDefault="0097170C" w:rsidP="00120FB2">
      <w:pPr>
        <w:pStyle w:val="-30"/>
        <w:numPr>
          <w:ilvl w:val="2"/>
          <w:numId w:val="20"/>
        </w:numPr>
        <w:ind w:leftChars="213" w:left="993" w:hanging="567"/>
      </w:pPr>
      <w:bookmarkStart w:id="140" w:name="_Toc7512734"/>
      <w:r w:rsidRPr="005D2441">
        <w:t xml:space="preserve">발송 - 발송방법 및 </w:t>
      </w:r>
      <w:r w:rsidRPr="009B7C83">
        <w:t>발송택배</w:t>
      </w:r>
      <w:bookmarkEnd w:id="140"/>
    </w:p>
    <w:p w14:paraId="78414F3D" w14:textId="77777777" w:rsidR="0097170C" w:rsidRDefault="0097170C" w:rsidP="00080D83">
      <w:pPr>
        <w:pStyle w:val="a"/>
      </w:pPr>
      <w:r w:rsidRPr="005D2441">
        <w:t>교환 발송은 최초주문의 배송방법과 상관없이 지정주소배송만 가능하다.</w:t>
      </w:r>
    </w:p>
    <w:p w14:paraId="7C89C35A" w14:textId="77777777" w:rsidR="005D2441" w:rsidRPr="005D2441" w:rsidRDefault="005D2441" w:rsidP="00080D83">
      <w:pPr>
        <w:pStyle w:val="a"/>
      </w:pPr>
      <w:r>
        <w:rPr>
          <w:rFonts w:hint="eastAsia"/>
        </w:rPr>
        <w:t xml:space="preserve">오프라인 매장 </w:t>
      </w:r>
      <w:proofErr w:type="spellStart"/>
      <w:r>
        <w:rPr>
          <w:rFonts w:hint="eastAsia"/>
        </w:rPr>
        <w:t>접수건은</w:t>
      </w:r>
      <w:proofErr w:type="spellEnd"/>
      <w:r>
        <w:rPr>
          <w:rFonts w:hint="eastAsia"/>
        </w:rPr>
        <w:t xml:space="preserve"> 매장에서 수령이 가능하다.</w:t>
      </w:r>
    </w:p>
    <w:p w14:paraId="4C185EFD" w14:textId="57EAC051" w:rsidR="0097170C" w:rsidRPr="005D2441" w:rsidRDefault="00792BFE" w:rsidP="00080D83">
      <w:pPr>
        <w:pStyle w:val="a"/>
      </w:pPr>
      <w:proofErr w:type="spellStart"/>
      <w:r w:rsidRPr="005D2441">
        <w:rPr>
          <w:rFonts w:hint="eastAsia"/>
        </w:rPr>
        <w:t>입점</w:t>
      </w:r>
      <w:r w:rsidR="008A549B" w:rsidRPr="005D2441">
        <w:rPr>
          <w:rFonts w:hint="eastAsia"/>
        </w:rPr>
        <w:t>사</w:t>
      </w:r>
      <w:r w:rsidRPr="005D2441">
        <w:rPr>
          <w:rFonts w:hint="eastAsia"/>
        </w:rPr>
        <w:t>의</w:t>
      </w:r>
      <w:proofErr w:type="spellEnd"/>
      <w:r w:rsidRPr="005D2441">
        <w:rPr>
          <w:rFonts w:hint="eastAsia"/>
        </w:rPr>
        <w:t xml:space="preserve"> 교환발송</w:t>
      </w:r>
      <w:r w:rsidR="00842A63">
        <w:rPr>
          <w:rFonts w:hint="eastAsia"/>
        </w:rPr>
        <w:t xml:space="preserve"> 또는 반송처리는</w:t>
      </w:r>
      <w:r w:rsidRPr="005D2441">
        <w:rPr>
          <w:rFonts w:hint="eastAsia"/>
        </w:rPr>
        <w:t xml:space="preserve"> </w:t>
      </w:r>
      <w:proofErr w:type="spellStart"/>
      <w:r w:rsidRPr="005D2441">
        <w:rPr>
          <w:rFonts w:hint="eastAsia"/>
        </w:rPr>
        <w:t>입점</w:t>
      </w:r>
      <w:r w:rsidR="00E00D87" w:rsidRPr="005D2441">
        <w:rPr>
          <w:rFonts w:hint="eastAsia"/>
        </w:rPr>
        <w:t>사</w:t>
      </w:r>
      <w:r w:rsidRPr="005D2441">
        <w:rPr>
          <w:rFonts w:hint="eastAsia"/>
        </w:rPr>
        <w:t>에서</w:t>
      </w:r>
      <w:proofErr w:type="spellEnd"/>
      <w:r w:rsidRPr="005D2441">
        <w:rPr>
          <w:rFonts w:hint="eastAsia"/>
        </w:rPr>
        <w:t xml:space="preserve"> 처리한다. </w:t>
      </w:r>
    </w:p>
    <w:p w14:paraId="5E00DD29" w14:textId="77777777" w:rsidR="00EA3375" w:rsidRPr="009B7C83" w:rsidRDefault="00EA3375" w:rsidP="009B7C83"/>
    <w:p w14:paraId="62315226" w14:textId="4DB8564B" w:rsidR="0097170C" w:rsidRPr="005D2441" w:rsidRDefault="0097170C" w:rsidP="00120FB2">
      <w:pPr>
        <w:pStyle w:val="-30"/>
        <w:numPr>
          <w:ilvl w:val="2"/>
          <w:numId w:val="20"/>
        </w:numPr>
        <w:ind w:leftChars="213" w:left="993" w:hanging="567"/>
      </w:pPr>
      <w:bookmarkStart w:id="141" w:name="_Toc7512735"/>
      <w:r w:rsidRPr="005D2441">
        <w:t>발송 - 발송배송지</w:t>
      </w:r>
      <w:bookmarkEnd w:id="141"/>
    </w:p>
    <w:p w14:paraId="192956FF" w14:textId="77777777" w:rsidR="0097170C" w:rsidRPr="00292B11" w:rsidRDefault="0097170C" w:rsidP="00080D83">
      <w:pPr>
        <w:pStyle w:val="a"/>
      </w:pPr>
      <w:r w:rsidRPr="00292B11">
        <w:t>교환의 발송배송주소는 최초 주문 배송주소로 자동 설정되지만, 발송배송주소를 변경할 수 있다.</w:t>
      </w:r>
    </w:p>
    <w:p w14:paraId="61FB2A49" w14:textId="77777777" w:rsidR="0097170C" w:rsidRPr="00292B11" w:rsidRDefault="0097170C" w:rsidP="00080D83">
      <w:pPr>
        <w:pStyle w:val="a"/>
      </w:pPr>
      <w:r w:rsidRPr="00292B11">
        <w:t xml:space="preserve">발송배송주소 변경 시 </w:t>
      </w:r>
      <w:r w:rsidR="00354BCD" w:rsidRPr="00292B11">
        <w:t>배송주소 권역과 동일하지 않아도 변경할 수 있다</w:t>
      </w:r>
      <w:r w:rsidR="00354BCD" w:rsidRPr="00292B11">
        <w:rPr>
          <w:rFonts w:hint="eastAsia"/>
        </w:rPr>
        <w:t>.</w:t>
      </w:r>
    </w:p>
    <w:p w14:paraId="7B920E74" w14:textId="77777777" w:rsidR="0097170C" w:rsidRPr="00292B11" w:rsidRDefault="0097170C" w:rsidP="00080D83">
      <w:pPr>
        <w:pStyle w:val="a"/>
      </w:pPr>
      <w:r w:rsidRPr="00292B11">
        <w:t>발송배송주소 변경 시 최초 주문의 배송주소 권역과 동일하지 않아도 변경할 수 있다.</w:t>
      </w:r>
    </w:p>
    <w:p w14:paraId="2D417379" w14:textId="77777777" w:rsidR="00503414" w:rsidRPr="009B7C83" w:rsidRDefault="00503414" w:rsidP="009B7C83"/>
    <w:p w14:paraId="2673B04B" w14:textId="6D7D84C4" w:rsidR="00174F92" w:rsidRPr="00B52461" w:rsidRDefault="00174F92" w:rsidP="00C02474">
      <w:pPr>
        <w:pStyle w:val="-20"/>
        <w:numPr>
          <w:ilvl w:val="1"/>
          <w:numId w:val="20"/>
        </w:numPr>
        <w:ind w:leftChars="142" w:left="851" w:hanging="567"/>
      </w:pPr>
      <w:bookmarkStart w:id="142" w:name="_Toc7512736"/>
      <w:r>
        <w:rPr>
          <w:rFonts w:hint="eastAsia"/>
        </w:rPr>
        <w:t>교환 절차</w:t>
      </w:r>
      <w:bookmarkEnd w:id="142"/>
    </w:p>
    <w:p w14:paraId="1EC6F262" w14:textId="0E4F009E" w:rsidR="003F7FE5" w:rsidRPr="001D69C3" w:rsidRDefault="003F7FE5" w:rsidP="00080D83">
      <w:pPr>
        <w:pStyle w:val="22"/>
        <w:numPr>
          <w:ilvl w:val="0"/>
          <w:numId w:val="18"/>
        </w:numPr>
        <w:ind w:right="200"/>
      </w:pPr>
      <w:r>
        <w:rPr>
          <w:rFonts w:hint="eastAsia"/>
        </w:rPr>
        <w:t>교환접수</w:t>
      </w:r>
      <w:r w:rsidRPr="001D69C3">
        <w:br/>
        <w:t xml:space="preserve">- </w:t>
      </w:r>
      <w:r w:rsidR="00CA648F">
        <w:rPr>
          <w:rFonts w:hint="eastAsia"/>
        </w:rPr>
        <w:t>온라인몰의 ‘</w:t>
      </w:r>
      <w:proofErr w:type="gramStart"/>
      <w:r w:rsidR="00CA648F">
        <w:rPr>
          <w:rFonts w:hint="eastAsia"/>
        </w:rPr>
        <w:t xml:space="preserve">마이페이지 </w:t>
      </w:r>
      <w:r w:rsidRPr="001D69C3">
        <w:t>&gt;</w:t>
      </w:r>
      <w:proofErr w:type="gramEnd"/>
      <w:r w:rsidRPr="001D69C3">
        <w:t xml:space="preserve"> </w:t>
      </w:r>
      <w:r w:rsidRPr="001D69C3">
        <w:rPr>
          <w:rFonts w:hint="eastAsia"/>
        </w:rPr>
        <w:t xml:space="preserve">쇼핑내역 </w:t>
      </w:r>
      <w:r w:rsidRPr="001D69C3">
        <w:t xml:space="preserve">&gt; </w:t>
      </w:r>
      <w:r>
        <w:rPr>
          <w:rFonts w:hint="eastAsia"/>
        </w:rPr>
        <w:t>취소/</w:t>
      </w:r>
      <w:r w:rsidRPr="001D69C3">
        <w:rPr>
          <w:rFonts w:hint="eastAsia"/>
        </w:rPr>
        <w:t>반품/교환</w:t>
      </w:r>
      <w:r>
        <w:rPr>
          <w:rFonts w:hint="eastAsia"/>
        </w:rPr>
        <w:t xml:space="preserve"> 신청</w:t>
      </w:r>
      <w:r w:rsidRPr="001D69C3">
        <w:t xml:space="preserve">’ </w:t>
      </w:r>
      <w:r w:rsidRPr="001D69C3">
        <w:rPr>
          <w:rFonts w:hint="eastAsia"/>
        </w:rPr>
        <w:t>에서 접수</w:t>
      </w:r>
      <w:r>
        <w:br/>
        <w:t xml:space="preserve">- </w:t>
      </w:r>
      <w:r>
        <w:rPr>
          <w:rFonts w:hint="eastAsia"/>
        </w:rPr>
        <w:t xml:space="preserve">비회원은 쇼핑내역 </w:t>
      </w:r>
      <w:r>
        <w:t xml:space="preserve">&gt; </w:t>
      </w:r>
      <w:r>
        <w:rPr>
          <w:rFonts w:hint="eastAsia"/>
        </w:rPr>
        <w:t>주문/배송 현황 조회에서 상품 선택하여 접수</w:t>
      </w:r>
      <w:r w:rsidRPr="001D69C3">
        <w:br/>
        <w:t>-</w:t>
      </w:r>
      <w:r w:rsidRPr="001D69C3">
        <w:rPr>
          <w:rFonts w:hint="eastAsia"/>
        </w:rPr>
        <w:t xml:space="preserve"> 고객센터를 통해 </w:t>
      </w:r>
      <w:r>
        <w:rPr>
          <w:rFonts w:hint="eastAsia"/>
        </w:rPr>
        <w:t>교환</w:t>
      </w:r>
      <w:r w:rsidRPr="001D69C3">
        <w:rPr>
          <w:rFonts w:hint="eastAsia"/>
        </w:rPr>
        <w:t>접수</w:t>
      </w:r>
      <w:r w:rsidRPr="001D69C3">
        <w:br/>
      </w:r>
      <w:r w:rsidRPr="001D69C3">
        <w:rPr>
          <w:rFonts w:hint="eastAsia"/>
        </w:rPr>
        <w:t>- 인근에 위치한 오프라인 매장으로 방문하여 직원과 상담 후 접수</w:t>
      </w:r>
      <w:r w:rsidRPr="001D69C3">
        <w:br/>
      </w:r>
    </w:p>
    <w:p w14:paraId="6FA0CCEE" w14:textId="275C9070" w:rsidR="00174F92" w:rsidRDefault="003F7FE5" w:rsidP="00080D83">
      <w:pPr>
        <w:pStyle w:val="22"/>
        <w:numPr>
          <w:ilvl w:val="0"/>
          <w:numId w:val="18"/>
        </w:numPr>
        <w:ind w:right="200"/>
      </w:pPr>
      <w:r w:rsidRPr="001D69C3">
        <w:rPr>
          <w:rFonts w:hint="eastAsia"/>
        </w:rPr>
        <w:t xml:space="preserve">접수 </w:t>
      </w:r>
      <w:r>
        <w:rPr>
          <w:rFonts w:hint="eastAsia"/>
        </w:rPr>
        <w:t>확인</w:t>
      </w:r>
      <w:r>
        <w:br/>
      </w:r>
      <w:r>
        <w:rPr>
          <w:rFonts w:hint="eastAsia"/>
        </w:rPr>
        <w:lastRenderedPageBreak/>
        <w:t>-</w:t>
      </w:r>
      <w:r>
        <w:t xml:space="preserve"> </w:t>
      </w:r>
      <w:r w:rsidR="0032774B">
        <w:rPr>
          <w:rFonts w:hint="eastAsia"/>
        </w:rPr>
        <w:t xml:space="preserve">온라인몰 또는 고객센터를 </w:t>
      </w:r>
      <w:r>
        <w:rPr>
          <w:rFonts w:hint="eastAsia"/>
        </w:rPr>
        <w:t xml:space="preserve">통한 접수 건인 경우 </w:t>
      </w:r>
      <w:r w:rsidRPr="001D69C3">
        <w:t>‘</w:t>
      </w:r>
      <w:r w:rsidRPr="001D69C3">
        <w:rPr>
          <w:rFonts w:hint="eastAsia"/>
        </w:rPr>
        <w:t xml:space="preserve">마이페이지 &gt; 쇼핑내역 </w:t>
      </w:r>
      <w:r w:rsidRPr="001D69C3">
        <w:t xml:space="preserve">&gt; </w:t>
      </w:r>
      <w:r>
        <w:rPr>
          <w:rFonts w:hint="eastAsia"/>
        </w:rPr>
        <w:t>취소/</w:t>
      </w:r>
      <w:r w:rsidRPr="001D69C3">
        <w:rPr>
          <w:rFonts w:hint="eastAsia"/>
        </w:rPr>
        <w:t>반품/교환</w:t>
      </w:r>
      <w:r>
        <w:rPr>
          <w:rFonts w:hint="eastAsia"/>
        </w:rPr>
        <w:t xml:space="preserve"> </w:t>
      </w:r>
      <w:r w:rsidRPr="001D69C3">
        <w:rPr>
          <w:rFonts w:hint="eastAsia"/>
        </w:rPr>
        <w:t xml:space="preserve">&gt; </w:t>
      </w:r>
      <w:r>
        <w:rPr>
          <w:rFonts w:hint="eastAsia"/>
        </w:rPr>
        <w:t>교환</w:t>
      </w:r>
      <w:r>
        <w:t>’</w:t>
      </w:r>
      <w:r>
        <w:rPr>
          <w:rFonts w:hint="eastAsia"/>
        </w:rPr>
        <w:t>에서</w:t>
      </w:r>
      <w:r w:rsidRPr="001D69C3">
        <w:t xml:space="preserve"> </w:t>
      </w:r>
      <w:r w:rsidRPr="001D69C3">
        <w:rPr>
          <w:rFonts w:hint="eastAsia"/>
        </w:rPr>
        <w:t>접수확인 상태를 확인</w:t>
      </w:r>
      <w:r>
        <w:br/>
        <w:t>- BO</w:t>
      </w:r>
      <w:r>
        <w:rPr>
          <w:rFonts w:hint="eastAsia"/>
        </w:rPr>
        <w:t>에서 수거지시 처리를 하면서 접수확인 상태가 되며,</w:t>
      </w:r>
      <w:r>
        <w:t xml:space="preserve"> </w:t>
      </w:r>
      <w:r>
        <w:rPr>
          <w:rFonts w:hint="eastAsia"/>
        </w:rPr>
        <w:t xml:space="preserve">접수 확인 후 </w:t>
      </w:r>
      <w:r>
        <w:t>1~2</w:t>
      </w:r>
      <w:r>
        <w:rPr>
          <w:rFonts w:hint="eastAsia"/>
        </w:rPr>
        <w:t>일 이내</w:t>
      </w:r>
      <w:r w:rsidRPr="00930C9A">
        <w:rPr>
          <w:rFonts w:hint="eastAsia"/>
        </w:rPr>
        <w:t xml:space="preserve"> </w:t>
      </w:r>
      <w:r>
        <w:rPr>
          <w:rFonts w:hint="eastAsia"/>
        </w:rPr>
        <w:t>택배기사가 방문하여 회수 처리한다.</w:t>
      </w:r>
      <w:r>
        <w:br/>
      </w:r>
      <w:r>
        <w:rPr>
          <w:rFonts w:hint="eastAsia"/>
        </w:rPr>
        <w:t>단,</w:t>
      </w:r>
      <w:r>
        <w:t xml:space="preserve"> </w:t>
      </w:r>
      <w:r w:rsidR="0032774B" w:rsidRPr="0032774B">
        <w:rPr>
          <w:rFonts w:hint="eastAsia"/>
        </w:rPr>
        <w:t xml:space="preserve">오프라인 매장 접수 건은 </w:t>
      </w:r>
      <w:r>
        <w:rPr>
          <w:rFonts w:hint="eastAsia"/>
        </w:rPr>
        <w:t>교환할 상품을 매장에 접수한다.</w:t>
      </w:r>
      <w:r w:rsidR="00174F92">
        <w:br/>
      </w:r>
    </w:p>
    <w:p w14:paraId="06E2B4C2" w14:textId="77777777" w:rsidR="00174F92" w:rsidRDefault="00174F92" w:rsidP="00080D83">
      <w:pPr>
        <w:pStyle w:val="22"/>
        <w:numPr>
          <w:ilvl w:val="0"/>
          <w:numId w:val="18"/>
        </w:numPr>
        <w:ind w:right="200"/>
      </w:pPr>
      <w:bookmarkStart w:id="143" w:name="_Hlk4434987"/>
      <w:r>
        <w:rPr>
          <w:rFonts w:hint="eastAsia"/>
        </w:rPr>
        <w:t>교환 처리 중</w:t>
      </w:r>
    </w:p>
    <w:bookmarkEnd w:id="143"/>
    <w:p w14:paraId="423D3857" w14:textId="77777777" w:rsidR="00174F92" w:rsidRPr="00137716" w:rsidRDefault="00174F92" w:rsidP="00685CFA">
      <w:pPr>
        <w:pStyle w:val="af3"/>
        <w:numPr>
          <w:ilvl w:val="0"/>
          <w:numId w:val="9"/>
        </w:numPr>
        <w:ind w:leftChars="0"/>
        <w:rPr>
          <w:sz w:val="22"/>
          <w:szCs w:val="22"/>
        </w:rPr>
      </w:pPr>
      <w:r w:rsidRPr="00137716">
        <w:rPr>
          <w:rFonts w:hint="eastAsia"/>
          <w:sz w:val="22"/>
          <w:szCs w:val="22"/>
        </w:rPr>
        <w:t>교환 상품이 도착하여 심의를 진행하고,</w:t>
      </w:r>
      <w:r w:rsidRPr="00137716">
        <w:rPr>
          <w:sz w:val="22"/>
          <w:szCs w:val="22"/>
        </w:rPr>
        <w:t xml:space="preserve"> </w:t>
      </w:r>
      <w:r w:rsidRPr="00137716">
        <w:rPr>
          <w:rFonts w:hint="eastAsia"/>
          <w:sz w:val="22"/>
          <w:szCs w:val="22"/>
        </w:rPr>
        <w:t>교환 가능 여부를 판단한다.</w:t>
      </w:r>
    </w:p>
    <w:p w14:paraId="41A72E7B" w14:textId="77777777" w:rsidR="00174F92" w:rsidRDefault="00174F92" w:rsidP="00685CFA">
      <w:pPr>
        <w:pStyle w:val="af3"/>
        <w:numPr>
          <w:ilvl w:val="0"/>
          <w:numId w:val="9"/>
        </w:numPr>
        <w:ind w:leftChars="0"/>
        <w:rPr>
          <w:sz w:val="22"/>
        </w:rPr>
      </w:pPr>
      <w:r w:rsidRPr="00137716">
        <w:rPr>
          <w:rFonts w:hint="eastAsia"/>
          <w:sz w:val="22"/>
        </w:rPr>
        <w:t>환수금액 또는 환불금액이 발생되지 않은 경우 심의 완료 후 교환배송 또는 반송처리가 가능하다.</w:t>
      </w:r>
    </w:p>
    <w:p w14:paraId="45AF0C76" w14:textId="672F445B" w:rsidR="00174F92" w:rsidRDefault="00174F92" w:rsidP="00685CFA">
      <w:pPr>
        <w:pStyle w:val="af3"/>
        <w:numPr>
          <w:ilvl w:val="0"/>
          <w:numId w:val="9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환수금액 발생 시 </w:t>
      </w:r>
      <w:r>
        <w:rPr>
          <w:sz w:val="22"/>
        </w:rPr>
        <w:t>‘</w:t>
      </w:r>
      <w:r>
        <w:rPr>
          <w:rFonts w:hint="eastAsia"/>
          <w:sz w:val="22"/>
        </w:rPr>
        <w:t>환수 금액 관리</w:t>
      </w:r>
      <w:r>
        <w:rPr>
          <w:sz w:val="22"/>
        </w:rPr>
        <w:t>’</w:t>
      </w:r>
      <w:r>
        <w:rPr>
          <w:rFonts w:hint="eastAsia"/>
          <w:sz w:val="22"/>
        </w:rPr>
        <w:t>메뉴에서 확인 가능 하며,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입금 완료 시 </w:t>
      </w:r>
      <w:r w:rsidR="005B4A37">
        <w:rPr>
          <w:rFonts w:hint="eastAsia"/>
          <w:sz w:val="22"/>
        </w:rPr>
        <w:t xml:space="preserve">환수/환불대기상태의 교환 건은 교환처리가 완료되어 </w:t>
      </w:r>
      <w:r w:rsidR="005B4A37">
        <w:rPr>
          <w:sz w:val="22"/>
        </w:rPr>
        <w:t>‘</w:t>
      </w:r>
      <w:r w:rsidR="005B4A37">
        <w:rPr>
          <w:rFonts w:hint="eastAsia"/>
          <w:sz w:val="22"/>
        </w:rPr>
        <w:t>교환완료</w:t>
      </w:r>
      <w:r w:rsidR="005B4A37">
        <w:rPr>
          <w:sz w:val="22"/>
        </w:rPr>
        <w:t>’</w:t>
      </w:r>
      <w:r w:rsidR="005B4A37">
        <w:rPr>
          <w:rFonts w:hint="eastAsia"/>
          <w:sz w:val="22"/>
        </w:rPr>
        <w:t xml:space="preserve">상태로 전환 </w:t>
      </w:r>
      <w:proofErr w:type="gramStart"/>
      <w:r w:rsidR="005B4A37">
        <w:rPr>
          <w:rFonts w:hint="eastAsia"/>
          <w:sz w:val="22"/>
        </w:rPr>
        <w:t>된다.</w:t>
      </w:r>
      <w:r w:rsidR="005B4A37" w:rsidRPr="005B4A37">
        <w:rPr>
          <w:rFonts w:hint="eastAsia"/>
          <w:sz w:val="22"/>
        </w:rPr>
        <w:t>.</w:t>
      </w:r>
      <w:proofErr w:type="gramEnd"/>
    </w:p>
    <w:p w14:paraId="677DD44B" w14:textId="77777777" w:rsidR="00174F92" w:rsidRDefault="00174F92" w:rsidP="00080D83">
      <w:pPr>
        <w:pStyle w:val="22"/>
        <w:numPr>
          <w:ilvl w:val="0"/>
          <w:numId w:val="18"/>
        </w:numPr>
        <w:ind w:right="200"/>
      </w:pPr>
      <w:r>
        <w:rPr>
          <w:rFonts w:hint="eastAsia"/>
        </w:rPr>
        <w:t>교환 완료</w:t>
      </w:r>
      <w:r>
        <w:t>/</w:t>
      </w:r>
      <w:r>
        <w:rPr>
          <w:rFonts w:hint="eastAsia"/>
        </w:rPr>
        <w:t>교환 불가</w:t>
      </w:r>
    </w:p>
    <w:p w14:paraId="614641BF" w14:textId="77777777" w:rsidR="00174F92" w:rsidRDefault="00174F92" w:rsidP="00685CFA">
      <w:pPr>
        <w:pStyle w:val="af3"/>
        <w:numPr>
          <w:ilvl w:val="0"/>
          <w:numId w:val="9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교환이 가능하여 고객에게 교환상품이 배송완료 된 경우 </w:t>
      </w:r>
      <w:r>
        <w:rPr>
          <w:sz w:val="22"/>
        </w:rPr>
        <w:t>‘</w:t>
      </w:r>
      <w:r>
        <w:rPr>
          <w:rFonts w:hint="eastAsia"/>
          <w:sz w:val="22"/>
        </w:rPr>
        <w:t>교환완료</w:t>
      </w:r>
      <w:r>
        <w:rPr>
          <w:sz w:val="22"/>
        </w:rPr>
        <w:t>’</w:t>
      </w:r>
      <w:r>
        <w:rPr>
          <w:rFonts w:hint="eastAsia"/>
          <w:sz w:val="22"/>
        </w:rPr>
        <w:t>상태로 클레임은 종료된다.</w:t>
      </w:r>
    </w:p>
    <w:p w14:paraId="5F5529EE" w14:textId="77777777" w:rsidR="00174F92" w:rsidRPr="00137716" w:rsidRDefault="00174F92" w:rsidP="00685CFA">
      <w:pPr>
        <w:pStyle w:val="af3"/>
        <w:numPr>
          <w:ilvl w:val="0"/>
          <w:numId w:val="9"/>
        </w:numPr>
        <w:ind w:leftChars="0"/>
        <w:rPr>
          <w:sz w:val="22"/>
        </w:rPr>
      </w:pPr>
      <w:r>
        <w:rPr>
          <w:rFonts w:hint="eastAsia"/>
          <w:sz w:val="22"/>
        </w:rPr>
        <w:t>교환이 불가능하여 고객에게 반송 완료</w:t>
      </w:r>
      <w:r w:rsidR="00354BCD">
        <w:rPr>
          <w:rFonts w:hint="eastAsia"/>
          <w:sz w:val="22"/>
        </w:rPr>
        <w:t>되</w:t>
      </w:r>
      <w:r>
        <w:rPr>
          <w:rFonts w:hint="eastAsia"/>
          <w:sz w:val="22"/>
        </w:rPr>
        <w:t xml:space="preserve">었거나 교환 불가 유형으로 처리된 </w:t>
      </w:r>
      <w:r w:rsidR="005073B5">
        <w:rPr>
          <w:rFonts w:hint="eastAsia"/>
          <w:sz w:val="22"/>
        </w:rPr>
        <w:t>경</w:t>
      </w:r>
      <w:r>
        <w:rPr>
          <w:rFonts w:hint="eastAsia"/>
          <w:sz w:val="22"/>
        </w:rPr>
        <w:t xml:space="preserve">우 </w:t>
      </w:r>
      <w:r>
        <w:rPr>
          <w:sz w:val="22"/>
        </w:rPr>
        <w:t>‘</w:t>
      </w:r>
      <w:r>
        <w:rPr>
          <w:rFonts w:hint="eastAsia"/>
          <w:sz w:val="22"/>
        </w:rPr>
        <w:t>교환불가</w:t>
      </w:r>
      <w:r>
        <w:rPr>
          <w:sz w:val="22"/>
        </w:rPr>
        <w:t>’</w:t>
      </w:r>
      <w:r>
        <w:rPr>
          <w:rFonts w:hint="eastAsia"/>
          <w:sz w:val="22"/>
        </w:rPr>
        <w:t xml:space="preserve">상태로 클레임은 종료된다. </w:t>
      </w:r>
    </w:p>
    <w:p w14:paraId="61367EBA" w14:textId="77777777" w:rsidR="00174F92" w:rsidRPr="009B7C83" w:rsidRDefault="00174F92" w:rsidP="009B7C83"/>
    <w:p w14:paraId="02A89BA9" w14:textId="03FD2354" w:rsidR="0097170C" w:rsidRPr="00354BCD" w:rsidRDefault="0097170C" w:rsidP="00C02474">
      <w:pPr>
        <w:pStyle w:val="-20"/>
        <w:numPr>
          <w:ilvl w:val="1"/>
          <w:numId w:val="20"/>
        </w:numPr>
        <w:ind w:leftChars="142" w:left="851" w:hanging="567"/>
      </w:pPr>
      <w:bookmarkStart w:id="144" w:name="_Toc7512737"/>
      <w:r w:rsidRPr="00354BCD">
        <w:t>비용</w:t>
      </w:r>
      <w:r w:rsidR="00354BCD" w:rsidRPr="00354BCD">
        <w:rPr>
          <w:rFonts w:hint="eastAsia"/>
        </w:rPr>
        <w:t>처리</w:t>
      </w:r>
      <w:bookmarkEnd w:id="144"/>
    </w:p>
    <w:p w14:paraId="5143F909" w14:textId="77777777" w:rsidR="009B7C83" w:rsidRPr="009B7C83" w:rsidRDefault="009B7C83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45" w:name="_Toc6905870"/>
      <w:bookmarkStart w:id="146" w:name="_Toc7165716"/>
      <w:bookmarkStart w:id="147" w:name="_Toc7512738"/>
      <w:bookmarkEnd w:id="145"/>
      <w:bookmarkEnd w:id="146"/>
      <w:bookmarkEnd w:id="147"/>
    </w:p>
    <w:p w14:paraId="51E4C17B" w14:textId="77777777" w:rsidR="009B7C83" w:rsidRPr="009B7C83" w:rsidRDefault="009B7C83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48" w:name="_Toc6905871"/>
      <w:bookmarkStart w:id="149" w:name="_Toc7165717"/>
      <w:bookmarkStart w:id="150" w:name="_Toc7512739"/>
      <w:bookmarkEnd w:id="148"/>
      <w:bookmarkEnd w:id="149"/>
      <w:bookmarkEnd w:id="150"/>
    </w:p>
    <w:p w14:paraId="487D34E5" w14:textId="77777777" w:rsidR="009B7C83" w:rsidRPr="009B7C83" w:rsidRDefault="009B7C83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51" w:name="_Toc6905872"/>
      <w:bookmarkStart w:id="152" w:name="_Toc7165718"/>
      <w:bookmarkStart w:id="153" w:name="_Toc7512740"/>
      <w:bookmarkEnd w:id="151"/>
      <w:bookmarkEnd w:id="152"/>
      <w:bookmarkEnd w:id="153"/>
    </w:p>
    <w:p w14:paraId="19686010" w14:textId="4FDF66F2" w:rsidR="0097170C" w:rsidRPr="00354BCD" w:rsidRDefault="00354BCD" w:rsidP="00120FB2">
      <w:pPr>
        <w:pStyle w:val="-30"/>
        <w:numPr>
          <w:ilvl w:val="2"/>
          <w:numId w:val="20"/>
        </w:numPr>
        <w:ind w:leftChars="213" w:left="993" w:hanging="567"/>
      </w:pPr>
      <w:bookmarkStart w:id="154" w:name="_Toc7512741"/>
      <w:r>
        <w:rPr>
          <w:rFonts w:hint="eastAsia"/>
        </w:rPr>
        <w:t xml:space="preserve">교환 </w:t>
      </w:r>
      <w:r w:rsidRPr="00354BCD">
        <w:rPr>
          <w:rFonts w:hint="eastAsia"/>
        </w:rPr>
        <w:t>배송비</w:t>
      </w:r>
      <w:bookmarkEnd w:id="154"/>
    </w:p>
    <w:p w14:paraId="3563B597" w14:textId="179D5319" w:rsidR="00F7253A" w:rsidRDefault="00FE348F" w:rsidP="00DA30AC">
      <w:pPr>
        <w:pStyle w:val="a"/>
      </w:pPr>
      <w:r>
        <w:rPr>
          <w:rFonts w:hint="eastAsia"/>
        </w:rPr>
        <w:t>고객이 접수한 경우</w:t>
      </w:r>
      <w:r>
        <w:br/>
      </w:r>
      <w:r w:rsidRPr="00E913EE">
        <w:rPr>
          <w:rFonts w:hint="eastAsia"/>
          <w:color w:val="0070C0"/>
        </w:rPr>
        <w:t>-</w:t>
      </w:r>
      <w:r w:rsidRPr="00E913EE">
        <w:rPr>
          <w:color w:val="0070C0"/>
        </w:rPr>
        <w:t xml:space="preserve"> </w:t>
      </w:r>
      <w:r w:rsidR="003D0A15" w:rsidRPr="00E913EE">
        <w:rPr>
          <w:rFonts w:hint="eastAsia"/>
          <w:color w:val="0070C0"/>
        </w:rPr>
        <w:t xml:space="preserve">자사상품에 한하여 </w:t>
      </w:r>
      <w:r w:rsidR="00354BCD" w:rsidRPr="00FE348F">
        <w:rPr>
          <w:rFonts w:hint="eastAsia"/>
        </w:rPr>
        <w:t>오프라인</w:t>
      </w:r>
      <w:r w:rsidR="00B87EA2">
        <w:rPr>
          <w:rFonts w:hint="eastAsia"/>
        </w:rPr>
        <w:t xml:space="preserve"> </w:t>
      </w:r>
      <w:r w:rsidR="00354BCD" w:rsidRPr="00FE348F">
        <w:rPr>
          <w:rFonts w:hint="eastAsia"/>
        </w:rPr>
        <w:t>매장을 통해 교환을 접수하는 경우 배송비는 무료이다.</w:t>
      </w:r>
      <w:r w:rsidR="00E913EE">
        <w:br/>
      </w:r>
      <w:r w:rsidR="00E913EE" w:rsidRPr="00E913EE">
        <w:rPr>
          <w:color w:val="0070C0"/>
        </w:rPr>
        <w:t xml:space="preserve">- </w:t>
      </w:r>
      <w:proofErr w:type="spellStart"/>
      <w:r w:rsidR="00E913EE" w:rsidRPr="00E913EE">
        <w:rPr>
          <w:rFonts w:hint="eastAsia"/>
          <w:color w:val="0070C0"/>
        </w:rPr>
        <w:t>입점사는</w:t>
      </w:r>
      <w:proofErr w:type="spellEnd"/>
      <w:r w:rsidR="00E913EE" w:rsidRPr="00E913EE">
        <w:rPr>
          <w:rFonts w:hint="eastAsia"/>
          <w:color w:val="0070C0"/>
        </w:rPr>
        <w:t xml:space="preserve"> 자사의 </w:t>
      </w:r>
      <w:r w:rsidR="00E913EE">
        <w:rPr>
          <w:rFonts w:hint="eastAsia"/>
          <w:color w:val="0070C0"/>
        </w:rPr>
        <w:t xml:space="preserve">교환 </w:t>
      </w:r>
      <w:r w:rsidR="00E913EE" w:rsidRPr="00E913EE">
        <w:rPr>
          <w:rFonts w:hint="eastAsia"/>
          <w:color w:val="0070C0"/>
        </w:rPr>
        <w:t>배송비 정책을 따른다.</w:t>
      </w:r>
      <w:r>
        <w:br/>
        <w:t xml:space="preserve">- </w:t>
      </w:r>
      <w:r w:rsidR="00E913EE" w:rsidRPr="00E913EE">
        <w:rPr>
          <w:rFonts w:hint="eastAsia"/>
          <w:color w:val="0070C0"/>
        </w:rPr>
        <w:t xml:space="preserve">배송비 부과여부 및 </w:t>
      </w:r>
      <w:r w:rsidR="00E913EE" w:rsidRPr="00E913EE">
        <w:rPr>
          <w:rFonts w:hint="eastAsia"/>
          <w:color w:val="0070C0"/>
        </w:rPr>
        <w:t>교환 사유</w:t>
      </w:r>
      <w:r w:rsidRPr="00E913EE">
        <w:rPr>
          <w:rFonts w:hint="eastAsia"/>
          <w:color w:val="0070C0"/>
        </w:rPr>
        <w:t xml:space="preserve">에 관계없이 </w:t>
      </w:r>
      <w:r w:rsidRPr="00FE348F">
        <w:rPr>
          <w:rFonts w:hint="eastAsia"/>
        </w:rPr>
        <w:t>배송비</w:t>
      </w:r>
      <w:r w:rsidR="00F7253A">
        <w:rPr>
          <w:rFonts w:hint="eastAsia"/>
        </w:rPr>
        <w:t xml:space="preserve"> </w:t>
      </w:r>
      <w:r w:rsidR="00F7253A">
        <w:t>5,000</w:t>
      </w:r>
      <w:r w:rsidR="00F7253A">
        <w:rPr>
          <w:rFonts w:hint="eastAsia"/>
        </w:rPr>
        <w:t>원을</w:t>
      </w:r>
      <w:r w:rsidRPr="00FE348F">
        <w:rPr>
          <w:rFonts w:hint="eastAsia"/>
        </w:rPr>
        <w:t xml:space="preserve"> 우선 결제하고, 이 후 심의결과에 따라 </w:t>
      </w:r>
      <w:r w:rsidRPr="00FE348F">
        <w:t>BO</w:t>
      </w:r>
      <w:r w:rsidRPr="00FE348F">
        <w:rPr>
          <w:rFonts w:hint="eastAsia"/>
        </w:rPr>
        <w:t>에서 배송비 결제내역을 취소할 수 있다.</w:t>
      </w:r>
      <w:r w:rsidRPr="00FE348F">
        <w:t xml:space="preserve"> </w:t>
      </w:r>
      <w:r w:rsidR="00C87321">
        <w:br/>
      </w:r>
      <w:r w:rsidR="0032774B">
        <w:t xml:space="preserve">(판매자 귀책사유 </w:t>
      </w:r>
      <w:r w:rsidR="0032774B">
        <w:rPr>
          <w:rFonts w:hint="eastAsia"/>
        </w:rPr>
        <w:t>‘</w:t>
      </w:r>
      <w:r w:rsidRPr="00FE348F">
        <w:rPr>
          <w:rFonts w:hint="eastAsia"/>
        </w:rPr>
        <w:t xml:space="preserve">상품불량, </w:t>
      </w:r>
      <w:proofErr w:type="spellStart"/>
      <w:r w:rsidRPr="00FE348F">
        <w:rPr>
          <w:rFonts w:hint="eastAsia"/>
        </w:rPr>
        <w:t>오배송</w:t>
      </w:r>
      <w:proofErr w:type="spellEnd"/>
      <w:r w:rsidRPr="00FE348F">
        <w:t xml:space="preserve">’ </w:t>
      </w:r>
      <w:r w:rsidRPr="00FE348F">
        <w:rPr>
          <w:rFonts w:hint="eastAsia"/>
        </w:rPr>
        <w:t>등에 의한 교환 접수 건일 경우 교환 배송비 환불)</w:t>
      </w:r>
      <w:r>
        <w:br/>
        <w:t xml:space="preserve">- </w:t>
      </w:r>
      <w:r w:rsidRPr="00FE348F">
        <w:rPr>
          <w:rFonts w:hint="eastAsia"/>
        </w:rPr>
        <w:t>교환배송비 결제수단은 신용카드/체크카드,</w:t>
      </w:r>
      <w:r w:rsidRPr="00FE348F">
        <w:t xml:space="preserve"> </w:t>
      </w:r>
      <w:r w:rsidRPr="00FE348F">
        <w:rPr>
          <w:rFonts w:hint="eastAsia"/>
        </w:rPr>
        <w:t>실시간계좌이체</w:t>
      </w:r>
      <w:r w:rsidRPr="00FE348F">
        <w:t xml:space="preserve"> 2</w:t>
      </w:r>
      <w:r w:rsidRPr="00FE348F">
        <w:rPr>
          <w:rFonts w:hint="eastAsia"/>
        </w:rPr>
        <w:t>가지이며</w:t>
      </w:r>
      <w:r>
        <w:t>,</w:t>
      </w:r>
      <w:r>
        <w:br/>
      </w:r>
      <w:r w:rsidRPr="00FE348F">
        <w:rPr>
          <w:rFonts w:hint="eastAsia"/>
        </w:rPr>
        <w:t>무료교환쿠폰 사용도 가능하다.</w:t>
      </w:r>
      <w:r w:rsidR="00DA30AC">
        <w:br/>
        <w:t xml:space="preserve"> </w:t>
      </w:r>
    </w:p>
    <w:p w14:paraId="3F5FA7AF" w14:textId="5013024A" w:rsidR="003F7FE5" w:rsidRDefault="001B6F6C" w:rsidP="00080D83">
      <w:pPr>
        <w:pStyle w:val="a"/>
      </w:pPr>
      <w:r>
        <w:rPr>
          <w:rFonts w:hint="eastAsia"/>
        </w:rPr>
        <w:t>관리자(고객센터)</w:t>
      </w:r>
      <w:r w:rsidR="003F7FE5" w:rsidRPr="006E7232">
        <w:rPr>
          <w:rFonts w:hint="eastAsia"/>
        </w:rPr>
        <w:t xml:space="preserve">를 통하여 접수한 경우 </w:t>
      </w:r>
    </w:p>
    <w:p w14:paraId="53B0BD10" w14:textId="15CF18BF" w:rsidR="003F7FE5" w:rsidRPr="00B87E65" w:rsidRDefault="003F7FE5" w:rsidP="003F7FE5">
      <w:pPr>
        <w:pStyle w:val="af3"/>
        <w:rPr>
          <w:sz w:val="22"/>
        </w:rPr>
      </w:pPr>
      <w:r w:rsidRPr="00B87E65">
        <w:rPr>
          <w:rFonts w:hint="eastAsia"/>
          <w:sz w:val="22"/>
        </w:rPr>
        <w:lastRenderedPageBreak/>
        <w:t>-</w:t>
      </w:r>
      <w:r w:rsidRPr="00B87E65">
        <w:rPr>
          <w:sz w:val="22"/>
        </w:rPr>
        <w:t xml:space="preserve"> </w:t>
      </w:r>
      <w:r w:rsidRPr="00B87E65">
        <w:rPr>
          <w:rFonts w:hint="eastAsia"/>
          <w:sz w:val="22"/>
        </w:rPr>
        <w:t>배송비용 발생 시 가상계좌를 발급하거나 무료교환 쿠폰(신청 회원이 보유한 경우)을 사용하여 결제가 가능하다.</w:t>
      </w:r>
      <w:r w:rsidRPr="00B87E65">
        <w:rPr>
          <w:sz w:val="22"/>
        </w:rPr>
        <w:br/>
        <w:t xml:space="preserve">- </w:t>
      </w:r>
      <w:r w:rsidRPr="00B87E65">
        <w:rPr>
          <w:rFonts w:hint="eastAsia"/>
          <w:sz w:val="22"/>
        </w:rPr>
        <w:t xml:space="preserve">가상계좌와 </w:t>
      </w:r>
      <w:r w:rsidR="005B4A37">
        <w:rPr>
          <w:rFonts w:hint="eastAsia"/>
          <w:sz w:val="22"/>
        </w:rPr>
        <w:t>교환 배송</w:t>
      </w:r>
      <w:r w:rsidRPr="00B87E65">
        <w:rPr>
          <w:rFonts w:hint="eastAsia"/>
          <w:sz w:val="22"/>
        </w:rPr>
        <w:t xml:space="preserve">비용은 </w:t>
      </w:r>
      <w:r w:rsidRPr="00B87E65">
        <w:rPr>
          <w:sz w:val="22"/>
        </w:rPr>
        <w:t>‘</w:t>
      </w:r>
      <w:r w:rsidRPr="00B87E65">
        <w:rPr>
          <w:rFonts w:hint="eastAsia"/>
          <w:sz w:val="22"/>
        </w:rPr>
        <w:t>마이페이지&gt;쇼핑내역&gt;</w:t>
      </w:r>
      <w:r>
        <w:rPr>
          <w:rFonts w:hint="eastAsia"/>
          <w:sz w:val="22"/>
        </w:rPr>
        <w:t>취소/교환/반품</w:t>
      </w:r>
      <w:r w:rsidRPr="00B87E65">
        <w:rPr>
          <w:sz w:val="22"/>
        </w:rPr>
        <w:t>&gt;</w:t>
      </w:r>
      <w:r w:rsidRPr="00B87E65">
        <w:rPr>
          <w:rFonts w:hint="eastAsia"/>
          <w:sz w:val="22"/>
        </w:rPr>
        <w:t>교환 상세</w:t>
      </w:r>
      <w:r w:rsidRPr="00B87E65">
        <w:rPr>
          <w:sz w:val="22"/>
        </w:rPr>
        <w:t>’</w:t>
      </w:r>
      <w:r w:rsidRPr="00B87E65">
        <w:rPr>
          <w:sz w:val="22"/>
        </w:rPr>
        <w:br/>
      </w:r>
      <w:r w:rsidRPr="00B87E65">
        <w:rPr>
          <w:rFonts w:hint="eastAsia"/>
          <w:sz w:val="22"/>
        </w:rPr>
        <w:t xml:space="preserve">화면에서 확인 </w:t>
      </w:r>
      <w:r w:rsidRPr="00780082">
        <w:rPr>
          <w:rFonts w:hint="eastAsia"/>
          <w:color w:val="000000" w:themeColor="text1"/>
          <w:sz w:val="22"/>
        </w:rPr>
        <w:t>가능하다.</w:t>
      </w:r>
      <w:r w:rsidRPr="00780082">
        <w:rPr>
          <w:color w:val="000000" w:themeColor="text1"/>
          <w:sz w:val="22"/>
        </w:rPr>
        <w:br/>
      </w:r>
      <w:r w:rsidRPr="00B87E65">
        <w:rPr>
          <w:sz w:val="22"/>
        </w:rPr>
        <w:t xml:space="preserve">- </w:t>
      </w:r>
      <w:r w:rsidRPr="00B87E65">
        <w:rPr>
          <w:rFonts w:hint="eastAsia"/>
          <w:sz w:val="22"/>
        </w:rPr>
        <w:t>환수금액 또는 환불금액이 발생 된 경우 환수 금액 관리,</w:t>
      </w:r>
      <w:r w:rsidRPr="00B87E65">
        <w:rPr>
          <w:sz w:val="22"/>
        </w:rPr>
        <w:t xml:space="preserve"> </w:t>
      </w:r>
      <w:r w:rsidRPr="00B87E65">
        <w:rPr>
          <w:rFonts w:hint="eastAsia"/>
          <w:sz w:val="22"/>
        </w:rPr>
        <w:t>환불 금액 관리</w:t>
      </w:r>
      <w:r w:rsidRPr="00B87E65">
        <w:rPr>
          <w:sz w:val="22"/>
        </w:rPr>
        <w:t xml:space="preserve"> </w:t>
      </w:r>
      <w:r w:rsidRPr="00B87E65">
        <w:rPr>
          <w:rFonts w:hint="eastAsia"/>
          <w:sz w:val="22"/>
        </w:rPr>
        <w:t>각각의 메뉴에서 확인 및 처리가 가능하다.</w:t>
      </w:r>
      <w:r w:rsidR="00976AB6">
        <w:rPr>
          <w:sz w:val="22"/>
        </w:rPr>
        <w:br/>
      </w:r>
    </w:p>
    <w:p w14:paraId="5BA3765E" w14:textId="77777777" w:rsidR="00976AB6" w:rsidRDefault="00976AB6" w:rsidP="00971584">
      <w:pPr>
        <w:pStyle w:val="-30"/>
        <w:numPr>
          <w:ilvl w:val="2"/>
          <w:numId w:val="20"/>
        </w:numPr>
        <w:ind w:leftChars="213" w:left="993" w:hanging="567"/>
      </w:pPr>
      <w:bookmarkStart w:id="155" w:name="_Toc7512742"/>
      <w:r>
        <w:rPr>
          <w:rFonts w:hint="eastAsia"/>
        </w:rPr>
        <w:t>반송 배송비</w:t>
      </w:r>
      <w:bookmarkEnd w:id="155"/>
    </w:p>
    <w:p w14:paraId="33AB8CD9" w14:textId="359B2671" w:rsidR="00EE5AA2" w:rsidRPr="00976AB6" w:rsidRDefault="00976AB6" w:rsidP="00976AB6">
      <w:pPr>
        <w:pStyle w:val="a"/>
      </w:pPr>
      <w:r w:rsidRPr="00976AB6">
        <w:t xml:space="preserve">교환 </w:t>
      </w:r>
      <w:r w:rsidRPr="00976AB6">
        <w:rPr>
          <w:rFonts w:hint="eastAsia"/>
        </w:rPr>
        <w:t>접수처 구분과 상관없이 클레임 불가로 인하여 반송 처리되는 경우 반송 배송비는 발생하지 않는다.</w:t>
      </w:r>
    </w:p>
    <w:p w14:paraId="39186A9F" w14:textId="77777777" w:rsidR="00976AB6" w:rsidRPr="003F7FE5" w:rsidRDefault="00976AB6" w:rsidP="009B7C83"/>
    <w:p w14:paraId="574732E1" w14:textId="63D2A0CF" w:rsidR="0097170C" w:rsidRPr="001D69C3" w:rsidRDefault="0097170C" w:rsidP="00C02474">
      <w:pPr>
        <w:pStyle w:val="-20"/>
        <w:numPr>
          <w:ilvl w:val="1"/>
          <w:numId w:val="20"/>
        </w:numPr>
        <w:ind w:leftChars="142" w:left="851" w:hanging="567"/>
      </w:pPr>
      <w:bookmarkStart w:id="156" w:name="_Toc7512743"/>
      <w:r w:rsidRPr="001D69C3">
        <w:t>교환</w:t>
      </w:r>
      <w:r w:rsidR="00A41DC9">
        <w:rPr>
          <w:rFonts w:hint="eastAsia"/>
        </w:rPr>
        <w:t>접수</w:t>
      </w:r>
      <w:r w:rsidRPr="001D69C3">
        <w:t xml:space="preserve"> 철회</w:t>
      </w:r>
      <w:bookmarkEnd w:id="156"/>
    </w:p>
    <w:p w14:paraId="732513D7" w14:textId="77777777" w:rsidR="009B7C83" w:rsidRPr="009B7C83" w:rsidRDefault="009B7C83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57" w:name="_Toc6905875"/>
      <w:bookmarkStart w:id="158" w:name="_Toc7165721"/>
      <w:bookmarkStart w:id="159" w:name="_Toc7512744"/>
      <w:bookmarkEnd w:id="157"/>
      <w:bookmarkEnd w:id="158"/>
      <w:bookmarkEnd w:id="159"/>
    </w:p>
    <w:p w14:paraId="6177B79B" w14:textId="3B73B237" w:rsidR="0097170C" w:rsidRDefault="00A41DC9" w:rsidP="00120FB2">
      <w:pPr>
        <w:pStyle w:val="-30"/>
        <w:numPr>
          <w:ilvl w:val="2"/>
          <w:numId w:val="20"/>
        </w:numPr>
        <w:ind w:leftChars="213" w:left="993" w:hanging="567"/>
      </w:pPr>
      <w:bookmarkStart w:id="160" w:name="_Toc7512745"/>
      <w:r w:rsidRPr="009B7C83">
        <w:rPr>
          <w:rFonts w:hint="eastAsia"/>
        </w:rPr>
        <w:t>교환접수</w:t>
      </w:r>
      <w:r w:rsidR="00B87EA2">
        <w:rPr>
          <w:rFonts w:hint="eastAsia"/>
        </w:rPr>
        <w:t xml:space="preserve"> </w:t>
      </w:r>
      <w:r w:rsidRPr="009B7C83">
        <w:rPr>
          <w:rFonts w:hint="eastAsia"/>
        </w:rPr>
        <w:t>철회</w:t>
      </w:r>
      <w:r>
        <w:rPr>
          <w:rFonts w:hint="eastAsia"/>
        </w:rPr>
        <w:t xml:space="preserve"> 정의</w:t>
      </w:r>
      <w:bookmarkEnd w:id="160"/>
    </w:p>
    <w:p w14:paraId="63CB1C29" w14:textId="77777777" w:rsidR="000C4AED" w:rsidRDefault="000C4AED" w:rsidP="00080D83">
      <w:pPr>
        <w:pStyle w:val="a"/>
      </w:pPr>
      <w:r w:rsidRPr="001D69C3">
        <w:t>교환</w:t>
      </w:r>
      <w:r>
        <w:rPr>
          <w:rFonts w:hint="eastAsia"/>
        </w:rPr>
        <w:t xml:space="preserve"> </w:t>
      </w:r>
      <w:proofErr w:type="spellStart"/>
      <w:r w:rsidRPr="001D69C3">
        <w:rPr>
          <w:rFonts w:hint="eastAsia"/>
        </w:rPr>
        <w:t>접수건에</w:t>
      </w:r>
      <w:proofErr w:type="spellEnd"/>
      <w:r w:rsidRPr="001D69C3">
        <w:rPr>
          <w:rFonts w:hint="eastAsia"/>
        </w:rPr>
        <w:t xml:space="preserve"> 대하여 </w:t>
      </w:r>
      <w:r w:rsidRPr="001D69C3">
        <w:t>BO</w:t>
      </w:r>
      <w:r w:rsidRPr="001D69C3">
        <w:rPr>
          <w:rFonts w:hint="eastAsia"/>
        </w:rPr>
        <w:t xml:space="preserve">에서 </w:t>
      </w:r>
      <w:r w:rsidRPr="000C4AED">
        <w:rPr>
          <w:rFonts w:hint="eastAsia"/>
        </w:rPr>
        <w:t>수거지시</w:t>
      </w:r>
      <w:r w:rsidRPr="001D69C3">
        <w:rPr>
          <w:rFonts w:hint="eastAsia"/>
        </w:rPr>
        <w:t xml:space="preserve"> 처리</w:t>
      </w:r>
      <w:r w:rsidRPr="001D69C3">
        <w:t>(</w:t>
      </w:r>
      <w:r w:rsidRPr="001D69C3">
        <w:rPr>
          <w:rFonts w:hint="eastAsia"/>
        </w:rPr>
        <w:t xml:space="preserve">접수확인)전 까지는 </w:t>
      </w:r>
      <w:r w:rsidRPr="001D69C3">
        <w:t>교환을 철회할 수 있다.</w:t>
      </w:r>
      <w:r w:rsidRPr="001D69C3">
        <w:rPr>
          <w:rFonts w:hint="eastAsia"/>
        </w:rPr>
        <w:t xml:space="preserve"> </w:t>
      </w:r>
      <w:r>
        <w:t>(</w:t>
      </w:r>
      <w:r>
        <w:rPr>
          <w:rFonts w:hint="eastAsia"/>
        </w:rPr>
        <w:t>자사,</w:t>
      </w:r>
      <w:r>
        <w:t xml:space="preserve"> </w:t>
      </w:r>
      <w:proofErr w:type="spellStart"/>
      <w:r>
        <w:rPr>
          <w:rFonts w:hint="eastAsia"/>
        </w:rPr>
        <w:t>입점사</w:t>
      </w:r>
      <w:proofErr w:type="spellEnd"/>
      <w:r>
        <w:rPr>
          <w:rFonts w:hint="eastAsia"/>
        </w:rPr>
        <w:t xml:space="preserve"> 동일)</w:t>
      </w:r>
    </w:p>
    <w:p w14:paraId="7A2705A3" w14:textId="77777777" w:rsidR="000C4AED" w:rsidRPr="000C4AED" w:rsidRDefault="000C4AED" w:rsidP="000C4AED"/>
    <w:p w14:paraId="243EEABF" w14:textId="0D5C4C15" w:rsidR="0097170C" w:rsidRPr="000C4AED" w:rsidRDefault="000C4AED" w:rsidP="00120FB2">
      <w:pPr>
        <w:pStyle w:val="-30"/>
        <w:numPr>
          <w:ilvl w:val="2"/>
          <w:numId w:val="20"/>
        </w:numPr>
        <w:ind w:leftChars="213" w:left="993" w:hanging="567"/>
      </w:pPr>
      <w:bookmarkStart w:id="161" w:name="_Toc7512746"/>
      <w:r w:rsidRPr="000C4AED">
        <w:t>교환 철회 사유</w:t>
      </w:r>
      <w:bookmarkEnd w:id="161"/>
    </w:p>
    <w:tbl>
      <w:tblPr>
        <w:tblW w:w="52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39"/>
        <w:gridCol w:w="909"/>
        <w:gridCol w:w="1133"/>
        <w:gridCol w:w="5812"/>
      </w:tblGrid>
      <w:tr w:rsidR="00C3235D" w:rsidRPr="001D69C3" w14:paraId="65E8AD33" w14:textId="77777777" w:rsidTr="00980F8C">
        <w:trPr>
          <w:trHeight w:val="397"/>
        </w:trPr>
        <w:tc>
          <w:tcPr>
            <w:tcW w:w="863" w:type="pct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4A4AC332" w14:textId="77777777" w:rsidR="00C3235D" w:rsidRPr="001D69C3" w:rsidRDefault="00C3235D" w:rsidP="00980F8C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1D69C3"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  <w:t>사유</w:t>
            </w:r>
          </w:p>
        </w:tc>
        <w:tc>
          <w:tcPr>
            <w:tcW w:w="479" w:type="pct"/>
            <w:shd w:val="clear" w:color="auto" w:fill="BFBFBF"/>
            <w:vAlign w:val="center"/>
          </w:tcPr>
          <w:p w14:paraId="312F402A" w14:textId="77777777" w:rsidR="00C3235D" w:rsidRPr="001D69C3" w:rsidRDefault="00C3235D" w:rsidP="00980F8C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1D69C3">
              <w:rPr>
                <w:rFonts w:cs="굴림" w:hint="eastAsia"/>
                <w:b/>
                <w:bCs/>
                <w:snapToGrid w:val="0"/>
                <w:color w:val="000000" w:themeColor="text1"/>
              </w:rPr>
              <w:t>F</w:t>
            </w:r>
            <w:r w:rsidRPr="001D69C3">
              <w:rPr>
                <w:rFonts w:cs="굴림"/>
                <w:b/>
                <w:bCs/>
                <w:snapToGrid w:val="0"/>
                <w:color w:val="000000" w:themeColor="text1"/>
              </w:rPr>
              <w:t>O</w:t>
            </w:r>
            <w:r w:rsidRPr="001D69C3">
              <w:rPr>
                <w:rFonts w:cs="굴림" w:hint="eastAsia"/>
                <w:b/>
                <w:bCs/>
                <w:snapToGrid w:val="0"/>
                <w:color w:val="000000" w:themeColor="text1"/>
              </w:rPr>
              <w:t>노출</w:t>
            </w:r>
          </w:p>
        </w:tc>
        <w:tc>
          <w:tcPr>
            <w:tcW w:w="597" w:type="pct"/>
            <w:shd w:val="clear" w:color="auto" w:fill="BFBFBF"/>
            <w:vAlign w:val="center"/>
          </w:tcPr>
          <w:p w14:paraId="7CBD4D6B" w14:textId="77777777" w:rsidR="00C3235D" w:rsidRPr="001D69C3" w:rsidRDefault="00C3235D" w:rsidP="00980F8C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1D69C3">
              <w:rPr>
                <w:rFonts w:cs="굴림" w:hint="eastAsia"/>
                <w:b/>
                <w:bCs/>
                <w:snapToGrid w:val="0"/>
                <w:color w:val="000000" w:themeColor="text1"/>
              </w:rPr>
              <w:t>B</w:t>
            </w:r>
            <w:r w:rsidRPr="001D69C3">
              <w:rPr>
                <w:rFonts w:cs="굴림"/>
                <w:b/>
                <w:bCs/>
                <w:snapToGrid w:val="0"/>
                <w:color w:val="000000" w:themeColor="text1"/>
              </w:rPr>
              <w:t>O</w:t>
            </w:r>
            <w:r w:rsidRPr="001D69C3">
              <w:rPr>
                <w:rFonts w:cs="굴림" w:hint="eastAsia"/>
                <w:b/>
                <w:bCs/>
                <w:snapToGrid w:val="0"/>
                <w:color w:val="000000" w:themeColor="text1"/>
              </w:rPr>
              <w:t>노출</w:t>
            </w:r>
          </w:p>
        </w:tc>
        <w:tc>
          <w:tcPr>
            <w:tcW w:w="3061" w:type="pct"/>
            <w:shd w:val="clear" w:color="auto" w:fill="BFBFBF"/>
            <w:vAlign w:val="center"/>
          </w:tcPr>
          <w:p w14:paraId="054FEAA0" w14:textId="77777777" w:rsidR="00C3235D" w:rsidRPr="001D69C3" w:rsidRDefault="00C3235D" w:rsidP="00980F8C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1D69C3">
              <w:rPr>
                <w:rFonts w:cs="굴림"/>
                <w:b/>
                <w:bCs/>
                <w:snapToGrid w:val="0"/>
                <w:color w:val="000000"/>
                <w:sz w:val="18"/>
                <w:szCs w:val="18"/>
              </w:rPr>
              <w:t>설명</w:t>
            </w:r>
          </w:p>
        </w:tc>
      </w:tr>
      <w:tr w:rsidR="00C3235D" w:rsidRPr="001D69C3" w14:paraId="7E9F4191" w14:textId="77777777" w:rsidTr="00980F8C">
        <w:trPr>
          <w:trHeight w:val="397"/>
        </w:trPr>
        <w:tc>
          <w:tcPr>
            <w:tcW w:w="863" w:type="pct"/>
            <w:shd w:val="clear" w:color="auto" w:fill="F2F2F2"/>
            <w:vAlign w:val="center"/>
          </w:tcPr>
          <w:p w14:paraId="2A497CC2" w14:textId="77777777" w:rsidR="00C3235D" w:rsidRPr="001D69C3" w:rsidRDefault="00C3235D" w:rsidP="00C3235D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sz w:val="18"/>
                <w:szCs w:val="18"/>
              </w:rPr>
            </w:pPr>
            <w:proofErr w:type="spellStart"/>
            <w:r w:rsidRPr="001D69C3">
              <w:rPr>
                <w:rFonts w:cs="굴림"/>
                <w:bCs/>
                <w:snapToGrid w:val="0"/>
                <w:sz w:val="18"/>
                <w:szCs w:val="18"/>
              </w:rPr>
              <w:t>고객변심</w:t>
            </w:r>
            <w:proofErr w:type="spellEnd"/>
          </w:p>
        </w:tc>
        <w:tc>
          <w:tcPr>
            <w:tcW w:w="479" w:type="pct"/>
            <w:vAlign w:val="center"/>
          </w:tcPr>
          <w:p w14:paraId="6043E249" w14:textId="77777777" w:rsidR="00C3235D" w:rsidRPr="001D69C3" w:rsidRDefault="00C3235D" w:rsidP="00C3235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8"/>
                <w:szCs w:val="18"/>
              </w:rPr>
            </w:pPr>
            <w:r w:rsidRPr="00C606E0">
              <w:rPr>
                <w:rFonts w:cs="Arial" w:hint="eastAsia"/>
                <w:color w:val="000000" w:themeColor="text1"/>
                <w:spacing w:val="-12"/>
                <w:kern w:val="24"/>
                <w:sz w:val="18"/>
                <w:szCs w:val="18"/>
              </w:rPr>
              <w:t>○</w:t>
            </w:r>
          </w:p>
        </w:tc>
        <w:tc>
          <w:tcPr>
            <w:tcW w:w="597" w:type="pct"/>
            <w:vAlign w:val="center"/>
          </w:tcPr>
          <w:p w14:paraId="274CF31F" w14:textId="77777777" w:rsidR="00C3235D" w:rsidRPr="001D69C3" w:rsidRDefault="00C3235D" w:rsidP="00C3235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8"/>
                <w:szCs w:val="18"/>
              </w:rPr>
            </w:pPr>
            <w:r w:rsidRPr="00C606E0">
              <w:rPr>
                <w:rFonts w:cs="Arial" w:hint="eastAsia"/>
                <w:color w:val="000000" w:themeColor="text1"/>
                <w:spacing w:val="-12"/>
                <w:kern w:val="24"/>
                <w:sz w:val="18"/>
                <w:szCs w:val="18"/>
              </w:rPr>
              <w:t>○</w:t>
            </w:r>
          </w:p>
        </w:tc>
        <w:tc>
          <w:tcPr>
            <w:tcW w:w="3061" w:type="pct"/>
            <w:vAlign w:val="center"/>
          </w:tcPr>
          <w:p w14:paraId="4E17B59E" w14:textId="1FE727DD" w:rsidR="00C3235D" w:rsidRPr="001D69C3" w:rsidRDefault="00C3235D" w:rsidP="00C3235D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8"/>
                <w:szCs w:val="18"/>
              </w:rPr>
            </w:pPr>
            <w:r w:rsidRPr="001D69C3">
              <w:rPr>
                <w:rFonts w:cs="굴림"/>
                <w:bCs/>
                <w:iCs/>
                <w:sz w:val="18"/>
                <w:szCs w:val="18"/>
              </w:rPr>
              <w:t xml:space="preserve">구매자가 </w:t>
            </w:r>
            <w:r>
              <w:rPr>
                <w:rFonts w:cs="굴림" w:hint="eastAsia"/>
                <w:bCs/>
                <w:iCs/>
                <w:sz w:val="18"/>
                <w:szCs w:val="18"/>
              </w:rPr>
              <w:t xml:space="preserve">교환할 </w:t>
            </w:r>
            <w:r w:rsidRPr="001D69C3">
              <w:rPr>
                <w:rFonts w:cs="굴림"/>
                <w:bCs/>
                <w:iCs/>
                <w:sz w:val="18"/>
                <w:szCs w:val="18"/>
              </w:rPr>
              <w:t xml:space="preserve">상품을 </w:t>
            </w:r>
            <w:r>
              <w:rPr>
                <w:rFonts w:cs="굴림" w:hint="eastAsia"/>
                <w:bCs/>
                <w:iCs/>
                <w:sz w:val="18"/>
                <w:szCs w:val="18"/>
              </w:rPr>
              <w:t>교환하지</w:t>
            </w:r>
            <w:r w:rsidRPr="001D69C3">
              <w:rPr>
                <w:rFonts w:cs="굴림"/>
                <w:bCs/>
                <w:iCs/>
                <w:sz w:val="18"/>
                <w:szCs w:val="18"/>
              </w:rPr>
              <w:t xml:space="preserve"> 않고 사용하겠다고 요청한 경우</w:t>
            </w:r>
          </w:p>
        </w:tc>
      </w:tr>
      <w:tr w:rsidR="00C3235D" w:rsidRPr="001D69C3" w14:paraId="7E13AF01" w14:textId="77777777" w:rsidTr="00980F8C">
        <w:trPr>
          <w:trHeight w:val="397"/>
        </w:trPr>
        <w:tc>
          <w:tcPr>
            <w:tcW w:w="863" w:type="pct"/>
            <w:shd w:val="clear" w:color="auto" w:fill="F2F2F2"/>
            <w:vAlign w:val="center"/>
          </w:tcPr>
          <w:p w14:paraId="3EA34958" w14:textId="77777777" w:rsidR="00C3235D" w:rsidRPr="001D69C3" w:rsidRDefault="00C3235D" w:rsidP="00C3235D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sz w:val="18"/>
                <w:szCs w:val="18"/>
              </w:rPr>
            </w:pPr>
            <w:r>
              <w:rPr>
                <w:rFonts w:cs="굴림" w:hint="eastAsia"/>
                <w:bCs/>
                <w:snapToGrid w:val="0"/>
                <w:sz w:val="18"/>
                <w:szCs w:val="18"/>
              </w:rPr>
              <w:t>관리자 임의 처리</w:t>
            </w:r>
          </w:p>
        </w:tc>
        <w:tc>
          <w:tcPr>
            <w:tcW w:w="479" w:type="pct"/>
            <w:vAlign w:val="center"/>
          </w:tcPr>
          <w:p w14:paraId="19417D94" w14:textId="77777777" w:rsidR="00C3235D" w:rsidRPr="001D69C3" w:rsidRDefault="00C3235D" w:rsidP="00C3235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8"/>
                <w:szCs w:val="18"/>
              </w:rPr>
            </w:pPr>
            <w:r>
              <w:rPr>
                <w:rFonts w:cs="Arial" w:hint="eastAsia"/>
                <w:color w:val="000000" w:themeColor="text1"/>
                <w:spacing w:val="-12"/>
                <w:kern w:val="24"/>
                <w:sz w:val="18"/>
                <w:szCs w:val="18"/>
              </w:rPr>
              <w:t>X</w:t>
            </w:r>
          </w:p>
        </w:tc>
        <w:tc>
          <w:tcPr>
            <w:tcW w:w="597" w:type="pct"/>
            <w:vAlign w:val="center"/>
          </w:tcPr>
          <w:p w14:paraId="007B4A9F" w14:textId="77777777" w:rsidR="00C3235D" w:rsidRDefault="00C3235D" w:rsidP="00C3235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8"/>
                <w:szCs w:val="18"/>
              </w:rPr>
            </w:pPr>
            <w:r w:rsidRPr="00C606E0">
              <w:rPr>
                <w:rFonts w:cs="Arial" w:hint="eastAsia"/>
                <w:color w:val="000000" w:themeColor="text1"/>
                <w:spacing w:val="-12"/>
                <w:kern w:val="24"/>
                <w:sz w:val="18"/>
                <w:szCs w:val="18"/>
              </w:rPr>
              <w:t>○</w:t>
            </w:r>
          </w:p>
        </w:tc>
        <w:tc>
          <w:tcPr>
            <w:tcW w:w="3061" w:type="pct"/>
            <w:vAlign w:val="center"/>
          </w:tcPr>
          <w:p w14:paraId="14EA5D8D" w14:textId="1892EEAF" w:rsidR="00C3235D" w:rsidRPr="001D69C3" w:rsidRDefault="00C3235D" w:rsidP="00C3235D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8"/>
                <w:szCs w:val="18"/>
              </w:rPr>
            </w:pPr>
            <w:r>
              <w:rPr>
                <w:rFonts w:cs="굴림" w:hint="eastAsia"/>
                <w:bCs/>
                <w:iCs/>
                <w:sz w:val="18"/>
                <w:szCs w:val="18"/>
              </w:rPr>
              <w:t>관리자가 임의로 교환 접수 건에 대하여 철회를 진행하는 경우</w:t>
            </w:r>
          </w:p>
        </w:tc>
      </w:tr>
      <w:tr w:rsidR="00C3235D" w:rsidRPr="001D69C3" w14:paraId="32A8628E" w14:textId="77777777" w:rsidTr="00980F8C">
        <w:trPr>
          <w:trHeight w:val="397"/>
        </w:trPr>
        <w:tc>
          <w:tcPr>
            <w:tcW w:w="863" w:type="pct"/>
            <w:shd w:val="clear" w:color="auto" w:fill="F2F2F2"/>
            <w:vAlign w:val="center"/>
          </w:tcPr>
          <w:p w14:paraId="542DBB53" w14:textId="77777777" w:rsidR="00C3235D" w:rsidRDefault="00C3235D" w:rsidP="00C3235D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sz w:val="18"/>
                <w:szCs w:val="18"/>
              </w:rPr>
            </w:pPr>
            <w:r>
              <w:rPr>
                <w:rFonts w:cs="굴림" w:hint="eastAsia"/>
                <w:bCs/>
                <w:snapToGrid w:val="0"/>
                <w:sz w:val="18"/>
                <w:szCs w:val="18"/>
              </w:rPr>
              <w:t>기타</w:t>
            </w:r>
          </w:p>
        </w:tc>
        <w:tc>
          <w:tcPr>
            <w:tcW w:w="479" w:type="pct"/>
            <w:vAlign w:val="center"/>
          </w:tcPr>
          <w:p w14:paraId="79784E6B" w14:textId="77777777" w:rsidR="00C3235D" w:rsidRPr="001D69C3" w:rsidRDefault="00C3235D" w:rsidP="00C3235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8"/>
                <w:szCs w:val="18"/>
              </w:rPr>
            </w:pPr>
            <w:r w:rsidRPr="00C606E0">
              <w:rPr>
                <w:rFonts w:cs="Arial" w:hint="eastAsia"/>
                <w:color w:val="000000" w:themeColor="text1"/>
                <w:spacing w:val="-12"/>
                <w:kern w:val="24"/>
                <w:sz w:val="18"/>
                <w:szCs w:val="18"/>
              </w:rPr>
              <w:t>○</w:t>
            </w:r>
          </w:p>
        </w:tc>
        <w:tc>
          <w:tcPr>
            <w:tcW w:w="597" w:type="pct"/>
            <w:vAlign w:val="center"/>
          </w:tcPr>
          <w:p w14:paraId="176554F6" w14:textId="77777777" w:rsidR="00C3235D" w:rsidRDefault="00C3235D" w:rsidP="00C3235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8"/>
                <w:szCs w:val="18"/>
              </w:rPr>
            </w:pPr>
            <w:r w:rsidRPr="00C606E0">
              <w:rPr>
                <w:rFonts w:cs="Arial" w:hint="eastAsia"/>
                <w:color w:val="000000" w:themeColor="text1"/>
                <w:spacing w:val="-12"/>
                <w:kern w:val="24"/>
                <w:sz w:val="18"/>
                <w:szCs w:val="18"/>
              </w:rPr>
              <w:t>○</w:t>
            </w:r>
          </w:p>
        </w:tc>
        <w:tc>
          <w:tcPr>
            <w:tcW w:w="3061" w:type="pct"/>
            <w:vAlign w:val="center"/>
          </w:tcPr>
          <w:p w14:paraId="25791F09" w14:textId="15E418DE" w:rsidR="00C3235D" w:rsidRPr="001D69C3" w:rsidRDefault="00C3235D" w:rsidP="00C3235D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8"/>
                <w:szCs w:val="18"/>
              </w:rPr>
            </w:pPr>
            <w:proofErr w:type="spellStart"/>
            <w:r>
              <w:rPr>
                <w:rFonts w:cs="굴림" w:hint="eastAsia"/>
                <w:bCs/>
                <w:iCs/>
                <w:sz w:val="18"/>
                <w:szCs w:val="18"/>
              </w:rPr>
              <w:t>고객변심</w:t>
            </w:r>
            <w:proofErr w:type="spellEnd"/>
            <w:r>
              <w:rPr>
                <w:rFonts w:cs="굴림" w:hint="eastAsia"/>
                <w:bCs/>
                <w:iCs/>
                <w:sz w:val="18"/>
                <w:szCs w:val="18"/>
              </w:rPr>
              <w:t>,</w:t>
            </w:r>
            <w:r>
              <w:rPr>
                <w:rFonts w:cs="굴림"/>
                <w:bCs/>
                <w:iCs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bCs/>
                <w:iCs/>
                <w:sz w:val="18"/>
                <w:szCs w:val="18"/>
              </w:rPr>
              <w:t>관리자 임의 처리 외 사유에 의하여 교환을 철회하는 경우</w:t>
            </w:r>
            <w:r w:rsidRPr="001D69C3">
              <w:rPr>
                <w:rFonts w:hint="eastAsia"/>
                <w:noProof/>
                <w:color w:val="000000" w:themeColor="text1"/>
              </w:rPr>
              <w:t xml:space="preserve"> </w:t>
            </w:r>
          </w:p>
        </w:tc>
      </w:tr>
    </w:tbl>
    <w:p w14:paraId="08A9A08A" w14:textId="3EF36900" w:rsidR="00C3235D" w:rsidRDefault="00C3235D">
      <w:pPr>
        <w:widowControl/>
        <w:spacing w:line="240" w:lineRule="auto"/>
        <w:jc w:val="left"/>
      </w:pPr>
    </w:p>
    <w:p w14:paraId="1B0FF912" w14:textId="77777777" w:rsidR="00C3235D" w:rsidRDefault="00C3235D">
      <w:pPr>
        <w:widowControl/>
        <w:spacing w:line="240" w:lineRule="auto"/>
        <w:jc w:val="left"/>
      </w:pPr>
      <w:r>
        <w:br w:type="page"/>
      </w:r>
    </w:p>
    <w:p w14:paraId="7F27385C" w14:textId="13E8FF37" w:rsidR="0097170C" w:rsidRPr="00971584" w:rsidRDefault="003D7767" w:rsidP="00D82FB1">
      <w:pPr>
        <w:pStyle w:val="1Depth"/>
      </w:pPr>
      <w:bookmarkStart w:id="162" w:name="_Toc7512747"/>
      <w:r w:rsidRPr="00971584">
        <w:lastRenderedPageBreak/>
        <w:t>환불</w:t>
      </w:r>
      <w:bookmarkEnd w:id="162"/>
    </w:p>
    <w:p w14:paraId="7EFE919B" w14:textId="77777777" w:rsidR="009B7C83" w:rsidRPr="009B7C83" w:rsidRDefault="009B7C83" w:rsidP="00685CFA">
      <w:pPr>
        <w:pStyle w:val="af3"/>
        <w:numPr>
          <w:ilvl w:val="0"/>
          <w:numId w:val="15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EastAsia" w:eastAsiaTheme="minorEastAsia" w:hAnsiTheme="minorEastAsia" w:cs="Calibri"/>
          <w:b/>
          <w:vanish/>
          <w:kern w:val="2"/>
          <w:sz w:val="24"/>
          <w:szCs w:val="24"/>
        </w:rPr>
      </w:pPr>
      <w:bookmarkStart w:id="163" w:name="_Toc6905879"/>
      <w:bookmarkStart w:id="164" w:name="_Toc7165725"/>
      <w:bookmarkStart w:id="165" w:name="_Toc7512748"/>
      <w:bookmarkEnd w:id="163"/>
      <w:bookmarkEnd w:id="164"/>
      <w:bookmarkEnd w:id="165"/>
    </w:p>
    <w:p w14:paraId="1EAA2213" w14:textId="4D8E0706" w:rsidR="0097170C" w:rsidRPr="001D69C3" w:rsidRDefault="003D7767" w:rsidP="00C02474">
      <w:pPr>
        <w:pStyle w:val="-20"/>
        <w:numPr>
          <w:ilvl w:val="1"/>
          <w:numId w:val="20"/>
        </w:numPr>
        <w:ind w:leftChars="142" w:left="851" w:hanging="567"/>
      </w:pPr>
      <w:bookmarkStart w:id="166" w:name="_Toc7512749"/>
      <w:r>
        <w:rPr>
          <w:rFonts w:hint="eastAsia"/>
        </w:rPr>
        <w:t>환불 정의</w:t>
      </w:r>
      <w:bookmarkEnd w:id="166"/>
    </w:p>
    <w:p w14:paraId="7FEA0818" w14:textId="55F5EB6A" w:rsidR="0097170C" w:rsidRPr="001D69C3" w:rsidRDefault="0097170C" w:rsidP="00080D83">
      <w:pPr>
        <w:pStyle w:val="a"/>
      </w:pPr>
      <w:r w:rsidRPr="001D69C3">
        <w:t>환불</w:t>
      </w:r>
      <w:r w:rsidR="00BA622F">
        <w:rPr>
          <w:rFonts w:hint="eastAsia"/>
        </w:rPr>
        <w:t>이란</w:t>
      </w:r>
      <w:r w:rsidRPr="001D69C3">
        <w:t xml:space="preserve"> 주문취소나 반품으로 결제한 금액을 구매자에게 돌려주는 것을 말한다.</w:t>
      </w:r>
      <w:r w:rsidR="008768FE" w:rsidRPr="008768FE">
        <w:rPr>
          <w:rFonts w:hint="eastAsia"/>
        </w:rPr>
        <w:t xml:space="preserve"> </w:t>
      </w:r>
      <w:r w:rsidR="008768FE">
        <w:rPr>
          <w:rFonts w:hint="eastAsia"/>
        </w:rPr>
        <w:t>또한,</w:t>
      </w:r>
      <w:r w:rsidR="008768FE">
        <w:t xml:space="preserve"> </w:t>
      </w:r>
      <w:r w:rsidR="008768FE">
        <w:rPr>
          <w:rFonts w:hint="eastAsia"/>
        </w:rPr>
        <w:t>주문취소나 반품 外 고객 선</w:t>
      </w:r>
      <w:r w:rsidR="008F307C">
        <w:rPr>
          <w:rFonts w:hint="eastAsia"/>
        </w:rPr>
        <w:t xml:space="preserve"> </w:t>
      </w:r>
      <w:r w:rsidR="008768FE">
        <w:rPr>
          <w:rFonts w:hint="eastAsia"/>
        </w:rPr>
        <w:t xml:space="preserve">결제 배송비 취소 등의 사유로 추가 환불금액이 발생하는 경우에도 </w:t>
      </w:r>
      <w:r w:rsidR="008768FE">
        <w:t>‘</w:t>
      </w:r>
      <w:r w:rsidR="008768FE">
        <w:rPr>
          <w:rFonts w:hint="eastAsia"/>
        </w:rPr>
        <w:t>환불</w:t>
      </w:r>
      <w:r w:rsidR="008768FE">
        <w:t>’</w:t>
      </w:r>
      <w:r w:rsidR="008768FE">
        <w:rPr>
          <w:rFonts w:hint="eastAsia"/>
        </w:rPr>
        <w:t>이라 한다.</w:t>
      </w:r>
      <w:r w:rsidR="008768FE">
        <w:br/>
      </w:r>
    </w:p>
    <w:p w14:paraId="50456EB6" w14:textId="3A400825" w:rsidR="00954A5E" w:rsidRDefault="00053BC6" w:rsidP="00C02474">
      <w:pPr>
        <w:pStyle w:val="-20"/>
        <w:numPr>
          <w:ilvl w:val="1"/>
          <w:numId w:val="20"/>
        </w:numPr>
        <w:ind w:leftChars="142" w:left="851" w:hanging="567"/>
      </w:pPr>
      <w:bookmarkStart w:id="167" w:name="_Toc7512750"/>
      <w:r w:rsidRPr="001D69C3">
        <w:t xml:space="preserve">환불 </w:t>
      </w:r>
      <w:r>
        <w:rPr>
          <w:rFonts w:hint="eastAsia"/>
        </w:rPr>
        <w:t>기본정책</w:t>
      </w:r>
      <w:bookmarkEnd w:id="167"/>
    </w:p>
    <w:p w14:paraId="12B52ED6" w14:textId="3E36329A" w:rsidR="00954A5E" w:rsidRDefault="00954A5E" w:rsidP="00080D83">
      <w:pPr>
        <w:pStyle w:val="a"/>
      </w:pPr>
      <w:proofErr w:type="spellStart"/>
      <w:r w:rsidRPr="00954A5E">
        <w:rPr>
          <w:rFonts w:hint="eastAsia"/>
        </w:rPr>
        <w:t>입점사의</w:t>
      </w:r>
      <w:proofErr w:type="spellEnd"/>
      <w:r w:rsidRPr="00954A5E">
        <w:rPr>
          <w:rFonts w:hint="eastAsia"/>
        </w:rPr>
        <w:t xml:space="preserve"> 최종 환불 처리는 고객센터에서 처리한다.</w:t>
      </w:r>
      <w:r w:rsidR="00031D02">
        <w:rPr>
          <w:rFonts w:hint="eastAsia"/>
        </w:rPr>
        <w:t xml:space="preserve"> </w:t>
      </w:r>
      <w:r w:rsidR="0000511F">
        <w:t>(</w:t>
      </w:r>
      <w:proofErr w:type="spellStart"/>
      <w:r w:rsidR="0000511F">
        <w:rPr>
          <w:rFonts w:hint="eastAsia"/>
        </w:rPr>
        <w:t>입점사</w:t>
      </w:r>
      <w:proofErr w:type="spellEnd"/>
      <w:r w:rsidR="0000511F">
        <w:rPr>
          <w:rFonts w:hint="eastAsia"/>
        </w:rPr>
        <w:t xml:space="preserve"> 직접 처리불가)</w:t>
      </w:r>
    </w:p>
    <w:p w14:paraId="4BD27EBD" w14:textId="1247EC30" w:rsidR="00954A5E" w:rsidRPr="00954A5E" w:rsidRDefault="000C29FF" w:rsidP="00080D83">
      <w:pPr>
        <w:pStyle w:val="a"/>
      </w:pPr>
      <w:r>
        <w:rPr>
          <w:rFonts w:hint="eastAsia"/>
        </w:rPr>
        <w:t xml:space="preserve">환불은 </w:t>
      </w:r>
      <w:r w:rsidR="00604459">
        <w:rPr>
          <w:rFonts w:hint="eastAsia"/>
        </w:rPr>
        <w:t xml:space="preserve">주문취소 또는 반품 시 </w:t>
      </w:r>
      <w:r w:rsidR="00604459">
        <w:t>‘</w:t>
      </w:r>
      <w:r w:rsidR="00604459">
        <w:rPr>
          <w:rFonts w:hint="eastAsia"/>
        </w:rPr>
        <w:t>무통장 입금</w:t>
      </w:r>
      <w:r w:rsidR="00604459">
        <w:t>’</w:t>
      </w:r>
      <w:proofErr w:type="spellStart"/>
      <w:r w:rsidR="00604459">
        <w:rPr>
          <w:rFonts w:hint="eastAsia"/>
        </w:rPr>
        <w:t>으로</w:t>
      </w:r>
      <w:proofErr w:type="spellEnd"/>
      <w:r w:rsidR="00604459">
        <w:rPr>
          <w:rFonts w:hint="eastAsia"/>
        </w:rPr>
        <w:t xml:space="preserve"> 결제한 건에 한하여 환불계좌 정보 입력을 필수로 기입한다.</w:t>
      </w:r>
      <w:r w:rsidR="00604459">
        <w:br/>
        <w:t>*</w:t>
      </w:r>
      <w:r w:rsidR="00604459">
        <w:rPr>
          <w:rFonts w:hint="eastAsia"/>
        </w:rPr>
        <w:t xml:space="preserve">추가 환불 건이 발생한 경우, 결제수단과 상관없이 고객센터에서 </w:t>
      </w:r>
      <w:r w:rsidR="00604459">
        <w:t>BO</w:t>
      </w:r>
      <w:r w:rsidR="00604459">
        <w:rPr>
          <w:rFonts w:hint="eastAsia"/>
        </w:rPr>
        <w:t xml:space="preserve"> 클레임 상세에 고객 환불계좌 정보를 확인하여 </w:t>
      </w:r>
      <w:r w:rsidR="00924278">
        <w:rPr>
          <w:rFonts w:hint="eastAsia"/>
        </w:rPr>
        <w:t>처리한다.</w:t>
      </w:r>
      <w:r w:rsidR="00604459">
        <w:br/>
      </w:r>
    </w:p>
    <w:p w14:paraId="08C514B5" w14:textId="0DBE197A" w:rsidR="0097170C" w:rsidRPr="001D69C3" w:rsidRDefault="001F6160" w:rsidP="00C02474">
      <w:pPr>
        <w:pStyle w:val="-20"/>
        <w:numPr>
          <w:ilvl w:val="1"/>
          <w:numId w:val="20"/>
        </w:numPr>
        <w:ind w:leftChars="142" w:left="851" w:hanging="567"/>
      </w:pPr>
      <w:bookmarkStart w:id="168" w:name="_Toc7512751"/>
      <w:r>
        <w:rPr>
          <w:rFonts w:hint="eastAsia"/>
        </w:rPr>
        <w:t xml:space="preserve">환불 </w:t>
      </w:r>
      <w:r w:rsidR="0097170C" w:rsidRPr="001D69C3">
        <w:t>유형</w:t>
      </w:r>
      <w:bookmarkEnd w:id="168"/>
    </w:p>
    <w:p w14:paraId="4D9FD243" w14:textId="77777777" w:rsidR="00C12EF1" w:rsidRPr="00C12EF1" w:rsidRDefault="00C12EF1" w:rsidP="00685CFA">
      <w:pPr>
        <w:pStyle w:val="af3"/>
        <w:numPr>
          <w:ilvl w:val="0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69" w:name="_Toc6905883"/>
      <w:bookmarkStart w:id="170" w:name="_Toc7165729"/>
      <w:bookmarkStart w:id="171" w:name="_Toc7512752"/>
      <w:bookmarkEnd w:id="169"/>
      <w:bookmarkEnd w:id="170"/>
      <w:bookmarkEnd w:id="171"/>
    </w:p>
    <w:p w14:paraId="785A9A04" w14:textId="77777777" w:rsidR="00C12EF1" w:rsidRPr="00C12EF1" w:rsidRDefault="00C12EF1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72" w:name="_Toc6905884"/>
      <w:bookmarkStart w:id="173" w:name="_Toc7165730"/>
      <w:bookmarkStart w:id="174" w:name="_Toc7512753"/>
      <w:bookmarkEnd w:id="172"/>
      <w:bookmarkEnd w:id="173"/>
      <w:bookmarkEnd w:id="174"/>
    </w:p>
    <w:p w14:paraId="3B1A8F5E" w14:textId="77777777" w:rsidR="00C12EF1" w:rsidRPr="00C12EF1" w:rsidRDefault="00C12EF1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75" w:name="_Toc6905885"/>
      <w:bookmarkStart w:id="176" w:name="_Toc7165731"/>
      <w:bookmarkStart w:id="177" w:name="_Toc7512754"/>
      <w:bookmarkEnd w:id="175"/>
      <w:bookmarkEnd w:id="176"/>
      <w:bookmarkEnd w:id="177"/>
    </w:p>
    <w:p w14:paraId="0BB81D3A" w14:textId="46D38177" w:rsidR="0097170C" w:rsidRPr="00C12EF1" w:rsidRDefault="0097170C" w:rsidP="003002C4">
      <w:pPr>
        <w:pStyle w:val="-30"/>
        <w:numPr>
          <w:ilvl w:val="2"/>
          <w:numId w:val="20"/>
        </w:numPr>
        <w:ind w:leftChars="213" w:left="993" w:hanging="567"/>
      </w:pPr>
      <w:bookmarkStart w:id="178" w:name="_Toc7512755"/>
      <w:r w:rsidRPr="00C12EF1">
        <w:t>자동여부에 따른 유형</w:t>
      </w:r>
      <w:bookmarkEnd w:id="178"/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1"/>
        <w:gridCol w:w="7483"/>
      </w:tblGrid>
      <w:tr w:rsidR="0097170C" w:rsidRPr="00AC4A92" w14:paraId="5465D7F9" w14:textId="77777777" w:rsidTr="004F5A6D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145F9C3" w14:textId="77777777" w:rsidR="0097170C" w:rsidRPr="00BA622F" w:rsidRDefault="0097170C" w:rsidP="004F5A6D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BA622F"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6"/>
                <w:szCs w:val="18"/>
              </w:rPr>
              <w:t>유형</w:t>
            </w:r>
          </w:p>
        </w:tc>
        <w:tc>
          <w:tcPr>
            <w:tcW w:w="7483" w:type="dxa"/>
            <w:shd w:val="clear" w:color="auto" w:fill="BFBFBF"/>
            <w:vAlign w:val="center"/>
          </w:tcPr>
          <w:p w14:paraId="648B7073" w14:textId="77777777" w:rsidR="0097170C" w:rsidRPr="00BA622F" w:rsidRDefault="0097170C" w:rsidP="004F5A6D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BA622F"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6"/>
                <w:szCs w:val="18"/>
              </w:rPr>
              <w:t>설명</w:t>
            </w:r>
          </w:p>
        </w:tc>
      </w:tr>
      <w:tr w:rsidR="0097170C" w:rsidRPr="00AC4A92" w14:paraId="249B5419" w14:textId="77777777" w:rsidTr="004F5A6D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621B5062" w14:textId="77777777" w:rsidR="0097170C" w:rsidRPr="00BA622F" w:rsidRDefault="0097170C" w:rsidP="004F5A6D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6"/>
                <w:szCs w:val="18"/>
              </w:rPr>
            </w:pPr>
            <w:r w:rsidRPr="00BA622F"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6"/>
                <w:szCs w:val="18"/>
              </w:rPr>
              <w:t>자동환불</w:t>
            </w:r>
          </w:p>
        </w:tc>
        <w:tc>
          <w:tcPr>
            <w:tcW w:w="7483" w:type="dxa"/>
            <w:vAlign w:val="center"/>
          </w:tcPr>
          <w:p w14:paraId="4CE7B324" w14:textId="77777777" w:rsidR="0097170C" w:rsidRPr="00BA622F" w:rsidRDefault="00954A5E" w:rsidP="004F5A6D">
            <w:pPr>
              <w:spacing w:before="20" w:after="40" w:line="240" w:lineRule="exact"/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8"/>
              </w:rPr>
            </w:pPr>
            <w:r w:rsidRPr="00BA622F"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8"/>
              </w:rPr>
              <w:t>PG사의 환불 기능을 사용하여 온라인몰 시스템에서 수행하는 환불 처리</w:t>
            </w:r>
          </w:p>
          <w:p w14:paraId="6FD0495C" w14:textId="77777777" w:rsidR="0097170C" w:rsidRPr="00BA622F" w:rsidRDefault="0097170C" w:rsidP="004F5A6D">
            <w:pPr>
              <w:spacing w:before="20" w:after="40" w:line="240" w:lineRule="exact"/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8"/>
              </w:rPr>
            </w:pPr>
            <w:r w:rsidRPr="00BA622F"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8"/>
              </w:rPr>
              <w:t>* 주문취소 시 신용카드로 결제한 주문건은 자동환불</w:t>
            </w:r>
          </w:p>
        </w:tc>
      </w:tr>
      <w:tr w:rsidR="0097170C" w:rsidRPr="00AC4A92" w14:paraId="07A50914" w14:textId="77777777" w:rsidTr="00F5764B">
        <w:trPr>
          <w:trHeight w:val="700"/>
        </w:trPr>
        <w:tc>
          <w:tcPr>
            <w:tcW w:w="1701" w:type="dxa"/>
            <w:shd w:val="clear" w:color="auto" w:fill="F2F2F2"/>
            <w:vAlign w:val="center"/>
          </w:tcPr>
          <w:p w14:paraId="75F5F85A" w14:textId="77777777" w:rsidR="0097170C" w:rsidRPr="00BA622F" w:rsidRDefault="0097170C" w:rsidP="004F5A6D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6"/>
                <w:szCs w:val="18"/>
              </w:rPr>
            </w:pPr>
            <w:r w:rsidRPr="00BA622F"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6"/>
                <w:szCs w:val="18"/>
              </w:rPr>
              <w:t>수동환불</w:t>
            </w:r>
          </w:p>
        </w:tc>
        <w:tc>
          <w:tcPr>
            <w:tcW w:w="7483" w:type="dxa"/>
            <w:vAlign w:val="center"/>
          </w:tcPr>
          <w:p w14:paraId="783C1B7F" w14:textId="5ED877A2" w:rsidR="005B4A37" w:rsidRPr="00BA622F" w:rsidRDefault="005B4A37" w:rsidP="005B4A37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ajorHAnsi" w:eastAsiaTheme="majorHAnsi" w:hAnsiTheme="majorHAnsi"/>
                <w:bCs/>
                <w:iCs/>
                <w:color w:val="000000" w:themeColor="text1"/>
                <w:sz w:val="16"/>
                <w:szCs w:val="18"/>
              </w:rPr>
            </w:pPr>
            <w:r w:rsidRPr="00BA622F">
              <w:rPr>
                <w:rFonts w:ascii="맑은 고딕" w:eastAsia="맑은 고딕" w:hAnsi="맑은 고딕" w:cs="Arial Unicode MS" w:hint="eastAsia"/>
                <w:color w:val="000000"/>
                <w:spacing w:val="-12"/>
                <w:kern w:val="24"/>
                <w:sz w:val="16"/>
                <w:szCs w:val="16"/>
              </w:rPr>
              <w:t>P</w:t>
            </w:r>
            <w:r w:rsidRPr="00BA622F"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  <w:t>G</w:t>
            </w:r>
            <w:r w:rsidRPr="00BA622F">
              <w:rPr>
                <w:rFonts w:ascii="맑은 고딕" w:eastAsia="맑은 고딕" w:hAnsi="맑은 고딕" w:cs="Arial Unicode MS" w:hint="eastAsia"/>
                <w:color w:val="000000"/>
                <w:spacing w:val="-12"/>
                <w:kern w:val="24"/>
                <w:sz w:val="16"/>
                <w:szCs w:val="16"/>
              </w:rPr>
              <w:t>를 통한 즉시 환불이 불가능하여,</w:t>
            </w:r>
            <w:r w:rsidRPr="00BA622F"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  <w:t xml:space="preserve"> </w:t>
            </w:r>
            <w:r w:rsidRPr="00BA622F">
              <w:rPr>
                <w:rFonts w:ascii="맑은 고딕" w:eastAsia="맑은 고딕" w:hAnsi="맑은 고딕" w:cs="Arial Unicode MS" w:hint="eastAsia"/>
                <w:color w:val="000000"/>
                <w:spacing w:val="-12"/>
                <w:kern w:val="24"/>
                <w:sz w:val="16"/>
                <w:szCs w:val="16"/>
              </w:rPr>
              <w:t>수동으로 환불 처리</w:t>
            </w:r>
          </w:p>
          <w:p w14:paraId="78459A84" w14:textId="67BEBC64" w:rsidR="0097170C" w:rsidRPr="00BA622F" w:rsidRDefault="005B4A37" w:rsidP="004F5A6D">
            <w:pPr>
              <w:spacing w:before="20" w:after="40" w:line="240" w:lineRule="exact"/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8"/>
              </w:rPr>
            </w:pPr>
            <w:r w:rsidRPr="00BA622F"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8"/>
              </w:rPr>
              <w:t xml:space="preserve">- </w:t>
            </w:r>
            <w:r w:rsidR="0097170C" w:rsidRPr="00BA622F"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8"/>
              </w:rPr>
              <w:t xml:space="preserve">담당자가 </w:t>
            </w:r>
            <w:r w:rsidR="002A0F59" w:rsidRPr="00BA622F"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8"/>
              </w:rPr>
              <w:t>클레임 관리 화면</w:t>
            </w:r>
            <w:r w:rsidR="00127E54" w:rsidRPr="00BA622F"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8"/>
              </w:rPr>
              <w:t>의</w:t>
            </w:r>
            <w:r w:rsidR="002A0F59" w:rsidRPr="00BA622F"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8"/>
              </w:rPr>
              <w:t xml:space="preserve"> 상세</w:t>
            </w:r>
            <w:r w:rsidR="00D343C1" w:rsidRPr="00BA622F"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8"/>
              </w:rPr>
              <w:t xml:space="preserve">에서 환불금액 확인 후 </w:t>
            </w:r>
            <w:r w:rsidR="00D343C1" w:rsidRPr="00BA622F"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8"/>
              </w:rPr>
              <w:t>‘</w:t>
            </w:r>
            <w:r w:rsidR="00D343C1" w:rsidRPr="00BA622F"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8"/>
              </w:rPr>
              <w:t>환불대기</w:t>
            </w:r>
            <w:r w:rsidR="00D343C1" w:rsidRPr="00BA622F"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8"/>
              </w:rPr>
              <w:t>’</w:t>
            </w:r>
            <w:r w:rsidR="00D343C1" w:rsidRPr="00BA622F"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8"/>
              </w:rPr>
              <w:t>상태로 클레임 접수,</w:t>
            </w:r>
            <w:r w:rsidR="00D343C1" w:rsidRPr="00BA622F"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8"/>
              </w:rPr>
              <w:t xml:space="preserve"> </w:t>
            </w:r>
            <w:r w:rsidR="00923D69" w:rsidRPr="00BA622F"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8"/>
              </w:rPr>
              <w:t>‘</w:t>
            </w:r>
            <w:r w:rsidR="00923D69" w:rsidRPr="00BA622F"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8"/>
              </w:rPr>
              <w:t>환불 금액 관리</w:t>
            </w:r>
            <w:r w:rsidR="00923D69" w:rsidRPr="00BA622F"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8"/>
              </w:rPr>
              <w:t>’</w:t>
            </w:r>
            <w:r w:rsidR="00127E54" w:rsidRPr="00BA622F"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8"/>
              </w:rPr>
              <w:t>메뉴</w:t>
            </w:r>
            <w:r w:rsidR="00D343C1" w:rsidRPr="00BA622F"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8"/>
              </w:rPr>
              <w:t xml:space="preserve">에서 해당 내용을 확인한 후 재경팀에서 </w:t>
            </w:r>
            <w:r w:rsidR="00D343C1" w:rsidRPr="00BA622F"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8"/>
              </w:rPr>
              <w:t>‘</w:t>
            </w:r>
            <w:r w:rsidR="00D343C1" w:rsidRPr="00BA622F"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8"/>
              </w:rPr>
              <w:t>처리완료</w:t>
            </w:r>
            <w:r w:rsidR="00D343C1" w:rsidRPr="00BA622F"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8"/>
              </w:rPr>
              <w:t>’</w:t>
            </w:r>
            <w:proofErr w:type="spellStart"/>
            <w:r w:rsidR="00D343C1" w:rsidRPr="00BA622F"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8"/>
              </w:rPr>
              <w:t>를</w:t>
            </w:r>
            <w:proofErr w:type="spellEnd"/>
            <w:r w:rsidR="00D343C1" w:rsidRPr="00BA622F"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8"/>
              </w:rPr>
              <w:t xml:space="preserve"> 반영하여 수동 환불 처리한다.</w:t>
            </w:r>
          </w:p>
          <w:p w14:paraId="2145A3AE" w14:textId="77777777" w:rsidR="0097170C" w:rsidRPr="00BA622F" w:rsidRDefault="0097170C" w:rsidP="00F5764B">
            <w:pPr>
              <w:spacing w:before="20" w:after="40" w:line="240" w:lineRule="exact"/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8"/>
              </w:rPr>
            </w:pPr>
            <w:r w:rsidRPr="00BA622F"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8"/>
              </w:rPr>
              <w:t>* 주문취소의 신용카드 외 주문건과 반품의 환불은 수동환불</w:t>
            </w:r>
          </w:p>
        </w:tc>
      </w:tr>
    </w:tbl>
    <w:p w14:paraId="615A06F3" w14:textId="5BBE163C" w:rsidR="00917D8F" w:rsidRDefault="00127E54" w:rsidP="00080D83">
      <w:pPr>
        <w:pStyle w:val="a"/>
      </w:pPr>
      <w:r w:rsidRPr="00917D8F">
        <w:rPr>
          <w:rFonts w:hint="eastAsia"/>
        </w:rPr>
        <w:t>환수금액 또는 추가 환불금액 발생 시 자동 환불 처리되지 않고,</w:t>
      </w:r>
      <w:r w:rsidRPr="00917D8F">
        <w:t xml:space="preserve"> </w:t>
      </w:r>
      <w:r w:rsidRPr="00917D8F">
        <w:rPr>
          <w:rFonts w:hint="eastAsia"/>
        </w:rPr>
        <w:t xml:space="preserve">환수대기 또는 환불대기상태로 </w:t>
      </w:r>
      <w:r w:rsidR="00917D8F" w:rsidRPr="00917D8F">
        <w:rPr>
          <w:rFonts w:hint="eastAsia"/>
        </w:rPr>
        <w:t>클레임이 접수되며,</w:t>
      </w:r>
      <w:r w:rsidR="00917D8F" w:rsidRPr="00917D8F">
        <w:t xml:space="preserve"> </w:t>
      </w:r>
      <w:r w:rsidR="00917D8F" w:rsidRPr="00917D8F">
        <w:rPr>
          <w:rFonts w:hint="eastAsia"/>
        </w:rPr>
        <w:t>환수 금액 관리,</w:t>
      </w:r>
      <w:r w:rsidR="00917D8F" w:rsidRPr="00917D8F">
        <w:t xml:space="preserve"> </w:t>
      </w:r>
      <w:r w:rsidR="00917D8F" w:rsidRPr="00917D8F">
        <w:rPr>
          <w:rFonts w:hint="eastAsia"/>
        </w:rPr>
        <w:t xml:space="preserve">환불 금액 관리 메뉴에서 </w:t>
      </w:r>
      <w:r w:rsidR="00DB7287">
        <w:rPr>
          <w:rFonts w:hint="eastAsia"/>
        </w:rPr>
        <w:t xml:space="preserve">수동으로 </w:t>
      </w:r>
      <w:r w:rsidR="00DB7287">
        <w:t>‘</w:t>
      </w:r>
      <w:r w:rsidR="00917D8F" w:rsidRPr="00917D8F">
        <w:rPr>
          <w:rFonts w:hint="eastAsia"/>
        </w:rPr>
        <w:t>처리 완료</w:t>
      </w:r>
      <w:r w:rsidR="00DB7287">
        <w:t>’</w:t>
      </w:r>
      <w:r w:rsidR="00917D8F" w:rsidRPr="00917D8F">
        <w:rPr>
          <w:rFonts w:hint="eastAsia"/>
        </w:rPr>
        <w:t xml:space="preserve"> 후 환불 가능하다.</w:t>
      </w:r>
    </w:p>
    <w:p w14:paraId="09162959" w14:textId="77777777" w:rsidR="00C12EF1" w:rsidRPr="00954A5E" w:rsidRDefault="00C12EF1" w:rsidP="00080D83">
      <w:pPr>
        <w:pStyle w:val="a"/>
        <w:numPr>
          <w:ilvl w:val="0"/>
          <w:numId w:val="0"/>
        </w:numPr>
        <w:ind w:left="1134"/>
      </w:pPr>
    </w:p>
    <w:p w14:paraId="2FF74EDC" w14:textId="42066C4E" w:rsidR="0097170C" w:rsidRPr="00C12EF1" w:rsidRDefault="0097170C" w:rsidP="003002C4">
      <w:pPr>
        <w:pStyle w:val="-30"/>
        <w:numPr>
          <w:ilvl w:val="2"/>
          <w:numId w:val="20"/>
        </w:numPr>
        <w:ind w:leftChars="213" w:left="993" w:hanging="567"/>
      </w:pPr>
      <w:bookmarkStart w:id="179" w:name="_Toc7512756"/>
      <w:r w:rsidRPr="00C12EF1">
        <w:t>클레임 구분에 따른 유형</w:t>
      </w:r>
      <w:bookmarkEnd w:id="179"/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0"/>
        <w:gridCol w:w="7204"/>
      </w:tblGrid>
      <w:tr w:rsidR="002A0F59" w:rsidRPr="00AC4A92" w14:paraId="19D0E5EA" w14:textId="77777777" w:rsidTr="002A0F59">
        <w:trPr>
          <w:trHeight w:val="397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D991B79" w14:textId="77777777" w:rsidR="0097170C" w:rsidRPr="00AC4A92" w:rsidRDefault="0097170C" w:rsidP="004F5A6D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8"/>
                <w:szCs w:val="18"/>
              </w:rPr>
            </w:pPr>
            <w:r w:rsidRPr="00AC4A92"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8"/>
                <w:szCs w:val="18"/>
              </w:rPr>
              <w:t>유형</w:t>
            </w:r>
          </w:p>
        </w:tc>
        <w:tc>
          <w:tcPr>
            <w:tcW w:w="7204" w:type="dxa"/>
            <w:shd w:val="clear" w:color="auto" w:fill="BFBFBF"/>
            <w:vAlign w:val="center"/>
          </w:tcPr>
          <w:p w14:paraId="35BFCAB9" w14:textId="77777777" w:rsidR="0097170C" w:rsidRPr="00AC4A92" w:rsidRDefault="0097170C" w:rsidP="004F5A6D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8"/>
                <w:szCs w:val="18"/>
              </w:rPr>
            </w:pPr>
            <w:r w:rsidRPr="00AC4A92"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8"/>
                <w:szCs w:val="18"/>
              </w:rPr>
              <w:t>설명</w:t>
            </w:r>
          </w:p>
        </w:tc>
      </w:tr>
      <w:tr w:rsidR="00F66008" w:rsidRPr="00AC4A92" w14:paraId="7B9AAC3D" w14:textId="77777777" w:rsidTr="0082742D">
        <w:trPr>
          <w:trHeight w:val="397"/>
        </w:trPr>
        <w:tc>
          <w:tcPr>
            <w:tcW w:w="1980" w:type="dxa"/>
            <w:shd w:val="clear" w:color="auto" w:fill="F2F2F2"/>
            <w:vAlign w:val="center"/>
          </w:tcPr>
          <w:p w14:paraId="618C85F8" w14:textId="20ADAF8E" w:rsidR="00F66008" w:rsidRPr="00AC4A92" w:rsidRDefault="00F66008" w:rsidP="00F66008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8"/>
                <w:szCs w:val="18"/>
              </w:rPr>
            </w:pPr>
            <w:r w:rsidRPr="00AC4A92"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8"/>
                <w:szCs w:val="18"/>
              </w:rPr>
              <w:t>주문취소 환불</w:t>
            </w:r>
          </w:p>
        </w:tc>
        <w:tc>
          <w:tcPr>
            <w:tcW w:w="7204" w:type="dxa"/>
            <w:shd w:val="clear" w:color="auto" w:fill="auto"/>
            <w:vAlign w:val="center"/>
          </w:tcPr>
          <w:p w14:paraId="66FC6424" w14:textId="56FD062C" w:rsidR="00F66008" w:rsidRPr="0082742D" w:rsidRDefault="00F66008" w:rsidP="004F5A6D">
            <w:pPr>
              <w:spacing w:before="20" w:after="40" w:line="240" w:lineRule="exact"/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8"/>
                <w:szCs w:val="18"/>
              </w:rPr>
            </w:pPr>
            <w:r w:rsidRPr="0082742D"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8"/>
                <w:szCs w:val="18"/>
              </w:rPr>
              <w:t>주문취소</w:t>
            </w:r>
            <w:r w:rsidRPr="0082742D"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8"/>
                <w:szCs w:val="18"/>
              </w:rPr>
              <w:t>가 완료되어</w:t>
            </w:r>
            <w:r w:rsidRPr="0082742D"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8"/>
                <w:szCs w:val="18"/>
              </w:rPr>
              <w:t xml:space="preserve"> 처리되는 환불</w:t>
            </w:r>
          </w:p>
        </w:tc>
      </w:tr>
      <w:tr w:rsidR="00F66008" w:rsidRPr="00AC4A92" w14:paraId="72191558" w14:textId="77777777" w:rsidTr="0082742D">
        <w:trPr>
          <w:trHeight w:val="397"/>
        </w:trPr>
        <w:tc>
          <w:tcPr>
            <w:tcW w:w="1980" w:type="dxa"/>
            <w:shd w:val="clear" w:color="auto" w:fill="F2F2F2"/>
            <w:vAlign w:val="center"/>
          </w:tcPr>
          <w:p w14:paraId="55E20825" w14:textId="65595254" w:rsidR="00F66008" w:rsidRPr="00AC4A92" w:rsidRDefault="00F66008" w:rsidP="004F5A6D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8"/>
                <w:szCs w:val="18"/>
              </w:rPr>
            </w:pPr>
            <w:r w:rsidRPr="00AC4A92"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8"/>
                <w:szCs w:val="18"/>
              </w:rPr>
              <w:t>반품</w:t>
            </w:r>
            <w:r>
              <w:rPr>
                <w:rFonts w:asciiTheme="majorHAnsi" w:eastAsiaTheme="majorHAnsi" w:hAnsiTheme="majorHAnsi" w:cs="굴림" w:hint="eastAsia"/>
                <w:bCs/>
                <w:snapToGrid w:val="0"/>
                <w:color w:val="000000" w:themeColor="text1"/>
                <w:sz w:val="18"/>
                <w:szCs w:val="18"/>
              </w:rPr>
              <w:t xml:space="preserve"> </w:t>
            </w:r>
            <w:r w:rsidRPr="00AC4A92"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8"/>
                <w:szCs w:val="18"/>
              </w:rPr>
              <w:t>환불</w:t>
            </w:r>
          </w:p>
        </w:tc>
        <w:tc>
          <w:tcPr>
            <w:tcW w:w="7204" w:type="dxa"/>
            <w:shd w:val="clear" w:color="auto" w:fill="auto"/>
            <w:vAlign w:val="center"/>
          </w:tcPr>
          <w:p w14:paraId="5B5F4CFB" w14:textId="00150CB3" w:rsidR="00F66008" w:rsidRPr="0082742D" w:rsidRDefault="00F66008" w:rsidP="004F5A6D">
            <w:pPr>
              <w:spacing w:before="20" w:after="40" w:line="240" w:lineRule="exact"/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8"/>
                <w:szCs w:val="18"/>
              </w:rPr>
            </w:pPr>
            <w:r w:rsidRPr="0082742D"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8"/>
                <w:szCs w:val="18"/>
              </w:rPr>
              <w:t xml:space="preserve">반품의 회수상품이 회수 완료된 후 반품이 완료되어 </w:t>
            </w:r>
            <w:r w:rsidRPr="0082742D"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8"/>
                <w:szCs w:val="18"/>
              </w:rPr>
              <w:t>처리되는 환불</w:t>
            </w:r>
          </w:p>
        </w:tc>
      </w:tr>
    </w:tbl>
    <w:p w14:paraId="6CE2EF54" w14:textId="77777777" w:rsidR="00EC5DB3" w:rsidRDefault="00917D8F" w:rsidP="00080D83">
      <w:pPr>
        <w:pStyle w:val="a"/>
      </w:pPr>
      <w:r>
        <w:rPr>
          <w:rFonts w:hint="eastAsia"/>
        </w:rPr>
        <w:t xml:space="preserve">주문취소에 의한 자동 환불 시 클레임 관리 목록에 </w:t>
      </w:r>
      <w:r>
        <w:t>‘</w:t>
      </w:r>
      <w:r>
        <w:rPr>
          <w:rFonts w:hint="eastAsia"/>
        </w:rPr>
        <w:t>취소완료</w:t>
      </w:r>
      <w:r>
        <w:t>’</w:t>
      </w:r>
      <w:r>
        <w:rPr>
          <w:rFonts w:hint="eastAsia"/>
        </w:rPr>
        <w:t>상태로,</w:t>
      </w:r>
      <w:r>
        <w:t xml:space="preserve"> </w:t>
      </w:r>
      <w:r>
        <w:rPr>
          <w:rFonts w:hint="eastAsia"/>
        </w:rPr>
        <w:t>무통장 결제 건,</w:t>
      </w:r>
      <w:r>
        <w:t xml:space="preserve"> </w:t>
      </w:r>
      <w:r>
        <w:rPr>
          <w:rFonts w:hint="eastAsia"/>
        </w:rPr>
        <w:t>P</w:t>
      </w:r>
      <w:r>
        <w:t>G</w:t>
      </w:r>
      <w:r>
        <w:rPr>
          <w:rFonts w:hint="eastAsia"/>
        </w:rPr>
        <w:t xml:space="preserve">사 문제 등으로 즉시 취소가 완료되지 않은 경우 </w:t>
      </w:r>
      <w:r>
        <w:t>‘</w:t>
      </w:r>
      <w:r>
        <w:rPr>
          <w:rFonts w:hint="eastAsia"/>
        </w:rPr>
        <w:t>취소접수</w:t>
      </w:r>
      <w:r>
        <w:t>’</w:t>
      </w:r>
      <w:r>
        <w:rPr>
          <w:rFonts w:hint="eastAsia"/>
        </w:rPr>
        <w:t xml:space="preserve">상태로 </w:t>
      </w:r>
      <w:r w:rsidR="0097170C" w:rsidRPr="002A0F59">
        <w:t>집계</w:t>
      </w:r>
      <w:r>
        <w:rPr>
          <w:rFonts w:hint="eastAsia"/>
        </w:rPr>
        <w:t>되며,</w:t>
      </w:r>
      <w:r>
        <w:t xml:space="preserve"> </w:t>
      </w:r>
      <w:r>
        <w:rPr>
          <w:rFonts w:hint="eastAsia"/>
        </w:rPr>
        <w:t>해당 건에 대한 환불 처리는 수동환불 처리를 진행한다.</w:t>
      </w:r>
    </w:p>
    <w:p w14:paraId="7E95B70F" w14:textId="74293BAA" w:rsidR="007275C3" w:rsidRDefault="0097170C" w:rsidP="00080D83">
      <w:pPr>
        <w:pStyle w:val="a"/>
      </w:pPr>
      <w:r w:rsidRPr="002A0F59">
        <w:lastRenderedPageBreak/>
        <w:t>반품</w:t>
      </w:r>
      <w:r w:rsidR="00B2173F">
        <w:rPr>
          <w:rFonts w:hint="eastAsia"/>
        </w:rPr>
        <w:t xml:space="preserve">에 의한 환불은 </w:t>
      </w:r>
      <w:r w:rsidRPr="002A0F59">
        <w:t>회수상품이 모두 ‘회수완료’되어 ‘</w:t>
      </w:r>
      <w:r w:rsidR="009A3707">
        <w:rPr>
          <w:rFonts w:hint="eastAsia"/>
        </w:rPr>
        <w:t>수령완료</w:t>
      </w:r>
      <w:r w:rsidRPr="002A0F59">
        <w:t>’ 상태가 되면</w:t>
      </w:r>
      <w:r w:rsidR="009A3707">
        <w:rPr>
          <w:rFonts w:hint="eastAsia"/>
        </w:rPr>
        <w:t xml:space="preserve"> </w:t>
      </w:r>
      <w:r w:rsidR="00923D69">
        <w:rPr>
          <w:rFonts w:hint="eastAsia"/>
        </w:rPr>
        <w:t xml:space="preserve">심 후 환불처리가 가능하다. </w:t>
      </w:r>
    </w:p>
    <w:p w14:paraId="7E3DAEA5" w14:textId="1666BE0D" w:rsidR="007275C3" w:rsidRPr="00BE0F9A" w:rsidRDefault="007275C3" w:rsidP="00080D83">
      <w:pPr>
        <w:pStyle w:val="a"/>
      </w:pPr>
      <w:r>
        <w:rPr>
          <w:rFonts w:hint="eastAsia"/>
        </w:rPr>
        <w:t>무통장입금(가상계좌)는 부분취소가 아니라 부분 환불의 개념이며,</w:t>
      </w:r>
      <w:r>
        <w:t xml:space="preserve"> </w:t>
      </w:r>
      <w:r>
        <w:rPr>
          <w:rFonts w:hint="eastAsia"/>
        </w:rPr>
        <w:t>결제수단의 대금에서 차감되지 않고,</w:t>
      </w:r>
      <w:r>
        <w:t xml:space="preserve"> KCP</w:t>
      </w:r>
      <w:r>
        <w:rPr>
          <w:rFonts w:hint="eastAsia"/>
        </w:rPr>
        <w:t>에서 별도 고객계좌로 환불하여 정산에 반영한다.</w:t>
      </w:r>
    </w:p>
    <w:p w14:paraId="4F34C690" w14:textId="77777777" w:rsidR="003240A2" w:rsidRPr="009B7C83" w:rsidRDefault="003240A2" w:rsidP="009B7C83"/>
    <w:p w14:paraId="36B26299" w14:textId="724B7731" w:rsidR="0097170C" w:rsidRPr="001D69C3" w:rsidRDefault="0097170C" w:rsidP="00C02474">
      <w:pPr>
        <w:pStyle w:val="-20"/>
        <w:numPr>
          <w:ilvl w:val="1"/>
          <w:numId w:val="20"/>
        </w:numPr>
        <w:ind w:leftChars="142" w:left="851" w:hanging="567"/>
      </w:pPr>
      <w:bookmarkStart w:id="180" w:name="_Toc7512757"/>
      <w:r w:rsidRPr="001D69C3">
        <w:t>환불 우선 순위</w:t>
      </w:r>
      <w:bookmarkEnd w:id="180"/>
    </w:p>
    <w:p w14:paraId="016CFC98" w14:textId="6DA11ACB" w:rsidR="00513AE3" w:rsidRPr="00DB7287" w:rsidRDefault="009E0C99" w:rsidP="00B74F2A">
      <w:pPr>
        <w:pStyle w:val="a"/>
      </w:pPr>
      <w:r w:rsidRPr="009E0C99">
        <w:rPr>
          <w:rFonts w:hint="eastAsia"/>
          <w:b/>
        </w:rPr>
        <w:t>이벤트 포인트 사용 조건에 따라 환불 우선순위는 차등 적용된다.</w:t>
      </w:r>
    </w:p>
    <w:tbl>
      <w:tblPr>
        <w:tblW w:w="8618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701"/>
        <w:gridCol w:w="3515"/>
      </w:tblGrid>
      <w:tr w:rsidR="00B74F2A" w:rsidRPr="00AC4A92" w14:paraId="3DD89A42" w14:textId="77777777" w:rsidTr="003D0A15">
        <w:trPr>
          <w:trHeight w:val="340"/>
        </w:trPr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8740BF9" w14:textId="77777777" w:rsidR="00B74F2A" w:rsidRPr="007C718A" w:rsidRDefault="00B74F2A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구분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6FC185C" w14:textId="77777777" w:rsidR="00B74F2A" w:rsidRPr="007C718A" w:rsidRDefault="00B74F2A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환불 우선순위</w:t>
            </w:r>
          </w:p>
        </w:tc>
        <w:tc>
          <w:tcPr>
            <w:tcW w:w="3515" w:type="dxa"/>
            <w:shd w:val="clear" w:color="auto" w:fill="BFBFBF"/>
            <w:vAlign w:val="center"/>
          </w:tcPr>
          <w:p w14:paraId="203F7783" w14:textId="77777777" w:rsidR="00B74F2A" w:rsidRPr="007C718A" w:rsidRDefault="00B74F2A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비고</w:t>
            </w:r>
          </w:p>
        </w:tc>
      </w:tr>
      <w:tr w:rsidR="00B74F2A" w:rsidRPr="00AC4A92" w14:paraId="230ECB9F" w14:textId="77777777" w:rsidTr="003D0A15">
        <w:trPr>
          <w:trHeight w:val="340"/>
        </w:trPr>
        <w:tc>
          <w:tcPr>
            <w:tcW w:w="1701" w:type="dxa"/>
            <w:vMerge w:val="restart"/>
            <w:shd w:val="clear" w:color="auto" w:fill="F2F2F2"/>
            <w:vAlign w:val="center"/>
          </w:tcPr>
          <w:p w14:paraId="39A29C43" w14:textId="77777777" w:rsidR="00B74F2A" w:rsidRPr="007C718A" w:rsidRDefault="00B74F2A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EA3212">
              <w:rPr>
                <w:rFonts w:hint="eastAsia"/>
                <w:sz w:val="16"/>
                <w:szCs w:val="16"/>
              </w:rPr>
              <w:t>주결제수단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E51785A" w14:textId="77777777" w:rsidR="00B74F2A" w:rsidRPr="007C718A" w:rsidRDefault="00B74F2A" w:rsidP="003D0A15">
            <w:pPr>
              <w:spacing w:before="20" w:after="40" w:line="240" w:lineRule="exact"/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6"/>
              </w:rPr>
            </w:pPr>
            <w:r w:rsidRPr="00FF0F58">
              <w:rPr>
                <w:rFonts w:cs="Calibri" w:hint="eastAsia"/>
                <w:color w:val="000000" w:themeColor="text1"/>
                <w:sz w:val="16"/>
                <w:szCs w:val="16"/>
              </w:rPr>
              <w:t>신용카드/체크카드</w:t>
            </w:r>
          </w:p>
        </w:tc>
        <w:tc>
          <w:tcPr>
            <w:tcW w:w="1701" w:type="dxa"/>
            <w:vMerge w:val="restart"/>
            <w:vAlign w:val="center"/>
          </w:tcPr>
          <w:p w14:paraId="0682EF83" w14:textId="77777777" w:rsidR="00B74F2A" w:rsidRPr="007C718A" w:rsidRDefault="00B74F2A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3515" w:type="dxa"/>
            <w:vMerge w:val="restart"/>
            <w:vAlign w:val="center"/>
          </w:tcPr>
          <w:p w14:paraId="682B2DC2" w14:textId="77777777" w:rsidR="00B74F2A" w:rsidRPr="00277EBF" w:rsidRDefault="00B74F2A" w:rsidP="003D0A15">
            <w:pPr>
              <w:spacing w:before="20" w:after="40" w:line="240" w:lineRule="exact"/>
              <w:rPr>
                <w:rFonts w:asciiTheme="majorHAnsi" w:eastAsiaTheme="majorHAnsi" w:hAnsiTheme="majorHAnsi" w:cs="굴림"/>
                <w:bCs/>
                <w:iCs/>
                <w:sz w:val="16"/>
                <w:szCs w:val="16"/>
              </w:rPr>
            </w:pPr>
            <w:r>
              <w:rPr>
                <w:rFonts w:asciiTheme="majorHAnsi" w:eastAsiaTheme="majorHAnsi" w:hAnsiTheme="majorHAnsi" w:cs="굴림" w:hint="eastAsia"/>
                <w:bCs/>
                <w:iCs/>
                <w:sz w:val="16"/>
                <w:szCs w:val="16"/>
              </w:rPr>
              <w:t>*</w:t>
            </w:r>
            <w:r>
              <w:rPr>
                <w:rFonts w:asciiTheme="majorHAnsi" w:eastAsiaTheme="majorHAnsi" w:hAnsiTheme="majorHAnsi" w:cs="굴림"/>
                <w:bCs/>
                <w:iCs/>
                <w:sz w:val="16"/>
                <w:szCs w:val="16"/>
              </w:rPr>
              <w:t xml:space="preserve"> </w:t>
            </w:r>
            <w:r w:rsidRPr="00277EBF">
              <w:rPr>
                <w:rFonts w:asciiTheme="majorHAnsi" w:eastAsiaTheme="majorHAnsi" w:hAnsiTheme="majorHAnsi" w:cs="굴림" w:hint="eastAsia"/>
                <w:bCs/>
                <w:iCs/>
                <w:sz w:val="16"/>
                <w:szCs w:val="16"/>
              </w:rPr>
              <w:t xml:space="preserve">부분 취소/부분 반품 후 </w:t>
            </w:r>
          </w:p>
          <w:p w14:paraId="5B875C04" w14:textId="77777777" w:rsidR="00B74F2A" w:rsidRPr="00277EBF" w:rsidRDefault="00B74F2A" w:rsidP="003D0A15">
            <w:pPr>
              <w:spacing w:before="20" w:after="40" w:line="240" w:lineRule="exact"/>
              <w:rPr>
                <w:rFonts w:asciiTheme="majorHAnsi" w:eastAsiaTheme="majorHAnsi" w:hAnsiTheme="majorHAnsi" w:cs="굴림"/>
                <w:bCs/>
                <w:iCs/>
                <w:sz w:val="16"/>
                <w:szCs w:val="16"/>
              </w:rPr>
            </w:pPr>
            <w:r w:rsidRPr="00277EBF">
              <w:rPr>
                <w:rFonts w:asciiTheme="majorHAnsi" w:eastAsiaTheme="majorHAnsi" w:hAnsiTheme="majorHAnsi" w:cs="굴림" w:hint="eastAsia"/>
                <w:bCs/>
                <w:iCs/>
                <w:sz w:val="16"/>
                <w:szCs w:val="16"/>
              </w:rPr>
              <w:t xml:space="preserve">남은 상품의 주문 금액이 </w:t>
            </w:r>
            <w:r w:rsidRPr="00277EBF">
              <w:rPr>
                <w:rFonts w:asciiTheme="majorHAnsi" w:eastAsiaTheme="majorHAnsi" w:hAnsiTheme="majorHAnsi" w:cs="굴림"/>
                <w:bCs/>
                <w:iCs/>
                <w:sz w:val="16"/>
                <w:szCs w:val="16"/>
              </w:rPr>
              <w:t>3</w:t>
            </w:r>
            <w:r w:rsidRPr="00277EBF">
              <w:rPr>
                <w:rFonts w:asciiTheme="majorHAnsi" w:eastAsiaTheme="majorHAnsi" w:hAnsiTheme="majorHAnsi" w:cs="굴림" w:hint="eastAsia"/>
                <w:bCs/>
                <w:iCs/>
                <w:sz w:val="16"/>
                <w:szCs w:val="16"/>
              </w:rPr>
              <w:t>만원 미만이고,</w:t>
            </w:r>
            <w:r w:rsidRPr="00277EBF">
              <w:rPr>
                <w:rFonts w:asciiTheme="majorHAnsi" w:eastAsiaTheme="majorHAnsi" w:hAnsiTheme="majorHAnsi" w:cs="굴림"/>
                <w:bCs/>
                <w:iCs/>
                <w:sz w:val="16"/>
                <w:szCs w:val="16"/>
              </w:rPr>
              <w:t xml:space="preserve"> </w:t>
            </w:r>
          </w:p>
          <w:p w14:paraId="72E1FEE9" w14:textId="77777777" w:rsidR="00B74F2A" w:rsidRPr="00277EBF" w:rsidRDefault="00B74F2A" w:rsidP="003D0A15">
            <w:pPr>
              <w:spacing w:before="20" w:after="40" w:line="240" w:lineRule="exact"/>
              <w:rPr>
                <w:rFonts w:asciiTheme="majorHAnsi" w:eastAsiaTheme="majorHAnsi" w:hAnsiTheme="majorHAnsi" w:cs="굴림"/>
                <w:bCs/>
                <w:iCs/>
                <w:sz w:val="16"/>
                <w:szCs w:val="16"/>
              </w:rPr>
            </w:pPr>
            <w:r w:rsidRPr="00277EBF">
              <w:rPr>
                <w:rFonts w:asciiTheme="majorHAnsi" w:eastAsiaTheme="majorHAnsi" w:hAnsiTheme="majorHAnsi" w:cs="굴림" w:hint="eastAsia"/>
                <w:bCs/>
                <w:iCs/>
                <w:sz w:val="16"/>
                <w:szCs w:val="16"/>
              </w:rPr>
              <w:t>주문 시 이벤트 포인트를 사용한 경우,</w:t>
            </w:r>
            <w:r w:rsidRPr="00277EBF">
              <w:rPr>
                <w:rFonts w:asciiTheme="majorHAnsi" w:eastAsiaTheme="majorHAnsi" w:hAnsiTheme="majorHAnsi" w:cs="굴림"/>
                <w:bCs/>
                <w:iCs/>
                <w:sz w:val="16"/>
                <w:szCs w:val="16"/>
              </w:rPr>
              <w:t xml:space="preserve"> </w:t>
            </w:r>
          </w:p>
          <w:p w14:paraId="62FD1B57" w14:textId="77777777" w:rsidR="00B74F2A" w:rsidRPr="007C718A" w:rsidRDefault="00B74F2A" w:rsidP="003D0A15">
            <w:pPr>
              <w:spacing w:before="20" w:after="40" w:line="240" w:lineRule="exact"/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6"/>
              </w:rPr>
            </w:pPr>
            <w:r w:rsidRPr="00277EBF">
              <w:rPr>
                <w:rFonts w:asciiTheme="majorHAnsi" w:eastAsiaTheme="majorHAnsi" w:hAnsiTheme="majorHAnsi" w:cs="굴림" w:hint="eastAsia"/>
                <w:bCs/>
                <w:iCs/>
                <w:sz w:val="16"/>
                <w:szCs w:val="16"/>
              </w:rPr>
              <w:t xml:space="preserve">이벤트 포인트를 </w:t>
            </w:r>
            <w:r w:rsidRPr="00277EBF">
              <w:rPr>
                <w:rFonts w:asciiTheme="majorHAnsi" w:eastAsiaTheme="majorHAnsi" w:hAnsiTheme="majorHAnsi" w:cs="굴림"/>
                <w:bCs/>
                <w:iCs/>
                <w:sz w:val="16"/>
                <w:szCs w:val="16"/>
              </w:rPr>
              <w:t>1</w:t>
            </w:r>
            <w:r w:rsidRPr="00277EBF">
              <w:rPr>
                <w:rFonts w:asciiTheme="majorHAnsi" w:eastAsiaTheme="majorHAnsi" w:hAnsiTheme="majorHAnsi" w:cs="굴림" w:hint="eastAsia"/>
                <w:bCs/>
                <w:iCs/>
                <w:sz w:val="16"/>
                <w:szCs w:val="16"/>
              </w:rPr>
              <w:t>순위로 환불함.</w:t>
            </w:r>
          </w:p>
        </w:tc>
      </w:tr>
      <w:tr w:rsidR="00B74F2A" w:rsidRPr="00AC4A92" w14:paraId="5EB6B11B" w14:textId="77777777" w:rsidTr="003D0A15">
        <w:trPr>
          <w:trHeight w:val="340"/>
        </w:trPr>
        <w:tc>
          <w:tcPr>
            <w:tcW w:w="1701" w:type="dxa"/>
            <w:vMerge/>
            <w:shd w:val="clear" w:color="auto" w:fill="F2F2F2"/>
            <w:vAlign w:val="center"/>
          </w:tcPr>
          <w:p w14:paraId="09A665A3" w14:textId="77777777" w:rsidR="00B74F2A" w:rsidRPr="007C718A" w:rsidRDefault="00B74F2A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F95CDA5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FF0F58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무통장입금</w:t>
            </w:r>
          </w:p>
        </w:tc>
        <w:tc>
          <w:tcPr>
            <w:tcW w:w="1701" w:type="dxa"/>
            <w:vMerge/>
            <w:vAlign w:val="center"/>
          </w:tcPr>
          <w:p w14:paraId="40FF0BF5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  <w:tc>
          <w:tcPr>
            <w:tcW w:w="3515" w:type="dxa"/>
            <w:vMerge/>
            <w:vAlign w:val="center"/>
          </w:tcPr>
          <w:p w14:paraId="137A87C1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</w:tr>
      <w:tr w:rsidR="00B74F2A" w:rsidRPr="00AC4A92" w14:paraId="162183A9" w14:textId="77777777" w:rsidTr="003D0A15">
        <w:trPr>
          <w:trHeight w:val="340"/>
        </w:trPr>
        <w:tc>
          <w:tcPr>
            <w:tcW w:w="1701" w:type="dxa"/>
            <w:vMerge/>
            <w:shd w:val="clear" w:color="auto" w:fill="F2F2F2"/>
            <w:vAlign w:val="center"/>
          </w:tcPr>
          <w:p w14:paraId="21B54947" w14:textId="77777777" w:rsidR="00B74F2A" w:rsidRPr="007C718A" w:rsidRDefault="00B74F2A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2C8F4EC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FF0F58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실시간 계좌이체</w:t>
            </w:r>
          </w:p>
        </w:tc>
        <w:tc>
          <w:tcPr>
            <w:tcW w:w="1701" w:type="dxa"/>
            <w:vMerge/>
            <w:vAlign w:val="center"/>
          </w:tcPr>
          <w:p w14:paraId="3268CA31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  <w:tc>
          <w:tcPr>
            <w:tcW w:w="3515" w:type="dxa"/>
            <w:vMerge/>
            <w:vAlign w:val="center"/>
          </w:tcPr>
          <w:p w14:paraId="79218613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</w:tr>
      <w:tr w:rsidR="00B74F2A" w:rsidRPr="00AC4A92" w14:paraId="2D3B8E9F" w14:textId="77777777" w:rsidTr="003D0A15">
        <w:trPr>
          <w:trHeight w:val="340"/>
        </w:trPr>
        <w:tc>
          <w:tcPr>
            <w:tcW w:w="1701" w:type="dxa"/>
            <w:vMerge/>
            <w:shd w:val="clear" w:color="auto" w:fill="F2F2F2"/>
            <w:vAlign w:val="center"/>
          </w:tcPr>
          <w:p w14:paraId="1EC4AE82" w14:textId="77777777" w:rsidR="00B74F2A" w:rsidRPr="007C718A" w:rsidRDefault="00B74F2A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A6768F8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FF0F58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휴대폰결제</w:t>
            </w:r>
          </w:p>
        </w:tc>
        <w:tc>
          <w:tcPr>
            <w:tcW w:w="1701" w:type="dxa"/>
            <w:vMerge/>
            <w:vAlign w:val="center"/>
          </w:tcPr>
          <w:p w14:paraId="6C32F7B0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  <w:tc>
          <w:tcPr>
            <w:tcW w:w="3515" w:type="dxa"/>
            <w:vMerge/>
            <w:vAlign w:val="center"/>
          </w:tcPr>
          <w:p w14:paraId="7A55160B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</w:tr>
      <w:tr w:rsidR="00B74F2A" w:rsidRPr="00AC4A92" w14:paraId="2B67FE89" w14:textId="77777777" w:rsidTr="003D0A15">
        <w:trPr>
          <w:trHeight w:val="340"/>
        </w:trPr>
        <w:tc>
          <w:tcPr>
            <w:tcW w:w="1701" w:type="dxa"/>
            <w:vMerge/>
            <w:shd w:val="clear" w:color="auto" w:fill="F2F2F2"/>
            <w:vAlign w:val="center"/>
          </w:tcPr>
          <w:p w14:paraId="60DB2F85" w14:textId="77777777" w:rsidR="00B74F2A" w:rsidRPr="007C718A" w:rsidRDefault="00B74F2A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3BADF47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FF0F58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네이버페이</w:t>
            </w:r>
          </w:p>
        </w:tc>
        <w:tc>
          <w:tcPr>
            <w:tcW w:w="1701" w:type="dxa"/>
            <w:vMerge/>
            <w:vAlign w:val="center"/>
          </w:tcPr>
          <w:p w14:paraId="43147817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  <w:tc>
          <w:tcPr>
            <w:tcW w:w="3515" w:type="dxa"/>
            <w:vMerge/>
            <w:vAlign w:val="center"/>
          </w:tcPr>
          <w:p w14:paraId="034FE745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</w:tr>
      <w:tr w:rsidR="00B74F2A" w:rsidRPr="00AC4A92" w14:paraId="78D9E5B5" w14:textId="77777777" w:rsidTr="003D0A15">
        <w:trPr>
          <w:trHeight w:val="340"/>
        </w:trPr>
        <w:tc>
          <w:tcPr>
            <w:tcW w:w="1701" w:type="dxa"/>
            <w:vMerge/>
            <w:shd w:val="clear" w:color="auto" w:fill="F2F2F2"/>
            <w:vAlign w:val="center"/>
          </w:tcPr>
          <w:p w14:paraId="4F9C97A7" w14:textId="77777777" w:rsidR="00B74F2A" w:rsidRPr="007C718A" w:rsidRDefault="00B74F2A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572AFE5" w14:textId="77777777" w:rsidR="00B74F2A" w:rsidRPr="008F73D3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EastAsia" w:eastAsiaTheme="minorEastAsia" w:hAnsiTheme="minorEastAsia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8F73D3">
              <w:rPr>
                <w:rFonts w:asciiTheme="minorEastAsia" w:eastAsiaTheme="minorEastAsia" w:hAnsiTheme="minorEastAsia" w:cs="Calibri" w:hint="eastAsia"/>
                <w:color w:val="000000" w:themeColor="text1"/>
                <w:sz w:val="16"/>
                <w:szCs w:val="16"/>
              </w:rPr>
              <w:t>카카오페이</w:t>
            </w:r>
          </w:p>
        </w:tc>
        <w:tc>
          <w:tcPr>
            <w:tcW w:w="1701" w:type="dxa"/>
            <w:vMerge/>
            <w:vAlign w:val="center"/>
          </w:tcPr>
          <w:p w14:paraId="5BD2AFF1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  <w:tc>
          <w:tcPr>
            <w:tcW w:w="3515" w:type="dxa"/>
            <w:vMerge/>
            <w:vAlign w:val="center"/>
          </w:tcPr>
          <w:p w14:paraId="3CB4A2E4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</w:tr>
      <w:tr w:rsidR="00B74F2A" w:rsidRPr="00AC4A92" w14:paraId="175B3E85" w14:textId="77777777" w:rsidTr="003D0A15">
        <w:trPr>
          <w:trHeight w:val="340"/>
        </w:trPr>
        <w:tc>
          <w:tcPr>
            <w:tcW w:w="1701" w:type="dxa"/>
            <w:vMerge w:val="restart"/>
            <w:shd w:val="clear" w:color="auto" w:fill="F2F2F2"/>
            <w:vAlign w:val="center"/>
          </w:tcPr>
          <w:p w14:paraId="5A4E4BA3" w14:textId="77777777" w:rsidR="00B74F2A" w:rsidRPr="007C718A" w:rsidRDefault="00B74F2A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EA3212">
              <w:rPr>
                <w:rFonts w:hint="eastAsia"/>
                <w:sz w:val="16"/>
                <w:szCs w:val="16"/>
              </w:rPr>
              <w:t>보조 결제수단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8B881DD" w14:textId="77777777" w:rsidR="00B74F2A" w:rsidRPr="008F73D3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EastAsia" w:eastAsiaTheme="minorEastAsia" w:hAnsiTheme="minorEastAsia" w:cs="Arial Unicode MS"/>
                <w:color w:val="000000"/>
                <w:spacing w:val="-12"/>
                <w:kern w:val="24"/>
                <w:sz w:val="16"/>
                <w:szCs w:val="16"/>
              </w:rPr>
            </w:pPr>
            <w:proofErr w:type="spellStart"/>
            <w:r w:rsidRPr="00EA3212">
              <w:rPr>
                <w:rFonts w:asciiTheme="minorEastAsia" w:eastAsiaTheme="minorEastAsia" w:hAnsiTheme="minorEastAsia" w:hint="eastAsia"/>
                <w:sz w:val="16"/>
                <w:szCs w:val="16"/>
              </w:rPr>
              <w:t>기프트카드</w:t>
            </w:r>
            <w:proofErr w:type="spellEnd"/>
          </w:p>
        </w:tc>
        <w:tc>
          <w:tcPr>
            <w:tcW w:w="1701" w:type="dxa"/>
            <w:vAlign w:val="center"/>
          </w:tcPr>
          <w:p w14:paraId="295AA000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 Unicode MS" w:hint="eastAsia"/>
                <w:color w:val="000000"/>
                <w:spacing w:val="-12"/>
                <w:kern w:val="24"/>
                <w:sz w:val="16"/>
                <w:szCs w:val="16"/>
              </w:rPr>
              <w:t>2</w:t>
            </w:r>
          </w:p>
        </w:tc>
        <w:tc>
          <w:tcPr>
            <w:tcW w:w="3515" w:type="dxa"/>
            <w:vMerge/>
            <w:vAlign w:val="center"/>
          </w:tcPr>
          <w:p w14:paraId="14B8F9FE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</w:tr>
      <w:tr w:rsidR="00B74F2A" w:rsidRPr="00AC4A92" w14:paraId="13BE9E8E" w14:textId="77777777" w:rsidTr="003D0A15">
        <w:trPr>
          <w:trHeight w:val="340"/>
        </w:trPr>
        <w:tc>
          <w:tcPr>
            <w:tcW w:w="1701" w:type="dxa"/>
            <w:vMerge/>
            <w:shd w:val="clear" w:color="auto" w:fill="F2F2F2"/>
            <w:vAlign w:val="center"/>
          </w:tcPr>
          <w:p w14:paraId="227A4577" w14:textId="77777777" w:rsidR="00B74F2A" w:rsidRPr="007C718A" w:rsidRDefault="00B74F2A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7C7B534" w14:textId="77777777" w:rsidR="00B74F2A" w:rsidRPr="008F73D3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EastAsia" w:eastAsiaTheme="minorEastAsia" w:hAnsiTheme="minorEastAsia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EA3212">
              <w:rPr>
                <w:rFonts w:asciiTheme="minorEastAsia" w:eastAsiaTheme="minorEastAsia" w:hAnsiTheme="minorEastAsia" w:hint="eastAsia"/>
                <w:sz w:val="16"/>
                <w:szCs w:val="16"/>
              </w:rPr>
              <w:t>구매 포인트</w:t>
            </w:r>
          </w:p>
        </w:tc>
        <w:tc>
          <w:tcPr>
            <w:tcW w:w="1701" w:type="dxa"/>
            <w:vAlign w:val="center"/>
          </w:tcPr>
          <w:p w14:paraId="537F76F6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 Unicode MS" w:hint="eastAsia"/>
                <w:color w:val="000000"/>
                <w:spacing w:val="-12"/>
                <w:kern w:val="24"/>
                <w:sz w:val="16"/>
                <w:szCs w:val="16"/>
              </w:rPr>
              <w:t>3</w:t>
            </w:r>
          </w:p>
        </w:tc>
        <w:tc>
          <w:tcPr>
            <w:tcW w:w="3515" w:type="dxa"/>
            <w:vMerge/>
            <w:vAlign w:val="center"/>
          </w:tcPr>
          <w:p w14:paraId="5C03AADC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</w:tr>
      <w:tr w:rsidR="00B74F2A" w:rsidRPr="00AC4A92" w14:paraId="445D970F" w14:textId="77777777" w:rsidTr="003D0A15">
        <w:trPr>
          <w:trHeight w:val="340"/>
        </w:trPr>
        <w:tc>
          <w:tcPr>
            <w:tcW w:w="1701" w:type="dxa"/>
            <w:vMerge/>
            <w:shd w:val="clear" w:color="auto" w:fill="F2F2F2"/>
            <w:vAlign w:val="center"/>
          </w:tcPr>
          <w:p w14:paraId="12D55EE4" w14:textId="77777777" w:rsidR="00B74F2A" w:rsidRPr="007C718A" w:rsidRDefault="00B74F2A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EA6183D" w14:textId="77777777" w:rsidR="00B74F2A" w:rsidRPr="008F73D3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EastAsia" w:eastAsiaTheme="minorEastAsia" w:hAnsiTheme="minorEastAsia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EA3212">
              <w:rPr>
                <w:rFonts w:asciiTheme="minorEastAsia" w:eastAsiaTheme="minorEastAsia" w:hAnsiTheme="minorEastAsia" w:hint="eastAsia"/>
                <w:sz w:val="16"/>
                <w:szCs w:val="16"/>
              </w:rPr>
              <w:t>이벤트 포인트</w:t>
            </w:r>
          </w:p>
        </w:tc>
        <w:tc>
          <w:tcPr>
            <w:tcW w:w="1701" w:type="dxa"/>
            <w:vAlign w:val="center"/>
          </w:tcPr>
          <w:p w14:paraId="64FC939B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 Unicode MS" w:hint="eastAsia"/>
                <w:color w:val="000000"/>
                <w:spacing w:val="-12"/>
                <w:kern w:val="24"/>
                <w:sz w:val="16"/>
                <w:szCs w:val="16"/>
              </w:rPr>
              <w:t>4</w:t>
            </w:r>
          </w:p>
        </w:tc>
        <w:tc>
          <w:tcPr>
            <w:tcW w:w="3515" w:type="dxa"/>
            <w:vMerge/>
          </w:tcPr>
          <w:p w14:paraId="48B78B08" w14:textId="77777777" w:rsidR="00B74F2A" w:rsidRPr="007C718A" w:rsidRDefault="00B74F2A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</w:tr>
    </w:tbl>
    <w:p w14:paraId="05A84519" w14:textId="7EAFD499" w:rsidR="0097170C" w:rsidRDefault="0097170C" w:rsidP="00080D83">
      <w:pPr>
        <w:pStyle w:val="a"/>
      </w:pPr>
      <w:r w:rsidRPr="001D69C3">
        <w:t>우선순위가 높은 결제수단이 오류가 발생하면 후순위 결제수단은 환불 처리가 보류된다.</w:t>
      </w:r>
    </w:p>
    <w:p w14:paraId="236F71E0" w14:textId="77777777" w:rsidR="00136601" w:rsidRPr="009B7C83" w:rsidRDefault="00136601" w:rsidP="009B7C83"/>
    <w:p w14:paraId="05707525" w14:textId="2B3CDF3E" w:rsidR="0097170C" w:rsidRPr="001D69C3" w:rsidRDefault="0097170C" w:rsidP="00C02474">
      <w:pPr>
        <w:pStyle w:val="-20"/>
        <w:numPr>
          <w:ilvl w:val="1"/>
          <w:numId w:val="20"/>
        </w:numPr>
        <w:ind w:leftChars="142" w:left="851" w:hanging="567"/>
      </w:pPr>
      <w:bookmarkStart w:id="181" w:name="_Toc7512758"/>
      <w:r w:rsidRPr="001D69C3">
        <w:t>결제수단 별 환불정책</w:t>
      </w:r>
      <w:bookmarkEnd w:id="181"/>
    </w:p>
    <w:p w14:paraId="23D29656" w14:textId="77777777" w:rsidR="009B7C83" w:rsidRPr="009B7C83" w:rsidRDefault="009B7C83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82" w:name="_Toc6905890"/>
      <w:bookmarkStart w:id="183" w:name="_Toc7165736"/>
      <w:bookmarkStart w:id="184" w:name="_Toc7512759"/>
      <w:bookmarkEnd w:id="182"/>
      <w:bookmarkEnd w:id="183"/>
      <w:bookmarkEnd w:id="184"/>
    </w:p>
    <w:p w14:paraId="4862483E" w14:textId="77777777" w:rsidR="009B7C83" w:rsidRPr="009B7C83" w:rsidRDefault="009B7C83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85" w:name="_Toc6905891"/>
      <w:bookmarkStart w:id="186" w:name="_Toc7165737"/>
      <w:bookmarkStart w:id="187" w:name="_Toc7512760"/>
      <w:bookmarkEnd w:id="185"/>
      <w:bookmarkEnd w:id="186"/>
      <w:bookmarkEnd w:id="187"/>
    </w:p>
    <w:p w14:paraId="0A26E4E8" w14:textId="77777777" w:rsidR="009B7C83" w:rsidRPr="009B7C83" w:rsidRDefault="009B7C83" w:rsidP="00685CFA">
      <w:pPr>
        <w:pStyle w:val="af3"/>
        <w:numPr>
          <w:ilvl w:val="2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88" w:name="_Toc6905892"/>
      <w:bookmarkStart w:id="189" w:name="_Toc7165738"/>
      <w:bookmarkStart w:id="190" w:name="_Toc7512761"/>
      <w:bookmarkEnd w:id="188"/>
      <w:bookmarkEnd w:id="189"/>
      <w:bookmarkEnd w:id="190"/>
    </w:p>
    <w:p w14:paraId="53B54EB7" w14:textId="77777777" w:rsidR="009B7C83" w:rsidRPr="009B7C83" w:rsidRDefault="009B7C83" w:rsidP="00685CFA">
      <w:pPr>
        <w:pStyle w:val="af3"/>
        <w:numPr>
          <w:ilvl w:val="2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91" w:name="_Toc6905893"/>
      <w:bookmarkStart w:id="192" w:name="_Toc7165739"/>
      <w:bookmarkStart w:id="193" w:name="_Toc7512762"/>
      <w:bookmarkEnd w:id="191"/>
      <w:bookmarkEnd w:id="192"/>
      <w:bookmarkEnd w:id="193"/>
    </w:p>
    <w:tbl>
      <w:tblPr>
        <w:tblW w:w="8618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701"/>
        <w:gridCol w:w="3515"/>
      </w:tblGrid>
      <w:tr w:rsidR="00BA622F" w:rsidRPr="00AC4A92" w14:paraId="5258462B" w14:textId="77777777" w:rsidTr="003D0A15">
        <w:trPr>
          <w:trHeight w:val="340"/>
        </w:trPr>
        <w:tc>
          <w:tcPr>
            <w:tcW w:w="3402" w:type="dxa"/>
            <w:gridSpan w:val="2"/>
            <w:shd w:val="clear" w:color="auto" w:fill="BFBFBF"/>
            <w:vAlign w:val="center"/>
          </w:tcPr>
          <w:p w14:paraId="225E0C33" w14:textId="77777777" w:rsidR="00BA622F" w:rsidRPr="000F52E2" w:rsidRDefault="00BA622F" w:rsidP="003D0A15">
            <w:pPr>
              <w:spacing w:before="20" w:after="40" w:line="240" w:lineRule="exact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bookmarkStart w:id="194" w:name="_Toc7512763"/>
            <w:r w:rsidRPr="000F52E2">
              <w:rPr>
                <w:rFonts w:asciiTheme="minorHAnsi" w:eastAsiaTheme="minorHAnsi" w:hAnsiTheme="minorHAnsi"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구분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0D06C4CA" w14:textId="77777777" w:rsidR="00BA622F" w:rsidRPr="000F52E2" w:rsidRDefault="00BA622F" w:rsidP="003D0A15">
            <w:pPr>
              <w:spacing w:before="20" w:after="40" w:line="240" w:lineRule="exact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0F52E2">
              <w:rPr>
                <w:rFonts w:asciiTheme="minorHAnsi" w:eastAsiaTheme="minorHAnsi" w:hAnsiTheme="minorHAnsi" w:cs="Calibri"/>
                <w:b/>
                <w:color w:val="000000" w:themeColor="text1"/>
                <w:sz w:val="16"/>
                <w:szCs w:val="16"/>
              </w:rPr>
              <w:t>기본 환불수단</w:t>
            </w:r>
          </w:p>
        </w:tc>
        <w:tc>
          <w:tcPr>
            <w:tcW w:w="3515" w:type="dxa"/>
            <w:shd w:val="clear" w:color="auto" w:fill="BFBFBF"/>
            <w:vAlign w:val="center"/>
          </w:tcPr>
          <w:p w14:paraId="57B83F11" w14:textId="77777777" w:rsidR="00BA622F" w:rsidRPr="000F52E2" w:rsidRDefault="00BA622F" w:rsidP="003D0A15">
            <w:pPr>
              <w:spacing w:before="20" w:after="40" w:line="240" w:lineRule="exact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0F52E2">
              <w:rPr>
                <w:rFonts w:asciiTheme="minorHAnsi" w:eastAsiaTheme="minorHAnsi" w:hAnsiTheme="minorHAnsi"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비고</w:t>
            </w:r>
          </w:p>
        </w:tc>
      </w:tr>
      <w:tr w:rsidR="00BA622F" w:rsidRPr="00AC4A92" w14:paraId="54408F43" w14:textId="77777777" w:rsidTr="003D0A15">
        <w:trPr>
          <w:trHeight w:val="340"/>
        </w:trPr>
        <w:tc>
          <w:tcPr>
            <w:tcW w:w="1701" w:type="dxa"/>
            <w:vMerge w:val="restart"/>
            <w:shd w:val="clear" w:color="auto" w:fill="F2F2F2"/>
            <w:vAlign w:val="center"/>
          </w:tcPr>
          <w:p w14:paraId="1F88B50B" w14:textId="77777777" w:rsidR="00BA622F" w:rsidRPr="000F52E2" w:rsidRDefault="00BA622F" w:rsidP="003D0A15">
            <w:pPr>
              <w:spacing w:before="20" w:after="40" w:line="240" w:lineRule="exact"/>
              <w:jc w:val="center"/>
              <w:rPr>
                <w:rFonts w:asciiTheme="minorHAnsi" w:eastAsiaTheme="minorHAnsi" w:hAnsiTheme="min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EA3212">
              <w:rPr>
                <w:rFonts w:asciiTheme="minorHAnsi" w:eastAsiaTheme="minorHAnsi" w:hAnsiTheme="minorHAnsi" w:hint="eastAsia"/>
                <w:sz w:val="16"/>
                <w:szCs w:val="16"/>
              </w:rPr>
              <w:t>주결제수단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A961D2B" w14:textId="77777777" w:rsidR="00BA622F" w:rsidRPr="000F52E2" w:rsidRDefault="00BA622F" w:rsidP="003D0A15">
            <w:pPr>
              <w:spacing w:before="20" w:after="40" w:line="240" w:lineRule="exact"/>
              <w:rPr>
                <w:rFonts w:asciiTheme="minorHAnsi" w:eastAsiaTheme="minorHAnsi" w:hAnsiTheme="minorHAnsi" w:cs="굴림"/>
                <w:bCs/>
                <w:iCs/>
                <w:color w:val="000000" w:themeColor="text1"/>
                <w:sz w:val="16"/>
                <w:szCs w:val="16"/>
              </w:rPr>
            </w:pPr>
            <w:r w:rsidRPr="000F52E2">
              <w:rPr>
                <w:rFonts w:asciiTheme="minorHAnsi" w:eastAsiaTheme="minorHAnsi" w:hAnsiTheme="minorHAnsi" w:cs="Calibri" w:hint="eastAsia"/>
                <w:color w:val="000000" w:themeColor="text1"/>
                <w:sz w:val="16"/>
                <w:szCs w:val="16"/>
              </w:rPr>
              <w:t>신용카드/체크카드</w:t>
            </w:r>
          </w:p>
        </w:tc>
        <w:tc>
          <w:tcPr>
            <w:tcW w:w="1701" w:type="dxa"/>
            <w:vAlign w:val="center"/>
          </w:tcPr>
          <w:p w14:paraId="4BE9E0F9" w14:textId="77777777" w:rsidR="00BA622F" w:rsidRPr="000F52E2" w:rsidRDefault="00BA622F" w:rsidP="003D0A15">
            <w:pPr>
              <w:spacing w:before="20" w:after="40" w:line="240" w:lineRule="exact"/>
              <w:jc w:val="center"/>
              <w:rPr>
                <w:rFonts w:asciiTheme="minorHAnsi" w:eastAsiaTheme="minorHAnsi" w:hAnsiTheme="minorHAnsi" w:cs="굴림"/>
                <w:bCs/>
                <w:iCs/>
                <w:color w:val="000000" w:themeColor="text1"/>
                <w:sz w:val="16"/>
                <w:szCs w:val="16"/>
              </w:rPr>
            </w:pPr>
            <w:r w:rsidRPr="000F52E2">
              <w:rPr>
                <w:rFonts w:asciiTheme="minorHAnsi" w:eastAsiaTheme="minorHAnsi" w:hAnsiTheme="minorHAnsi" w:cs="Calibri" w:hint="eastAsia"/>
                <w:color w:val="000000" w:themeColor="text1"/>
                <w:sz w:val="16"/>
                <w:szCs w:val="16"/>
              </w:rPr>
              <w:t>카드 결제취소</w:t>
            </w:r>
          </w:p>
        </w:tc>
        <w:tc>
          <w:tcPr>
            <w:tcW w:w="3515" w:type="dxa"/>
            <w:vAlign w:val="center"/>
          </w:tcPr>
          <w:p w14:paraId="66688EF1" w14:textId="77777777" w:rsidR="00BA622F" w:rsidRPr="000F52E2" w:rsidRDefault="00BA622F" w:rsidP="003D0A15">
            <w:pPr>
              <w:spacing w:before="20" w:after="40" w:line="240" w:lineRule="exact"/>
              <w:rPr>
                <w:rFonts w:asciiTheme="minorHAnsi" w:eastAsiaTheme="minorHAnsi" w:hAnsiTheme="minorHAnsi" w:cs="굴림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BA622F" w:rsidRPr="00AC4A92" w14:paraId="54E8D33E" w14:textId="77777777" w:rsidTr="003D0A15">
        <w:trPr>
          <w:trHeight w:val="340"/>
        </w:trPr>
        <w:tc>
          <w:tcPr>
            <w:tcW w:w="1701" w:type="dxa"/>
            <w:vMerge/>
            <w:shd w:val="clear" w:color="auto" w:fill="F2F2F2"/>
            <w:vAlign w:val="center"/>
          </w:tcPr>
          <w:p w14:paraId="4BC4E3C4" w14:textId="77777777" w:rsidR="00BA622F" w:rsidRPr="000F52E2" w:rsidRDefault="00BA622F" w:rsidP="003D0A15">
            <w:pPr>
              <w:spacing w:before="20" w:after="40" w:line="240" w:lineRule="exact"/>
              <w:jc w:val="center"/>
              <w:rPr>
                <w:rFonts w:asciiTheme="minorHAnsi" w:eastAsiaTheme="minorHAnsi" w:hAnsiTheme="min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B62BBA8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0F52E2">
              <w:rPr>
                <w:rFonts w:asciiTheme="minorHAnsi" w:eastAsiaTheme="minorHAnsi" w:hAnsiTheme="minorHAnsi" w:cs="Calibri" w:hint="eastAsia"/>
                <w:color w:val="000000" w:themeColor="text1"/>
                <w:sz w:val="16"/>
                <w:szCs w:val="16"/>
              </w:rPr>
              <w:t>무통장입금</w:t>
            </w:r>
          </w:p>
        </w:tc>
        <w:tc>
          <w:tcPr>
            <w:tcW w:w="1701" w:type="dxa"/>
            <w:vAlign w:val="center"/>
          </w:tcPr>
          <w:p w14:paraId="75C5F39F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0F52E2">
              <w:rPr>
                <w:rFonts w:asciiTheme="minorHAnsi" w:eastAsiaTheme="minorHAnsi" w:hAnsiTheme="minorHAnsi" w:cs="Calibri" w:hint="eastAsia"/>
                <w:color w:val="000000" w:themeColor="text1"/>
                <w:sz w:val="16"/>
                <w:szCs w:val="16"/>
              </w:rPr>
              <w:t>고객 환불계좌</w:t>
            </w:r>
          </w:p>
        </w:tc>
        <w:tc>
          <w:tcPr>
            <w:tcW w:w="3515" w:type="dxa"/>
            <w:vAlign w:val="center"/>
          </w:tcPr>
          <w:p w14:paraId="46200190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</w:tr>
      <w:tr w:rsidR="00BA622F" w:rsidRPr="00AC4A92" w14:paraId="78295E4D" w14:textId="77777777" w:rsidTr="003D0A15">
        <w:trPr>
          <w:trHeight w:val="340"/>
        </w:trPr>
        <w:tc>
          <w:tcPr>
            <w:tcW w:w="1701" w:type="dxa"/>
            <w:vMerge/>
            <w:shd w:val="clear" w:color="auto" w:fill="F2F2F2"/>
            <w:vAlign w:val="center"/>
          </w:tcPr>
          <w:p w14:paraId="02FCDAE0" w14:textId="77777777" w:rsidR="00BA622F" w:rsidRPr="000F52E2" w:rsidRDefault="00BA622F" w:rsidP="003D0A15">
            <w:pPr>
              <w:spacing w:before="20" w:after="40" w:line="240" w:lineRule="exact"/>
              <w:jc w:val="center"/>
              <w:rPr>
                <w:rFonts w:asciiTheme="minorHAnsi" w:eastAsiaTheme="minorHAnsi" w:hAnsiTheme="min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96585B0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0F52E2">
              <w:rPr>
                <w:rFonts w:asciiTheme="minorHAnsi" w:eastAsiaTheme="minorHAnsi" w:hAnsiTheme="minorHAnsi" w:cs="Calibri" w:hint="eastAsia"/>
                <w:color w:val="000000" w:themeColor="text1"/>
                <w:sz w:val="16"/>
                <w:szCs w:val="16"/>
              </w:rPr>
              <w:t>실시간 계좌이체</w:t>
            </w:r>
          </w:p>
        </w:tc>
        <w:tc>
          <w:tcPr>
            <w:tcW w:w="1701" w:type="dxa"/>
            <w:vAlign w:val="center"/>
          </w:tcPr>
          <w:p w14:paraId="06C68144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0F52E2">
              <w:rPr>
                <w:rFonts w:asciiTheme="minorHAnsi" w:eastAsiaTheme="minorHAnsi" w:hAnsiTheme="minorHAnsi" w:cs="Calibri" w:hint="eastAsia"/>
                <w:color w:val="000000" w:themeColor="text1"/>
                <w:sz w:val="16"/>
                <w:szCs w:val="16"/>
              </w:rPr>
              <w:t>고객 환불계좌</w:t>
            </w:r>
          </w:p>
        </w:tc>
        <w:tc>
          <w:tcPr>
            <w:tcW w:w="3515" w:type="dxa"/>
            <w:vAlign w:val="center"/>
          </w:tcPr>
          <w:p w14:paraId="0859CD65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</w:tr>
      <w:tr w:rsidR="00BA622F" w:rsidRPr="00AC4A92" w14:paraId="4CA89EEA" w14:textId="77777777" w:rsidTr="003D0A15">
        <w:trPr>
          <w:trHeight w:val="340"/>
        </w:trPr>
        <w:tc>
          <w:tcPr>
            <w:tcW w:w="1701" w:type="dxa"/>
            <w:vMerge/>
            <w:shd w:val="clear" w:color="auto" w:fill="F2F2F2"/>
            <w:vAlign w:val="center"/>
          </w:tcPr>
          <w:p w14:paraId="66139C2B" w14:textId="77777777" w:rsidR="00BA622F" w:rsidRPr="000F52E2" w:rsidRDefault="00BA622F" w:rsidP="003D0A15">
            <w:pPr>
              <w:spacing w:before="20" w:after="40" w:line="240" w:lineRule="exact"/>
              <w:jc w:val="center"/>
              <w:rPr>
                <w:rFonts w:asciiTheme="minorHAnsi" w:eastAsiaTheme="minorHAnsi" w:hAnsiTheme="min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95B028D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0F52E2">
              <w:rPr>
                <w:rFonts w:asciiTheme="minorHAnsi" w:eastAsiaTheme="minorHAnsi" w:hAnsiTheme="minorHAnsi" w:cs="Calibri" w:hint="eastAsia"/>
                <w:color w:val="000000" w:themeColor="text1"/>
                <w:sz w:val="16"/>
                <w:szCs w:val="16"/>
              </w:rPr>
              <w:t>휴대폰결제</w:t>
            </w:r>
          </w:p>
        </w:tc>
        <w:tc>
          <w:tcPr>
            <w:tcW w:w="1701" w:type="dxa"/>
            <w:vAlign w:val="center"/>
          </w:tcPr>
          <w:p w14:paraId="537DA866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0F52E2">
              <w:rPr>
                <w:rFonts w:asciiTheme="minorHAnsi" w:eastAsiaTheme="minorHAnsi" w:hAnsiTheme="minorHAnsi" w:cs="Calibri" w:hint="eastAsia"/>
                <w:color w:val="000000" w:themeColor="text1"/>
                <w:sz w:val="16"/>
                <w:szCs w:val="16"/>
              </w:rPr>
              <w:t>휴대폰결제 취소</w:t>
            </w:r>
          </w:p>
        </w:tc>
        <w:tc>
          <w:tcPr>
            <w:tcW w:w="3515" w:type="dxa"/>
            <w:vAlign w:val="center"/>
          </w:tcPr>
          <w:p w14:paraId="16B22E58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>
              <w:rPr>
                <w:rFonts w:asciiTheme="minorHAnsi" w:eastAsiaTheme="minorHAnsi" w:hAnsiTheme="minorHAnsi" w:cs="Arial Unicode MS" w:hint="eastAsia"/>
                <w:color w:val="000000"/>
                <w:spacing w:val="-12"/>
                <w:kern w:val="24"/>
                <w:sz w:val="16"/>
                <w:szCs w:val="16"/>
              </w:rPr>
              <w:t>부분 취소/부분 반품일 경우 환불계좌로 입금</w:t>
            </w:r>
          </w:p>
        </w:tc>
      </w:tr>
      <w:tr w:rsidR="00BA622F" w:rsidRPr="00AC4A92" w14:paraId="6553A37E" w14:textId="77777777" w:rsidTr="003D0A15">
        <w:trPr>
          <w:trHeight w:val="340"/>
        </w:trPr>
        <w:tc>
          <w:tcPr>
            <w:tcW w:w="1701" w:type="dxa"/>
            <w:vMerge/>
            <w:shd w:val="clear" w:color="auto" w:fill="F2F2F2"/>
            <w:vAlign w:val="center"/>
          </w:tcPr>
          <w:p w14:paraId="7BE552A4" w14:textId="77777777" w:rsidR="00BA622F" w:rsidRPr="000F52E2" w:rsidRDefault="00BA622F" w:rsidP="003D0A15">
            <w:pPr>
              <w:spacing w:before="20" w:after="40" w:line="240" w:lineRule="exact"/>
              <w:jc w:val="center"/>
              <w:rPr>
                <w:rFonts w:asciiTheme="minorHAnsi" w:eastAsiaTheme="minorHAnsi" w:hAnsiTheme="min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7A06367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0F52E2">
              <w:rPr>
                <w:rFonts w:asciiTheme="minorHAnsi" w:eastAsiaTheme="minorHAnsi" w:hAnsiTheme="minorHAnsi" w:cs="Calibri" w:hint="eastAsia"/>
                <w:color w:val="000000" w:themeColor="text1"/>
                <w:sz w:val="16"/>
                <w:szCs w:val="16"/>
              </w:rPr>
              <w:t>네이버페이</w:t>
            </w:r>
          </w:p>
        </w:tc>
        <w:tc>
          <w:tcPr>
            <w:tcW w:w="1701" w:type="dxa"/>
            <w:vAlign w:val="center"/>
          </w:tcPr>
          <w:p w14:paraId="4F1229C7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0F52E2">
              <w:rPr>
                <w:rFonts w:asciiTheme="minorHAnsi" w:eastAsiaTheme="minorHAnsi" w:hAnsiTheme="minorHAnsi" w:cs="Calibri" w:hint="eastAsia"/>
                <w:color w:val="000000" w:themeColor="text1"/>
                <w:sz w:val="16"/>
                <w:szCs w:val="16"/>
              </w:rPr>
              <w:t>네이버페이 취소</w:t>
            </w:r>
          </w:p>
        </w:tc>
        <w:tc>
          <w:tcPr>
            <w:tcW w:w="3515" w:type="dxa"/>
            <w:vAlign w:val="center"/>
          </w:tcPr>
          <w:p w14:paraId="06D99C73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</w:tr>
      <w:tr w:rsidR="00BA622F" w:rsidRPr="00AC4A92" w14:paraId="34E52BE4" w14:textId="77777777" w:rsidTr="003D0A15">
        <w:trPr>
          <w:trHeight w:val="340"/>
        </w:trPr>
        <w:tc>
          <w:tcPr>
            <w:tcW w:w="1701" w:type="dxa"/>
            <w:vMerge/>
            <w:shd w:val="clear" w:color="auto" w:fill="F2F2F2"/>
            <w:vAlign w:val="center"/>
          </w:tcPr>
          <w:p w14:paraId="54B4100F" w14:textId="77777777" w:rsidR="00BA622F" w:rsidRPr="000F52E2" w:rsidRDefault="00BA622F" w:rsidP="003D0A15">
            <w:pPr>
              <w:spacing w:before="20" w:after="40" w:line="240" w:lineRule="exact"/>
              <w:jc w:val="center"/>
              <w:rPr>
                <w:rFonts w:asciiTheme="minorHAnsi" w:eastAsiaTheme="minorHAnsi" w:hAnsiTheme="min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AD8EFE2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0F52E2">
              <w:rPr>
                <w:rFonts w:asciiTheme="minorHAnsi" w:eastAsiaTheme="minorHAnsi" w:hAnsiTheme="minorHAnsi" w:cs="Calibri" w:hint="eastAsia"/>
                <w:color w:val="000000" w:themeColor="text1"/>
                <w:sz w:val="16"/>
                <w:szCs w:val="16"/>
              </w:rPr>
              <w:t>카카오페이</w:t>
            </w:r>
          </w:p>
        </w:tc>
        <w:tc>
          <w:tcPr>
            <w:tcW w:w="1701" w:type="dxa"/>
            <w:vAlign w:val="center"/>
          </w:tcPr>
          <w:p w14:paraId="0F77822D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0F52E2">
              <w:rPr>
                <w:rFonts w:asciiTheme="minorHAnsi" w:eastAsiaTheme="minorHAnsi" w:hAnsiTheme="minorHAnsi" w:cs="Calibri" w:hint="eastAsia"/>
                <w:color w:val="000000" w:themeColor="text1"/>
                <w:sz w:val="16"/>
                <w:szCs w:val="16"/>
              </w:rPr>
              <w:t>카카오페이 취소</w:t>
            </w:r>
          </w:p>
        </w:tc>
        <w:tc>
          <w:tcPr>
            <w:tcW w:w="3515" w:type="dxa"/>
            <w:vAlign w:val="center"/>
          </w:tcPr>
          <w:p w14:paraId="76C9C05A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</w:p>
        </w:tc>
      </w:tr>
      <w:tr w:rsidR="00BA622F" w:rsidRPr="00AC4A92" w14:paraId="45F4EA2D" w14:textId="77777777" w:rsidTr="003D0A15">
        <w:trPr>
          <w:trHeight w:val="340"/>
        </w:trPr>
        <w:tc>
          <w:tcPr>
            <w:tcW w:w="1701" w:type="dxa"/>
            <w:vMerge w:val="restart"/>
            <w:shd w:val="clear" w:color="auto" w:fill="F2F2F2"/>
            <w:vAlign w:val="center"/>
          </w:tcPr>
          <w:p w14:paraId="56D19295" w14:textId="77777777" w:rsidR="00BA622F" w:rsidRPr="000F52E2" w:rsidRDefault="00BA622F" w:rsidP="003D0A15">
            <w:pPr>
              <w:spacing w:before="20" w:after="40" w:line="240" w:lineRule="exact"/>
              <w:jc w:val="center"/>
              <w:rPr>
                <w:rFonts w:asciiTheme="minorHAnsi" w:eastAsiaTheme="minorHAnsi" w:hAnsiTheme="min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  <w:r w:rsidRPr="00EA3212">
              <w:rPr>
                <w:rFonts w:asciiTheme="minorHAnsi" w:eastAsiaTheme="minorHAnsi" w:hAnsiTheme="minorHAnsi" w:hint="eastAsia"/>
                <w:sz w:val="16"/>
                <w:szCs w:val="16"/>
              </w:rPr>
              <w:t>보조 결제수단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0F14648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proofErr w:type="spellStart"/>
            <w:r w:rsidRPr="00EA3212">
              <w:rPr>
                <w:rFonts w:asciiTheme="minorHAnsi" w:eastAsiaTheme="minorHAnsi" w:hAnsiTheme="minorHAnsi" w:hint="eastAsia"/>
                <w:sz w:val="16"/>
                <w:szCs w:val="16"/>
              </w:rPr>
              <w:t>기프트카드</w:t>
            </w:r>
            <w:proofErr w:type="spellEnd"/>
          </w:p>
        </w:tc>
        <w:tc>
          <w:tcPr>
            <w:tcW w:w="1701" w:type="dxa"/>
            <w:vAlign w:val="center"/>
          </w:tcPr>
          <w:p w14:paraId="0321FE12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proofErr w:type="spellStart"/>
            <w:r w:rsidRPr="000F52E2">
              <w:rPr>
                <w:rFonts w:asciiTheme="minorHAnsi" w:eastAsiaTheme="minorHAnsi" w:hAnsiTheme="minorHAnsi" w:hint="eastAsia"/>
                <w:bCs/>
                <w:iCs/>
                <w:color w:val="000000" w:themeColor="text1"/>
                <w:sz w:val="16"/>
                <w:szCs w:val="16"/>
              </w:rPr>
              <w:t>기프트카드</w:t>
            </w:r>
            <w:proofErr w:type="spellEnd"/>
          </w:p>
        </w:tc>
        <w:tc>
          <w:tcPr>
            <w:tcW w:w="3515" w:type="dxa"/>
            <w:vAlign w:val="center"/>
          </w:tcPr>
          <w:p w14:paraId="4A1C97B5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>
              <w:rPr>
                <w:rFonts w:asciiTheme="minorHAnsi" w:eastAsiaTheme="minorHAnsi" w:hAnsiTheme="minorHAnsi" w:cs="Arial Unicode MS" w:hint="eastAsia"/>
                <w:color w:val="000000"/>
                <w:spacing w:val="-12"/>
                <w:kern w:val="24"/>
                <w:sz w:val="16"/>
                <w:szCs w:val="16"/>
              </w:rPr>
              <w:t>부분 취소/부분 반품일 경우 환불계좌로 입금</w:t>
            </w:r>
          </w:p>
        </w:tc>
      </w:tr>
      <w:tr w:rsidR="00BA622F" w:rsidRPr="00AC4A92" w14:paraId="6A61F10F" w14:textId="77777777" w:rsidTr="003D0A15">
        <w:trPr>
          <w:trHeight w:val="340"/>
        </w:trPr>
        <w:tc>
          <w:tcPr>
            <w:tcW w:w="1701" w:type="dxa"/>
            <w:vMerge/>
            <w:shd w:val="clear" w:color="auto" w:fill="F2F2F2"/>
            <w:vAlign w:val="center"/>
          </w:tcPr>
          <w:p w14:paraId="5FC88EA5" w14:textId="77777777" w:rsidR="00BA622F" w:rsidRPr="000F52E2" w:rsidRDefault="00BA622F" w:rsidP="003D0A15">
            <w:pPr>
              <w:spacing w:before="20" w:after="40" w:line="240" w:lineRule="exact"/>
              <w:jc w:val="center"/>
              <w:rPr>
                <w:rFonts w:asciiTheme="minorHAnsi" w:eastAsiaTheme="minorHAnsi" w:hAnsiTheme="min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C154907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EA3212">
              <w:rPr>
                <w:rFonts w:asciiTheme="minorHAnsi" w:eastAsiaTheme="minorHAnsi" w:hAnsiTheme="minorHAnsi" w:hint="eastAsia"/>
                <w:sz w:val="16"/>
                <w:szCs w:val="16"/>
              </w:rPr>
              <w:t>구매 포인트</w:t>
            </w:r>
          </w:p>
        </w:tc>
        <w:tc>
          <w:tcPr>
            <w:tcW w:w="1701" w:type="dxa"/>
            <w:vAlign w:val="center"/>
          </w:tcPr>
          <w:p w14:paraId="479F5966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bCs/>
                <w:iCs/>
                <w:color w:val="000000" w:themeColor="text1"/>
                <w:sz w:val="16"/>
                <w:szCs w:val="16"/>
              </w:rPr>
              <w:t xml:space="preserve">구매 </w:t>
            </w:r>
            <w:r w:rsidRPr="000F52E2">
              <w:rPr>
                <w:rFonts w:asciiTheme="minorHAnsi" w:eastAsiaTheme="minorHAnsi" w:hAnsiTheme="minorHAnsi" w:hint="eastAsia"/>
                <w:bCs/>
                <w:iCs/>
                <w:color w:val="000000" w:themeColor="text1"/>
                <w:sz w:val="16"/>
                <w:szCs w:val="16"/>
              </w:rPr>
              <w:t>포인트</w:t>
            </w:r>
          </w:p>
        </w:tc>
        <w:tc>
          <w:tcPr>
            <w:tcW w:w="3515" w:type="dxa"/>
            <w:vAlign w:val="center"/>
          </w:tcPr>
          <w:p w14:paraId="47357F50" w14:textId="77777777" w:rsidR="00BA622F" w:rsidRPr="00552A55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EastAsia" w:eastAsiaTheme="minorEastAsia" w:hAnsiTheme="minorEastAsia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552A55">
              <w:rPr>
                <w:rFonts w:asciiTheme="minorEastAsia" w:eastAsiaTheme="minorEastAsia" w:hAnsiTheme="minorEastAsia"/>
                <w:sz w:val="16"/>
                <w:szCs w:val="16"/>
              </w:rPr>
              <w:t>유효기간 변경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이나 연장 안함</w:t>
            </w:r>
            <w:r w:rsidRPr="00552A55">
              <w:rPr>
                <w:rFonts w:asciiTheme="minorEastAsia" w:eastAsiaTheme="minorEastAsia" w:hAnsiTheme="minorEastAsia" w:hint="eastAsia"/>
                <w:sz w:val="16"/>
                <w:szCs w:val="16"/>
              </w:rPr>
              <w:t>.</w:t>
            </w:r>
          </w:p>
        </w:tc>
      </w:tr>
      <w:tr w:rsidR="00BA622F" w:rsidRPr="00AC4A92" w14:paraId="57E28D94" w14:textId="77777777" w:rsidTr="003D0A15">
        <w:trPr>
          <w:trHeight w:val="340"/>
        </w:trPr>
        <w:tc>
          <w:tcPr>
            <w:tcW w:w="1701" w:type="dxa"/>
            <w:vMerge/>
            <w:shd w:val="clear" w:color="auto" w:fill="F2F2F2"/>
            <w:vAlign w:val="center"/>
          </w:tcPr>
          <w:p w14:paraId="4A69B3DA" w14:textId="77777777" w:rsidR="00BA622F" w:rsidRPr="000F52E2" w:rsidRDefault="00BA622F" w:rsidP="003D0A15">
            <w:pPr>
              <w:spacing w:before="20" w:after="40" w:line="240" w:lineRule="exact"/>
              <w:jc w:val="center"/>
              <w:rPr>
                <w:rFonts w:asciiTheme="minorHAnsi" w:eastAsiaTheme="minorHAnsi" w:hAnsiTheme="min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4257F25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EA3212">
              <w:rPr>
                <w:rFonts w:asciiTheme="minorHAnsi" w:eastAsiaTheme="minorHAnsi" w:hAnsiTheme="minorHAnsi" w:hint="eastAsia"/>
                <w:sz w:val="16"/>
                <w:szCs w:val="16"/>
              </w:rPr>
              <w:t>이벤트 포인트</w:t>
            </w:r>
          </w:p>
        </w:tc>
        <w:tc>
          <w:tcPr>
            <w:tcW w:w="1701" w:type="dxa"/>
            <w:vAlign w:val="center"/>
          </w:tcPr>
          <w:p w14:paraId="3D8B9D30" w14:textId="77777777" w:rsidR="00BA622F" w:rsidRPr="000F52E2" w:rsidRDefault="00BA622F" w:rsidP="003D0A15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Theme="minorHAnsi" w:eastAsiaTheme="minorHAnsi" w:hAnsiTheme="minorHAnsi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>
              <w:rPr>
                <w:rFonts w:asciiTheme="minorHAnsi" w:eastAsiaTheme="minorHAnsi" w:hAnsiTheme="minorHAnsi" w:cs="Arial Unicode MS" w:hint="eastAsia"/>
                <w:color w:val="000000"/>
                <w:spacing w:val="-12"/>
                <w:kern w:val="24"/>
                <w:sz w:val="16"/>
                <w:szCs w:val="16"/>
              </w:rPr>
              <w:t xml:space="preserve">이벤트 포인트 </w:t>
            </w:r>
          </w:p>
        </w:tc>
        <w:tc>
          <w:tcPr>
            <w:tcW w:w="3515" w:type="dxa"/>
          </w:tcPr>
          <w:p w14:paraId="3019FFBF" w14:textId="77777777" w:rsidR="00BA622F" w:rsidRDefault="00BA622F" w:rsidP="003D0A15">
            <w:pPr>
              <w:pStyle w:val="af2"/>
              <w:wordWrap w:val="0"/>
              <w:spacing w:before="20" w:beforeAutospacing="0" w:after="40" w:afterAutospacing="0" w:line="200" w:lineRule="exact"/>
              <w:jc w:val="both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552A55">
              <w:rPr>
                <w:rFonts w:asciiTheme="minorEastAsia" w:eastAsiaTheme="minorEastAsia" w:hAnsiTheme="minorEastAsia" w:hint="eastAsia"/>
                <w:sz w:val="16"/>
                <w:szCs w:val="16"/>
              </w:rPr>
              <w:t>신규로 이벤트 포인트 발급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,</w:t>
            </w:r>
          </w:p>
          <w:p w14:paraId="70751CE6" w14:textId="77777777" w:rsidR="00BA622F" w:rsidRPr="00552A55" w:rsidRDefault="00BA622F" w:rsidP="003D0A15">
            <w:pPr>
              <w:pStyle w:val="af2"/>
              <w:wordWrap w:val="0"/>
              <w:spacing w:before="20" w:beforeAutospacing="0" w:after="40" w:afterAutospacing="0" w:line="200" w:lineRule="exact"/>
              <w:jc w:val="both"/>
              <w:rPr>
                <w:rFonts w:asciiTheme="minorEastAsia" w:eastAsiaTheme="minorEastAsia" w:hAnsiTheme="minorEastAsia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552A55">
              <w:rPr>
                <w:rFonts w:asciiTheme="minorEastAsia" w:eastAsiaTheme="minorEastAsia" w:hAnsiTheme="minorEastAsia"/>
                <w:sz w:val="16"/>
                <w:szCs w:val="16"/>
              </w:rPr>
              <w:t>유효기간</w:t>
            </w:r>
            <w:r w:rsidRPr="00552A55">
              <w:rPr>
                <w:rFonts w:asciiTheme="minorEastAsia" w:eastAsiaTheme="minorEastAsia" w:hAnsiTheme="minorEastAsia" w:hint="eastAsia"/>
                <w:sz w:val="16"/>
                <w:szCs w:val="16"/>
              </w:rPr>
              <w:t>은 발급일 기준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으로</w:t>
            </w:r>
            <w:r w:rsidRPr="00552A55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재설정</w:t>
            </w:r>
          </w:p>
        </w:tc>
      </w:tr>
    </w:tbl>
    <w:bookmarkEnd w:id="194"/>
    <w:p w14:paraId="1FD95C5C" w14:textId="77777777" w:rsidR="0018061A" w:rsidRPr="001D69C3" w:rsidRDefault="0018061A" w:rsidP="00080D83">
      <w:pPr>
        <w:pStyle w:val="a"/>
      </w:pPr>
      <w:r w:rsidRPr="001D69C3">
        <w:rPr>
          <w:rFonts w:hint="eastAsia"/>
        </w:rPr>
        <w:t>회원인 경우 마이페이지를 통하여 고객이 환불계좌를 직접 입력한 후 계좌인증을 하여 등록하고,</w:t>
      </w:r>
      <w:r w:rsidRPr="001D69C3">
        <w:t xml:space="preserve"> </w:t>
      </w:r>
      <w:r w:rsidRPr="001D69C3">
        <w:rPr>
          <w:rFonts w:hint="eastAsia"/>
        </w:rPr>
        <w:t>비회원 인 경우 클레임 접수 시 환불 계좌를 입력한다.</w:t>
      </w:r>
      <w:r w:rsidRPr="001D69C3">
        <w:t xml:space="preserve"> </w:t>
      </w:r>
    </w:p>
    <w:p w14:paraId="70B8EBAB" w14:textId="77777777" w:rsidR="0097170C" w:rsidRPr="001D69C3" w:rsidRDefault="00663F40" w:rsidP="00080D83">
      <w:pPr>
        <w:pStyle w:val="a"/>
      </w:pPr>
      <w:r w:rsidRPr="001D69C3">
        <w:rPr>
          <w:rFonts w:hint="eastAsia"/>
        </w:rPr>
        <w:lastRenderedPageBreak/>
        <w:t>계좌이체</w:t>
      </w:r>
      <w:r w:rsidR="0097170C" w:rsidRPr="001D69C3">
        <w:t>로 환불하는 경우 환불담당자가 별도로 인터넷뱅킹을 통해 환불금액을 송금하고</w:t>
      </w:r>
      <w:r w:rsidR="007D5DE9" w:rsidRPr="001D69C3">
        <w:rPr>
          <w:rFonts w:hint="eastAsia"/>
        </w:rPr>
        <w:t>.</w:t>
      </w:r>
      <w:r w:rsidR="0097170C" w:rsidRPr="001D69C3">
        <w:t xml:space="preserve"> </w:t>
      </w:r>
      <w:r w:rsidR="007D5DE9" w:rsidRPr="001D69C3">
        <w:rPr>
          <w:rFonts w:hint="eastAsia"/>
        </w:rPr>
        <w:t xml:space="preserve">환불 금액 관리 메뉴에서 </w:t>
      </w:r>
      <w:r w:rsidR="007D5DE9" w:rsidRPr="001D69C3">
        <w:t>‘</w:t>
      </w:r>
      <w:r w:rsidR="007D5DE9" w:rsidRPr="001D69C3">
        <w:rPr>
          <w:rFonts w:hint="eastAsia"/>
        </w:rPr>
        <w:t>처리완료</w:t>
      </w:r>
      <w:r w:rsidR="007D5DE9" w:rsidRPr="001D69C3">
        <w:t>’</w:t>
      </w:r>
      <w:r w:rsidR="007D5DE9" w:rsidRPr="001D69C3">
        <w:rPr>
          <w:rFonts w:hint="eastAsia"/>
        </w:rPr>
        <w:t>하여 입금완료를 확인한다.</w:t>
      </w:r>
    </w:p>
    <w:p w14:paraId="36FF9BAC" w14:textId="77777777" w:rsidR="007D5DE9" w:rsidRDefault="0097170C" w:rsidP="00080D83">
      <w:pPr>
        <w:pStyle w:val="a"/>
      </w:pPr>
      <w:r w:rsidRPr="001D69C3">
        <w:t>판매자 귀책으로</w:t>
      </w:r>
      <w:r w:rsidR="0009601A" w:rsidRPr="001D69C3">
        <w:rPr>
          <w:rFonts w:hint="eastAsia"/>
        </w:rPr>
        <w:t xml:space="preserve"> 인한 환불일 경우 유효기간이 지났으나 환불되지 않아 발생한 고객 클레임은</w:t>
      </w:r>
      <w:r w:rsidRPr="001D69C3">
        <w:t xml:space="preserve"> CS 보상으로 처리한다.</w:t>
      </w:r>
    </w:p>
    <w:p w14:paraId="5094D5BC" w14:textId="5851E3D0" w:rsidR="0094609F" w:rsidRDefault="0094609F" w:rsidP="009B7C83"/>
    <w:p w14:paraId="589D841E" w14:textId="58DA45A0" w:rsidR="00BA622F" w:rsidRDefault="0094609F">
      <w:pPr>
        <w:widowControl/>
        <w:spacing w:line="240" w:lineRule="auto"/>
        <w:jc w:val="left"/>
      </w:pPr>
      <w:r>
        <w:br w:type="page"/>
      </w:r>
    </w:p>
    <w:p w14:paraId="5AD550F9" w14:textId="2A9DA7F8" w:rsidR="00BA622F" w:rsidRPr="00971584" w:rsidRDefault="00BA622F" w:rsidP="00BA622F">
      <w:pPr>
        <w:pStyle w:val="1Depth"/>
      </w:pPr>
      <w:r>
        <w:rPr>
          <w:rFonts w:hint="eastAsia"/>
        </w:rPr>
        <w:lastRenderedPageBreak/>
        <w:t>환수</w:t>
      </w:r>
    </w:p>
    <w:p w14:paraId="44903D25" w14:textId="77777777" w:rsidR="00BA622F" w:rsidRPr="009B7C83" w:rsidRDefault="00BA622F" w:rsidP="00BA622F">
      <w:pPr>
        <w:pStyle w:val="af3"/>
        <w:numPr>
          <w:ilvl w:val="0"/>
          <w:numId w:val="15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EastAsia" w:eastAsiaTheme="minorEastAsia" w:hAnsiTheme="minorEastAsia" w:cs="Calibri"/>
          <w:b/>
          <w:vanish/>
          <w:kern w:val="2"/>
          <w:sz w:val="24"/>
          <w:szCs w:val="24"/>
        </w:rPr>
      </w:pPr>
    </w:p>
    <w:p w14:paraId="6C86825D" w14:textId="73C91054" w:rsidR="00BA622F" w:rsidRPr="001D69C3" w:rsidRDefault="00BA622F" w:rsidP="00BA622F">
      <w:pPr>
        <w:pStyle w:val="-20"/>
        <w:numPr>
          <w:ilvl w:val="1"/>
          <w:numId w:val="20"/>
        </w:numPr>
        <w:ind w:leftChars="142" w:left="851" w:hanging="567"/>
      </w:pPr>
      <w:r w:rsidRPr="009B7C83">
        <w:t>정의</w:t>
      </w:r>
    </w:p>
    <w:p w14:paraId="7F442663" w14:textId="715285E6" w:rsidR="00BA622F" w:rsidRDefault="00BA622F" w:rsidP="00BA622F">
      <w:pPr>
        <w:pStyle w:val="a"/>
      </w:pPr>
      <w:r>
        <w:rPr>
          <w:rFonts w:hint="eastAsia"/>
        </w:rPr>
        <w:t>환수는 클레임(</w:t>
      </w:r>
      <w:r w:rsidRPr="00AB786F">
        <w:rPr>
          <w:rFonts w:hint="eastAsia"/>
        </w:rPr>
        <w:t>취소,</w:t>
      </w:r>
      <w:r w:rsidRPr="00AB786F">
        <w:t xml:space="preserve"> </w:t>
      </w:r>
      <w:r>
        <w:rPr>
          <w:rFonts w:hint="eastAsia"/>
        </w:rPr>
        <w:t>교환,</w:t>
      </w:r>
      <w:r>
        <w:t xml:space="preserve"> </w:t>
      </w:r>
      <w:r>
        <w:rPr>
          <w:rFonts w:hint="eastAsia"/>
        </w:rPr>
        <w:t>반품</w:t>
      </w:r>
      <w:r>
        <w:t>)</w:t>
      </w:r>
      <w:r>
        <w:rPr>
          <w:rFonts w:hint="eastAsia"/>
        </w:rPr>
        <w:t xml:space="preserve"> 시 </w:t>
      </w:r>
      <w:r w:rsidRPr="00AB786F">
        <w:rPr>
          <w:rFonts w:hint="eastAsia"/>
        </w:rPr>
        <w:t>고객이 이미 사용한 포인트 등을 환수하는 경우,</w:t>
      </w:r>
      <w:r w:rsidRPr="00AB786F">
        <w:t xml:space="preserve"> </w:t>
      </w:r>
      <w:proofErr w:type="spellStart"/>
      <w:r w:rsidRPr="00AB786F">
        <w:rPr>
          <w:rFonts w:hint="eastAsia"/>
        </w:rPr>
        <w:t>다족</w:t>
      </w:r>
      <w:proofErr w:type="spellEnd"/>
      <w:r>
        <w:rPr>
          <w:rFonts w:hint="eastAsia"/>
        </w:rPr>
        <w:t xml:space="preserve"> </w:t>
      </w:r>
      <w:r w:rsidRPr="00AB786F">
        <w:rPr>
          <w:rFonts w:hint="eastAsia"/>
        </w:rPr>
        <w:t>구매 할인이 취</w:t>
      </w:r>
      <w:r>
        <w:rPr>
          <w:rFonts w:hint="eastAsia"/>
        </w:rPr>
        <w:t>소</w:t>
      </w:r>
      <w:r w:rsidRPr="00AB786F">
        <w:rPr>
          <w:rFonts w:hint="eastAsia"/>
        </w:rPr>
        <w:t xml:space="preserve">되는 경우 등의 사유로 고객이 추가로 </w:t>
      </w:r>
      <w:r>
        <w:rPr>
          <w:rFonts w:hint="eastAsia"/>
        </w:rPr>
        <w:t>온라인몰</w:t>
      </w:r>
      <w:r w:rsidRPr="00AB786F">
        <w:rPr>
          <w:rFonts w:hint="eastAsia"/>
        </w:rPr>
        <w:t>로 입금해야</w:t>
      </w:r>
      <w:r>
        <w:rPr>
          <w:rFonts w:hint="eastAsia"/>
        </w:rPr>
        <w:t xml:space="preserve"> </w:t>
      </w:r>
      <w:r w:rsidRPr="00AB786F">
        <w:rPr>
          <w:rFonts w:hint="eastAsia"/>
        </w:rPr>
        <w:t>하는 경우를 말한다</w:t>
      </w:r>
      <w:r>
        <w:rPr>
          <w:rFonts w:hint="eastAsia"/>
        </w:rPr>
        <w:t>.</w:t>
      </w:r>
    </w:p>
    <w:p w14:paraId="05E7C1CB" w14:textId="77777777" w:rsidR="00BA622F" w:rsidRDefault="00BA622F" w:rsidP="00BA622F">
      <w:pPr>
        <w:pStyle w:val="a"/>
        <w:numPr>
          <w:ilvl w:val="0"/>
          <w:numId w:val="0"/>
        </w:numPr>
        <w:ind w:left="400"/>
      </w:pPr>
    </w:p>
    <w:p w14:paraId="156CDADF" w14:textId="4564E9D8" w:rsidR="00BA622F" w:rsidRPr="001D69C3" w:rsidRDefault="00BA622F" w:rsidP="00BA622F">
      <w:pPr>
        <w:pStyle w:val="-20"/>
        <w:numPr>
          <w:ilvl w:val="1"/>
          <w:numId w:val="20"/>
        </w:numPr>
        <w:ind w:leftChars="142" w:left="851" w:hanging="567"/>
      </w:pPr>
      <w:r>
        <w:rPr>
          <w:rFonts w:hint="eastAsia"/>
        </w:rPr>
        <w:t>기본정책</w:t>
      </w:r>
    </w:p>
    <w:p w14:paraId="029D6251" w14:textId="77777777" w:rsidR="00BA622F" w:rsidRDefault="00BA622F" w:rsidP="00BA622F">
      <w:pPr>
        <w:pStyle w:val="a"/>
      </w:pPr>
      <w:proofErr w:type="spellStart"/>
      <w:r w:rsidRPr="00954A5E">
        <w:rPr>
          <w:rFonts w:hint="eastAsia"/>
        </w:rPr>
        <w:t>입점사의</w:t>
      </w:r>
      <w:proofErr w:type="spellEnd"/>
      <w:r w:rsidRPr="00954A5E">
        <w:rPr>
          <w:rFonts w:hint="eastAsia"/>
        </w:rPr>
        <w:t xml:space="preserve"> 최종 </w:t>
      </w:r>
      <w:r>
        <w:rPr>
          <w:rFonts w:hint="eastAsia"/>
        </w:rPr>
        <w:t>환수/</w:t>
      </w:r>
      <w:r w:rsidRPr="00954A5E">
        <w:rPr>
          <w:rFonts w:hint="eastAsia"/>
        </w:rPr>
        <w:t>환불 처리는 고객센터에서 처리한다.</w:t>
      </w:r>
      <w:r>
        <w:rPr>
          <w:rFonts w:hint="eastAsia"/>
        </w:rPr>
        <w:t xml:space="preserve"> </w:t>
      </w:r>
      <w:r>
        <w:t>(</w:t>
      </w:r>
      <w:proofErr w:type="spellStart"/>
      <w:r>
        <w:rPr>
          <w:rFonts w:hint="eastAsia"/>
        </w:rPr>
        <w:t>입점사</w:t>
      </w:r>
      <w:proofErr w:type="spellEnd"/>
      <w:r>
        <w:rPr>
          <w:rFonts w:hint="eastAsia"/>
        </w:rPr>
        <w:t xml:space="preserve"> 직접 처리불가)</w:t>
      </w:r>
    </w:p>
    <w:p w14:paraId="69834AC8" w14:textId="56047CCA" w:rsidR="00CF5AEF" w:rsidRDefault="00BA622F" w:rsidP="00CF5AEF">
      <w:pPr>
        <w:pStyle w:val="a"/>
        <w:widowControl/>
      </w:pPr>
      <w:r w:rsidRPr="008F307C">
        <w:rPr>
          <w:rFonts w:hint="eastAsia"/>
        </w:rPr>
        <w:t xml:space="preserve">환수는 </w:t>
      </w:r>
      <w:proofErr w:type="spellStart"/>
      <w:r w:rsidRPr="008F307C">
        <w:rPr>
          <w:rFonts w:hint="eastAsia"/>
        </w:rPr>
        <w:t>추가금</w:t>
      </w:r>
      <w:proofErr w:type="spellEnd"/>
      <w:r w:rsidRPr="008F307C">
        <w:rPr>
          <w:rFonts w:hint="eastAsia"/>
        </w:rPr>
        <w:t>(</w:t>
      </w:r>
      <w:proofErr w:type="spellStart"/>
      <w:r w:rsidRPr="008F307C">
        <w:rPr>
          <w:rFonts w:hint="eastAsia"/>
        </w:rPr>
        <w:t>환수금</w:t>
      </w:r>
      <w:proofErr w:type="spellEnd"/>
      <w:r w:rsidRPr="008F307C">
        <w:rPr>
          <w:rFonts w:hint="eastAsia"/>
        </w:rPr>
        <w:t xml:space="preserve">)이 발생한 클레임의 상세화면에서 </w:t>
      </w:r>
      <w:r>
        <w:t>‘</w:t>
      </w:r>
      <w:r w:rsidRPr="008F307C">
        <w:rPr>
          <w:rFonts w:hint="eastAsia"/>
        </w:rPr>
        <w:t>가상계좌 발급</w:t>
      </w:r>
      <w:r w:rsidRPr="008F307C">
        <w:t>’</w:t>
      </w:r>
      <w:r w:rsidR="00CF5AEF">
        <w:t xml:space="preserve"> </w:t>
      </w:r>
      <w:r w:rsidRPr="008F307C">
        <w:rPr>
          <w:rFonts w:hint="eastAsia"/>
        </w:rPr>
        <w:t xml:space="preserve">후 </w:t>
      </w:r>
      <w:r w:rsidRPr="008F307C">
        <w:t>‘</w:t>
      </w:r>
      <w:r w:rsidRPr="008F307C">
        <w:rPr>
          <w:rFonts w:hint="eastAsia"/>
        </w:rPr>
        <w:t>환수금액 관리</w:t>
      </w:r>
      <w:r w:rsidRPr="008F307C">
        <w:t>’</w:t>
      </w:r>
      <w:r w:rsidRPr="008F307C">
        <w:rPr>
          <w:rFonts w:hint="eastAsia"/>
        </w:rPr>
        <w:t>메뉴에 집</w:t>
      </w:r>
      <w:r>
        <w:rPr>
          <w:rFonts w:hint="eastAsia"/>
        </w:rPr>
        <w:t>계</w:t>
      </w:r>
      <w:r w:rsidRPr="008F307C">
        <w:rPr>
          <w:rFonts w:hint="eastAsia"/>
        </w:rPr>
        <w:t>된다.</w:t>
      </w:r>
    </w:p>
    <w:p w14:paraId="05342981" w14:textId="77777777" w:rsidR="00CF5AEF" w:rsidRDefault="00CF5AEF" w:rsidP="00CF5AEF">
      <w:pPr>
        <w:pStyle w:val="a"/>
        <w:widowControl/>
        <w:numPr>
          <w:ilvl w:val="0"/>
          <w:numId w:val="0"/>
        </w:numPr>
        <w:ind w:left="800"/>
      </w:pPr>
    </w:p>
    <w:p w14:paraId="7B7FFF7F" w14:textId="77777777" w:rsidR="00CF5AEF" w:rsidRPr="00CF5AEF" w:rsidRDefault="00CF5AEF" w:rsidP="00CF5AEF">
      <w:pPr>
        <w:pStyle w:val="-20"/>
        <w:numPr>
          <w:ilvl w:val="1"/>
          <w:numId w:val="20"/>
        </w:numPr>
        <w:ind w:leftChars="142" w:left="851" w:hanging="567"/>
      </w:pPr>
      <w:r w:rsidRPr="00C12EF1">
        <w:t>클레임 구분에 따른 유형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44"/>
        <w:gridCol w:w="7073"/>
      </w:tblGrid>
      <w:tr w:rsidR="00CF5AEF" w:rsidRPr="00AC4A92" w14:paraId="3014B172" w14:textId="77777777" w:rsidTr="00CF5AEF">
        <w:trPr>
          <w:trHeight w:val="397"/>
        </w:trPr>
        <w:tc>
          <w:tcPr>
            <w:tcW w:w="1078" w:type="pct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879AF3B" w14:textId="77777777" w:rsidR="00CF5AEF" w:rsidRPr="00AC4A92" w:rsidRDefault="00CF5AEF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8"/>
                <w:szCs w:val="18"/>
              </w:rPr>
            </w:pPr>
            <w:r w:rsidRPr="00AC4A92"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8"/>
                <w:szCs w:val="18"/>
              </w:rPr>
              <w:t>유형</w:t>
            </w:r>
          </w:p>
        </w:tc>
        <w:tc>
          <w:tcPr>
            <w:tcW w:w="3922" w:type="pct"/>
            <w:shd w:val="clear" w:color="auto" w:fill="BFBFBF"/>
            <w:vAlign w:val="center"/>
          </w:tcPr>
          <w:p w14:paraId="6F4473A0" w14:textId="77777777" w:rsidR="00CF5AEF" w:rsidRPr="00AC4A92" w:rsidRDefault="00CF5AEF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8"/>
                <w:szCs w:val="18"/>
              </w:rPr>
            </w:pPr>
            <w:r w:rsidRPr="00AC4A92"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8"/>
                <w:szCs w:val="18"/>
              </w:rPr>
              <w:t>설명</w:t>
            </w:r>
          </w:p>
        </w:tc>
      </w:tr>
      <w:tr w:rsidR="00CF5AEF" w:rsidRPr="00AC4A92" w14:paraId="78EEA124" w14:textId="77777777" w:rsidTr="00CF5AEF">
        <w:trPr>
          <w:trHeight w:val="397"/>
        </w:trPr>
        <w:tc>
          <w:tcPr>
            <w:tcW w:w="1078" w:type="pct"/>
            <w:shd w:val="clear" w:color="auto" w:fill="F2F2F2"/>
            <w:vAlign w:val="center"/>
          </w:tcPr>
          <w:p w14:paraId="24E820AE" w14:textId="5366D130" w:rsidR="00CF5AEF" w:rsidRPr="00AC4A92" w:rsidRDefault="00CF5AEF" w:rsidP="00CF5AEF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Theme="majorHAnsi" w:hAnsiTheme="majorHAnsi" w:cs="굴림" w:hint="eastAsia"/>
                <w:bCs/>
                <w:snapToGrid w:val="0"/>
                <w:color w:val="000000" w:themeColor="text1"/>
                <w:sz w:val="18"/>
                <w:szCs w:val="18"/>
              </w:rPr>
              <w:t>주문취소 환수</w:t>
            </w:r>
          </w:p>
        </w:tc>
        <w:tc>
          <w:tcPr>
            <w:tcW w:w="3922" w:type="pct"/>
            <w:shd w:val="clear" w:color="auto" w:fill="auto"/>
            <w:vAlign w:val="center"/>
          </w:tcPr>
          <w:p w14:paraId="783A8AE0" w14:textId="40D44D43" w:rsidR="00CF5AEF" w:rsidRPr="0082742D" w:rsidRDefault="00CF5AEF" w:rsidP="00CF5AEF">
            <w:pPr>
              <w:spacing w:before="20" w:after="40" w:line="240" w:lineRule="exact"/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8"/>
                <w:szCs w:val="18"/>
              </w:rPr>
              <w:t>주문 취소 접수 시 바로 주문취소가 완료되지 않고 추가로 납부해야 하는 금액이 발생한 경우</w:t>
            </w:r>
          </w:p>
        </w:tc>
      </w:tr>
      <w:tr w:rsidR="00CF5AEF" w:rsidRPr="00AC4A92" w14:paraId="65129572" w14:textId="77777777" w:rsidTr="00CF5AEF">
        <w:trPr>
          <w:trHeight w:val="397"/>
        </w:trPr>
        <w:tc>
          <w:tcPr>
            <w:tcW w:w="1078" w:type="pct"/>
            <w:shd w:val="clear" w:color="auto" w:fill="F2F2F2"/>
            <w:vAlign w:val="center"/>
          </w:tcPr>
          <w:p w14:paraId="75A8E653" w14:textId="70278F79" w:rsidR="00CF5AEF" w:rsidRPr="00AC4A92" w:rsidRDefault="00CF5AEF" w:rsidP="00CF5AEF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Theme="majorHAnsi" w:hAnsiTheme="majorHAnsi" w:cs="굴림" w:hint="eastAsia"/>
                <w:bCs/>
                <w:snapToGrid w:val="0"/>
                <w:color w:val="000000" w:themeColor="text1"/>
                <w:sz w:val="18"/>
                <w:szCs w:val="18"/>
              </w:rPr>
              <w:t>반품 환수</w:t>
            </w:r>
          </w:p>
        </w:tc>
        <w:tc>
          <w:tcPr>
            <w:tcW w:w="3922" w:type="pct"/>
            <w:shd w:val="clear" w:color="auto" w:fill="auto"/>
            <w:vAlign w:val="center"/>
          </w:tcPr>
          <w:p w14:paraId="6B98EEEB" w14:textId="07C60671" w:rsidR="00CF5AEF" w:rsidRPr="0082742D" w:rsidRDefault="00CF5AEF" w:rsidP="00CF5AEF">
            <w:pPr>
              <w:spacing w:before="20" w:after="40" w:line="240" w:lineRule="exact"/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8"/>
                <w:szCs w:val="18"/>
              </w:rPr>
              <w:t>반품 접수 후 관리자가 처리하는 과정에서 포인트,</w:t>
            </w:r>
            <w:r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8"/>
                <w:szCs w:val="18"/>
              </w:rPr>
              <w:t xml:space="preserve">프로모션 복원 등의 사유로 </w:t>
            </w:r>
            <w:proofErr w:type="gramStart"/>
            <w:r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8"/>
                <w:szCs w:val="18"/>
              </w:rPr>
              <w:t>판정 되어</w:t>
            </w:r>
            <w:proofErr w:type="gramEnd"/>
            <w:r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8"/>
                <w:szCs w:val="18"/>
              </w:rPr>
              <w:t xml:space="preserve"> 고객이 추가로 납부해야 하는 금액이 발생한 경우의 환수</w:t>
            </w:r>
          </w:p>
        </w:tc>
      </w:tr>
    </w:tbl>
    <w:p w14:paraId="714B942A" w14:textId="0919530F" w:rsidR="00CF5AEF" w:rsidRDefault="00CF5AEF" w:rsidP="00CF5AEF">
      <w:pPr>
        <w:pStyle w:val="a"/>
        <w:widowControl/>
        <w:numPr>
          <w:ilvl w:val="0"/>
          <w:numId w:val="0"/>
        </w:numPr>
        <w:ind w:left="400"/>
      </w:pPr>
    </w:p>
    <w:p w14:paraId="6E70CB36" w14:textId="6B2CF985" w:rsidR="00CF5AEF" w:rsidRDefault="00CF5AEF" w:rsidP="00CF5AEF">
      <w:pPr>
        <w:pStyle w:val="2Depth"/>
        <w:numPr>
          <w:ilvl w:val="1"/>
          <w:numId w:val="39"/>
        </w:numPr>
        <w:spacing w:line="360" w:lineRule="auto"/>
      </w:pPr>
      <w:bookmarkStart w:id="195" w:name="_Toc8899924"/>
      <w:r w:rsidRPr="001D69C3">
        <w:t>환</w:t>
      </w:r>
      <w:r>
        <w:rPr>
          <w:rFonts w:hint="eastAsia"/>
        </w:rPr>
        <w:t>수</w:t>
      </w:r>
      <w:r w:rsidRPr="001D69C3">
        <w:t xml:space="preserve"> </w:t>
      </w:r>
      <w:r>
        <w:rPr>
          <w:rFonts w:hint="eastAsia"/>
        </w:rPr>
        <w:t>발생 유형</w:t>
      </w:r>
      <w:bookmarkEnd w:id="19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76"/>
        <w:gridCol w:w="6941"/>
      </w:tblGrid>
      <w:tr w:rsidR="00CF5AEF" w:rsidRPr="00AC4A92" w14:paraId="081BFA2C" w14:textId="77777777" w:rsidTr="00CF5AEF">
        <w:trPr>
          <w:trHeight w:val="397"/>
        </w:trPr>
        <w:tc>
          <w:tcPr>
            <w:tcW w:w="1151" w:type="pct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830CE46" w14:textId="77777777" w:rsidR="00CF5AEF" w:rsidRPr="007C718A" w:rsidRDefault="00CF5AEF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 xml:space="preserve">발생 </w:t>
            </w:r>
            <w:r w:rsidRPr="007C718A"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유형</w:t>
            </w:r>
          </w:p>
        </w:tc>
        <w:tc>
          <w:tcPr>
            <w:tcW w:w="3849" w:type="pct"/>
            <w:shd w:val="clear" w:color="auto" w:fill="BFBFBF"/>
            <w:vAlign w:val="center"/>
          </w:tcPr>
          <w:p w14:paraId="036656C8" w14:textId="77777777" w:rsidR="00CF5AEF" w:rsidRPr="007C718A" w:rsidRDefault="00CF5AEF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7C718A">
              <w:rPr>
                <w:rFonts w:asciiTheme="majorHAnsi" w:eastAsiaTheme="majorHAnsi" w:hAnsiTheme="majorHAnsi"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설명</w:t>
            </w:r>
          </w:p>
        </w:tc>
      </w:tr>
      <w:tr w:rsidR="00CF5AEF" w:rsidRPr="00AC4A92" w14:paraId="217469A9" w14:textId="77777777" w:rsidTr="00CF5AEF">
        <w:trPr>
          <w:trHeight w:val="397"/>
        </w:trPr>
        <w:tc>
          <w:tcPr>
            <w:tcW w:w="1151" w:type="pct"/>
            <w:shd w:val="clear" w:color="auto" w:fill="F2F2F2"/>
            <w:vAlign w:val="center"/>
          </w:tcPr>
          <w:p w14:paraId="34591059" w14:textId="77777777" w:rsidR="00CF5AEF" w:rsidRPr="007C718A" w:rsidRDefault="00CF5AEF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  <w:r>
              <w:rPr>
                <w:rFonts w:asciiTheme="majorHAnsi" w:eastAsiaTheme="majorHAnsi" w:hAnsiTheme="majorHAnsi" w:cs="굴림" w:hint="eastAsia"/>
                <w:bCs/>
                <w:snapToGrid w:val="0"/>
                <w:color w:val="000000" w:themeColor="text1"/>
                <w:sz w:val="16"/>
                <w:szCs w:val="16"/>
              </w:rPr>
              <w:t>교환/반품 배송비</w:t>
            </w:r>
          </w:p>
        </w:tc>
        <w:tc>
          <w:tcPr>
            <w:tcW w:w="3849" w:type="pct"/>
            <w:vAlign w:val="center"/>
          </w:tcPr>
          <w:p w14:paraId="57D5002C" w14:textId="77777777" w:rsidR="00CF5AEF" w:rsidRPr="007C718A" w:rsidRDefault="00CF5AEF" w:rsidP="003D0A15">
            <w:pPr>
              <w:spacing w:before="20" w:after="40" w:line="240" w:lineRule="exact"/>
              <w:rPr>
                <w:rFonts w:asciiTheme="majorHAnsi" w:eastAsiaTheme="majorHAnsi" w:hAnsiTheme="majorHAnsi" w:cs="굴림"/>
                <w:bCs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6"/>
              </w:rPr>
              <w:t xml:space="preserve">교환/반품 신청 시 배송비 </w:t>
            </w:r>
            <w:proofErr w:type="spellStart"/>
            <w:r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6"/>
              </w:rPr>
              <w:t>선결제</w:t>
            </w:r>
            <w:proofErr w:type="spellEnd"/>
            <w:r>
              <w:rPr>
                <w:rFonts w:asciiTheme="majorHAnsi" w:eastAsiaTheme="majorHAnsi" w:hAnsiTheme="majorHAnsi" w:cs="굴림" w:hint="eastAsia"/>
                <w:bCs/>
                <w:iCs/>
                <w:color w:val="000000" w:themeColor="text1"/>
                <w:sz w:val="16"/>
                <w:szCs w:val="16"/>
              </w:rPr>
              <w:t xml:space="preserve"> 정책으로 고객의 추가 결제가 필요한 경우</w:t>
            </w:r>
          </w:p>
        </w:tc>
      </w:tr>
      <w:tr w:rsidR="00CF5AEF" w:rsidRPr="00AC4A92" w14:paraId="43CB269F" w14:textId="77777777" w:rsidTr="00CF5AEF">
        <w:trPr>
          <w:trHeight w:val="397"/>
        </w:trPr>
        <w:tc>
          <w:tcPr>
            <w:tcW w:w="1151" w:type="pct"/>
            <w:shd w:val="clear" w:color="auto" w:fill="F2F2F2"/>
            <w:vAlign w:val="center"/>
          </w:tcPr>
          <w:p w14:paraId="0A062B6D" w14:textId="77777777" w:rsidR="00CF5AEF" w:rsidRPr="007C718A" w:rsidRDefault="00CF5AEF" w:rsidP="003D0A15">
            <w:pPr>
              <w:spacing w:before="20" w:after="40" w:line="240" w:lineRule="exact"/>
              <w:jc w:val="center"/>
              <w:rPr>
                <w:rFonts w:asciiTheme="majorHAnsi" w:eastAsiaTheme="majorHAnsi" w:hAnsiTheme="majorHAnsi" w:cs="굴림"/>
                <w:bCs/>
                <w:snapToGrid w:val="0"/>
                <w:color w:val="000000" w:themeColor="text1"/>
                <w:sz w:val="16"/>
                <w:szCs w:val="16"/>
              </w:rPr>
            </w:pPr>
            <w:r>
              <w:rPr>
                <w:rFonts w:asciiTheme="majorHAnsi" w:eastAsiaTheme="majorHAnsi" w:hAnsiTheme="majorHAnsi" w:cs="굴림" w:hint="eastAsia"/>
                <w:bCs/>
                <w:snapToGrid w:val="0"/>
                <w:color w:val="000000" w:themeColor="text1"/>
                <w:sz w:val="16"/>
                <w:szCs w:val="16"/>
              </w:rPr>
              <w:t>기 사용 포인트 환수</w:t>
            </w:r>
          </w:p>
        </w:tc>
        <w:tc>
          <w:tcPr>
            <w:tcW w:w="3849" w:type="pct"/>
            <w:vAlign w:val="center"/>
          </w:tcPr>
          <w:p w14:paraId="29BC9C76" w14:textId="77777777" w:rsidR="00CF5AEF" w:rsidRPr="007C718A" w:rsidRDefault="00CF5AEF" w:rsidP="003D0A15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</w:pPr>
            <w:r w:rsidRPr="00606BE0">
              <w:rPr>
                <w:rFonts w:ascii="맑은 고딕" w:eastAsia="맑은 고딕" w:hAnsi="맑은 고딕" w:cs="Arial Unicode MS" w:hint="eastAsia"/>
                <w:color w:val="000000"/>
                <w:spacing w:val="-12"/>
                <w:kern w:val="24"/>
                <w:sz w:val="16"/>
                <w:szCs w:val="16"/>
              </w:rPr>
              <w:t>주문</w:t>
            </w:r>
            <w:r w:rsidRPr="00606BE0">
              <w:rPr>
                <w:rFonts w:ascii="맑은 고딕" w:eastAsia="맑은 고딕" w:hAnsi="맑은 고딕" w:cs="Arial Unicode MS"/>
                <w:color w:val="000000"/>
                <w:spacing w:val="-12"/>
                <w:kern w:val="24"/>
                <w:sz w:val="16"/>
                <w:szCs w:val="16"/>
              </w:rPr>
              <w:t>/배송 상태가 구매완료인 상품 반품 시, 기 지급한 구매 포인트를 이미 사용한 경우</w:t>
            </w:r>
          </w:p>
        </w:tc>
      </w:tr>
    </w:tbl>
    <w:p w14:paraId="63956DBD" w14:textId="77777777" w:rsidR="00CF5AEF" w:rsidRDefault="00CF5AEF" w:rsidP="00CF5AEF">
      <w:pPr>
        <w:widowControl/>
        <w:spacing w:line="240" w:lineRule="auto"/>
        <w:jc w:val="left"/>
        <w:rPr>
          <w:rFonts w:cs="Times New Roman"/>
          <w:b/>
          <w:kern w:val="2"/>
          <w:sz w:val="28"/>
          <w:szCs w:val="24"/>
        </w:rPr>
      </w:pPr>
    </w:p>
    <w:p w14:paraId="0C8F97E7" w14:textId="08E2702F" w:rsidR="00CF5AEF" w:rsidRPr="00CF5AEF" w:rsidRDefault="00CF5AEF" w:rsidP="00CF5AEF">
      <w:pPr>
        <w:widowControl/>
        <w:spacing w:line="240" w:lineRule="auto"/>
        <w:jc w:val="left"/>
        <w:rPr>
          <w:rFonts w:cs="Times New Roman"/>
          <w:b/>
          <w:kern w:val="2"/>
          <w:sz w:val="28"/>
          <w:szCs w:val="24"/>
        </w:rPr>
      </w:pPr>
      <w:r>
        <w:br w:type="page"/>
      </w:r>
    </w:p>
    <w:p w14:paraId="57FF2862" w14:textId="7884FCD4" w:rsidR="00F03F63" w:rsidRPr="00971584" w:rsidRDefault="00F03F63" w:rsidP="00D82FB1">
      <w:pPr>
        <w:pStyle w:val="1Depth"/>
      </w:pPr>
      <w:bookmarkStart w:id="196" w:name="_Toc7512765"/>
      <w:r w:rsidRPr="00971584">
        <w:rPr>
          <w:rFonts w:hint="eastAsia"/>
        </w:rPr>
        <w:lastRenderedPageBreak/>
        <w:t>AS</w:t>
      </w:r>
      <w:bookmarkEnd w:id="196"/>
    </w:p>
    <w:p w14:paraId="55D9508A" w14:textId="77777777" w:rsidR="009B7C83" w:rsidRPr="009B7C83" w:rsidRDefault="009B7C83" w:rsidP="00685CFA">
      <w:pPr>
        <w:pStyle w:val="af3"/>
        <w:numPr>
          <w:ilvl w:val="0"/>
          <w:numId w:val="15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EastAsia" w:eastAsiaTheme="minorEastAsia" w:hAnsiTheme="minorEastAsia" w:cs="Calibri"/>
          <w:b/>
          <w:vanish/>
          <w:kern w:val="2"/>
          <w:sz w:val="24"/>
          <w:szCs w:val="24"/>
        </w:rPr>
      </w:pPr>
      <w:bookmarkStart w:id="197" w:name="_Toc6905898"/>
      <w:bookmarkStart w:id="198" w:name="_Toc7165744"/>
      <w:bookmarkStart w:id="199" w:name="_Toc7512766"/>
      <w:bookmarkEnd w:id="197"/>
      <w:bookmarkEnd w:id="198"/>
      <w:bookmarkEnd w:id="199"/>
    </w:p>
    <w:p w14:paraId="72BD1556" w14:textId="0959D1FB" w:rsidR="00F03F63" w:rsidRPr="001D69C3" w:rsidRDefault="00F03F63" w:rsidP="00C02474">
      <w:pPr>
        <w:pStyle w:val="-20"/>
        <w:numPr>
          <w:ilvl w:val="1"/>
          <w:numId w:val="20"/>
        </w:numPr>
        <w:ind w:leftChars="142" w:left="851" w:hanging="567"/>
      </w:pPr>
      <w:bookmarkStart w:id="200" w:name="_Toc7512767"/>
      <w:r w:rsidRPr="001D69C3">
        <w:t xml:space="preserve">AS </w:t>
      </w:r>
      <w:r w:rsidRPr="009B7C83">
        <w:t>정의</w:t>
      </w:r>
      <w:bookmarkEnd w:id="200"/>
    </w:p>
    <w:p w14:paraId="5AE866FF" w14:textId="764804A6" w:rsidR="00954A5E" w:rsidRPr="00954A5E" w:rsidRDefault="003B0FED" w:rsidP="00080D83">
      <w:pPr>
        <w:pStyle w:val="a"/>
      </w:pPr>
      <w:r w:rsidRPr="00954A5E">
        <w:rPr>
          <w:rFonts w:hint="eastAsia"/>
        </w:rPr>
        <w:t xml:space="preserve">AS란 고객이 구매한 상품을 판매자가 </w:t>
      </w:r>
      <w:r>
        <w:rPr>
          <w:rFonts w:hint="eastAsia"/>
        </w:rPr>
        <w:t>심의/수선을</w:t>
      </w:r>
      <w:r w:rsidRPr="00954A5E">
        <w:rPr>
          <w:rFonts w:hint="eastAsia"/>
        </w:rPr>
        <w:t xml:space="preserve"> 책임지는 일을 말한다.</w:t>
      </w:r>
    </w:p>
    <w:p w14:paraId="20C42E10" w14:textId="77777777" w:rsidR="00F03F63" w:rsidRPr="009B7C83" w:rsidRDefault="00F03F63" w:rsidP="009B7C83"/>
    <w:p w14:paraId="2127E518" w14:textId="404BE4E5" w:rsidR="004A3438" w:rsidRPr="001D69C3" w:rsidRDefault="004A3438" w:rsidP="00C02474">
      <w:pPr>
        <w:pStyle w:val="-20"/>
        <w:numPr>
          <w:ilvl w:val="1"/>
          <w:numId w:val="20"/>
        </w:numPr>
        <w:ind w:leftChars="142" w:left="851" w:hanging="567"/>
      </w:pPr>
      <w:bookmarkStart w:id="201" w:name="_Toc7512768"/>
      <w:r w:rsidRPr="001D69C3">
        <w:rPr>
          <w:rFonts w:hint="eastAsia"/>
        </w:rPr>
        <w:t>A</w:t>
      </w:r>
      <w:r w:rsidRPr="001D69C3">
        <w:t xml:space="preserve">S </w:t>
      </w:r>
      <w:r w:rsidRPr="001D69C3">
        <w:rPr>
          <w:rFonts w:hint="eastAsia"/>
        </w:rPr>
        <w:t>기본정책</w:t>
      </w:r>
      <w:bookmarkEnd w:id="201"/>
    </w:p>
    <w:p w14:paraId="4B0DC703" w14:textId="77777777" w:rsidR="009B7C83" w:rsidRPr="009B7C83" w:rsidRDefault="009B7C83" w:rsidP="00685CFA">
      <w:pPr>
        <w:pStyle w:val="af3"/>
        <w:numPr>
          <w:ilvl w:val="0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202" w:name="_Toc6905901"/>
      <w:bookmarkStart w:id="203" w:name="_Toc7165747"/>
      <w:bookmarkStart w:id="204" w:name="_Toc7512769"/>
      <w:bookmarkEnd w:id="202"/>
      <w:bookmarkEnd w:id="203"/>
      <w:bookmarkEnd w:id="204"/>
    </w:p>
    <w:p w14:paraId="7B9350EC" w14:textId="77777777" w:rsidR="009B7C83" w:rsidRPr="009B7C83" w:rsidRDefault="009B7C83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205" w:name="_Toc6905902"/>
      <w:bookmarkStart w:id="206" w:name="_Toc7165748"/>
      <w:bookmarkStart w:id="207" w:name="_Toc7512770"/>
      <w:bookmarkEnd w:id="205"/>
      <w:bookmarkEnd w:id="206"/>
      <w:bookmarkEnd w:id="207"/>
    </w:p>
    <w:p w14:paraId="128C95ED" w14:textId="6A989B86" w:rsidR="00075913" w:rsidRPr="009B7C83" w:rsidRDefault="00075913" w:rsidP="003002C4">
      <w:pPr>
        <w:pStyle w:val="-30"/>
        <w:numPr>
          <w:ilvl w:val="2"/>
          <w:numId w:val="20"/>
        </w:numPr>
        <w:ind w:leftChars="213" w:left="993" w:hanging="567"/>
      </w:pPr>
      <w:bookmarkStart w:id="208" w:name="_Toc7512771"/>
      <w:r w:rsidRPr="009B7C83">
        <w:rPr>
          <w:rFonts w:hint="eastAsia"/>
        </w:rPr>
        <w:t>A</w:t>
      </w:r>
      <w:r w:rsidRPr="009B7C83">
        <w:t xml:space="preserve">S </w:t>
      </w:r>
      <w:r w:rsidR="00627977" w:rsidRPr="009B7C83">
        <w:rPr>
          <w:rFonts w:hint="eastAsia"/>
        </w:rPr>
        <w:t>기본정책</w:t>
      </w:r>
      <w:bookmarkEnd w:id="208"/>
    </w:p>
    <w:p w14:paraId="36604E29" w14:textId="77777777" w:rsidR="002E344F" w:rsidRPr="001D69C3" w:rsidRDefault="002E344F" w:rsidP="00080D83">
      <w:pPr>
        <w:pStyle w:val="a"/>
      </w:pPr>
      <w:r w:rsidRPr="001D69C3">
        <w:rPr>
          <w:rFonts w:hint="eastAsia"/>
        </w:rPr>
        <w:t xml:space="preserve">자사상품에 한하여 </w:t>
      </w:r>
      <w:r w:rsidRPr="001D69C3">
        <w:t>AS</w:t>
      </w:r>
      <w:r w:rsidRPr="001D69C3">
        <w:rPr>
          <w:rFonts w:hint="eastAsia"/>
        </w:rPr>
        <w:t xml:space="preserve">가 가능하다. </w:t>
      </w:r>
      <w:r w:rsidRPr="001D69C3">
        <w:t>(</w:t>
      </w:r>
      <w:proofErr w:type="spellStart"/>
      <w:r w:rsidRPr="001D69C3">
        <w:rPr>
          <w:rFonts w:hint="eastAsia"/>
        </w:rPr>
        <w:t>입점사</w:t>
      </w:r>
      <w:proofErr w:type="spellEnd"/>
      <w:r w:rsidRPr="001D69C3">
        <w:rPr>
          <w:rFonts w:hint="eastAsia"/>
        </w:rPr>
        <w:t xml:space="preserve"> 상품</w:t>
      </w:r>
      <w:r w:rsidR="00FC2D84" w:rsidRPr="001D69C3">
        <w:rPr>
          <w:rFonts w:hint="eastAsia"/>
        </w:rPr>
        <w:t xml:space="preserve"> 및 비회원</w:t>
      </w:r>
      <w:r w:rsidRPr="001D69C3">
        <w:rPr>
          <w:rFonts w:hint="eastAsia"/>
        </w:rPr>
        <w:t xml:space="preserve"> </w:t>
      </w:r>
      <w:r w:rsidRPr="001D69C3">
        <w:t>AS</w:t>
      </w:r>
      <w:r w:rsidRPr="001D69C3">
        <w:rPr>
          <w:rFonts w:hint="eastAsia"/>
        </w:rPr>
        <w:t>불가)</w:t>
      </w:r>
    </w:p>
    <w:p w14:paraId="27A3430D" w14:textId="77777777" w:rsidR="002E344F" w:rsidRPr="001D69C3" w:rsidRDefault="002E344F" w:rsidP="00080D83">
      <w:pPr>
        <w:pStyle w:val="a"/>
      </w:pPr>
      <w:r w:rsidRPr="001D69C3">
        <w:rPr>
          <w:rFonts w:hint="eastAsia"/>
        </w:rPr>
        <w:t>온라인 구매상품은 온라인 또는 오프라인을 통하여 직접 접수가 가능하며,</w:t>
      </w:r>
      <w:r w:rsidRPr="001D69C3">
        <w:t xml:space="preserve"> </w:t>
      </w:r>
      <w:r w:rsidRPr="001D69C3">
        <w:br/>
      </w:r>
      <w:r w:rsidRPr="001D69C3">
        <w:rPr>
          <w:rFonts w:hint="eastAsia"/>
        </w:rPr>
        <w:t>오프라인 구매상품은 오프라인에서만 접수가 가능하다</w:t>
      </w:r>
    </w:p>
    <w:p w14:paraId="3D50207D" w14:textId="77777777" w:rsidR="00627977" w:rsidRPr="001D69C3" w:rsidRDefault="002E344F" w:rsidP="00080D83">
      <w:pPr>
        <w:pStyle w:val="a"/>
      </w:pPr>
      <w:r w:rsidRPr="001D69C3">
        <w:rPr>
          <w:rFonts w:hint="eastAsia"/>
        </w:rPr>
        <w:t>온라인에서 AS 신청 시 구매확정 된 주문</w:t>
      </w:r>
      <w:r w:rsidRPr="001D69C3">
        <w:t xml:space="preserve"> </w:t>
      </w:r>
      <w:r w:rsidRPr="001D69C3">
        <w:rPr>
          <w:rFonts w:hint="eastAsia"/>
        </w:rPr>
        <w:t xml:space="preserve">상품 건에 대하여 </w:t>
      </w:r>
      <w:r w:rsidRPr="001D69C3">
        <w:t>1</w:t>
      </w:r>
      <w:r w:rsidRPr="001D69C3">
        <w:rPr>
          <w:rFonts w:hint="eastAsia"/>
        </w:rPr>
        <w:t>년 내의 상품</w:t>
      </w:r>
      <w:r w:rsidR="00627977" w:rsidRPr="001D69C3">
        <w:rPr>
          <w:rFonts w:hint="eastAsia"/>
        </w:rPr>
        <w:t xml:space="preserve"> </w:t>
      </w:r>
      <w:r w:rsidRPr="001D69C3">
        <w:rPr>
          <w:rFonts w:hint="eastAsia"/>
        </w:rPr>
        <w:t xml:space="preserve">만 </w:t>
      </w:r>
      <w:r w:rsidRPr="001D69C3">
        <w:t xml:space="preserve">AS </w:t>
      </w:r>
      <w:r w:rsidRPr="001D69C3">
        <w:rPr>
          <w:rFonts w:hint="eastAsia"/>
        </w:rPr>
        <w:t xml:space="preserve">접수가 가능하다 </w:t>
      </w:r>
    </w:p>
    <w:p w14:paraId="45FB4249" w14:textId="77777777" w:rsidR="002E344F" w:rsidRPr="001D69C3" w:rsidRDefault="00627977" w:rsidP="00080D83">
      <w:pPr>
        <w:pStyle w:val="a"/>
      </w:pPr>
      <w:r w:rsidRPr="001D69C3">
        <w:rPr>
          <w:rFonts w:hint="eastAsia"/>
        </w:rPr>
        <w:t>AS접수</w:t>
      </w:r>
      <w:r w:rsidRPr="001D69C3">
        <w:t xml:space="preserve"> 완료 후 15일 이내 상품</w:t>
      </w:r>
      <w:r w:rsidRPr="001D69C3">
        <w:rPr>
          <w:rFonts w:hint="eastAsia"/>
        </w:rPr>
        <w:t xml:space="preserve">이 회수지로 </w:t>
      </w:r>
      <w:r w:rsidRPr="001D69C3">
        <w:t xml:space="preserve">도착하지 않을 </w:t>
      </w:r>
      <w:r w:rsidRPr="001D69C3">
        <w:rPr>
          <w:rFonts w:hint="eastAsia"/>
        </w:rPr>
        <w:t>경우 AS접수가 취소된다.</w:t>
      </w:r>
    </w:p>
    <w:p w14:paraId="532AD36B" w14:textId="77777777" w:rsidR="00385B11" w:rsidRPr="001D69C3" w:rsidRDefault="00385B11" w:rsidP="00080D83">
      <w:pPr>
        <w:pStyle w:val="a"/>
      </w:pPr>
      <w:r w:rsidRPr="001D69C3">
        <w:rPr>
          <w:rFonts w:hint="eastAsia"/>
        </w:rPr>
        <w:t>AS 접수없이 상품을 통합몰로 보낸 경우 반송처리를 원칙으로 한다.</w:t>
      </w:r>
    </w:p>
    <w:p w14:paraId="2CFD951A" w14:textId="2C7CC7BA" w:rsidR="004D5C30" w:rsidRDefault="004D5C30" w:rsidP="00080D83">
      <w:pPr>
        <w:pStyle w:val="a"/>
      </w:pPr>
      <w:r w:rsidRPr="001D69C3">
        <w:rPr>
          <w:rFonts w:hint="eastAsia"/>
        </w:rPr>
        <w:t>A</w:t>
      </w:r>
      <w:r w:rsidRPr="001D69C3">
        <w:t>S</w:t>
      </w:r>
      <w:r w:rsidRPr="001D69C3">
        <w:rPr>
          <w:rFonts w:hint="eastAsia"/>
        </w:rPr>
        <w:t xml:space="preserve">접수건이 교환 또는 반품으로 진행해야 하는 경우 </w:t>
      </w:r>
      <w:r w:rsidRPr="001D69C3">
        <w:t>‘AS</w:t>
      </w:r>
      <w:r w:rsidRPr="001D69C3">
        <w:rPr>
          <w:rFonts w:hint="eastAsia"/>
        </w:rPr>
        <w:t>불가</w:t>
      </w:r>
      <w:r w:rsidRPr="001D69C3">
        <w:t>’</w:t>
      </w:r>
      <w:r w:rsidRPr="001D69C3">
        <w:rPr>
          <w:rFonts w:hint="eastAsia"/>
        </w:rPr>
        <w:t xml:space="preserve">처리로 </w:t>
      </w:r>
      <w:r w:rsidRPr="001D69C3">
        <w:t>A S</w:t>
      </w:r>
      <w:r w:rsidRPr="001D69C3">
        <w:rPr>
          <w:rFonts w:hint="eastAsia"/>
        </w:rPr>
        <w:t>는 종료하고 교환 또는 반품 프로세스를 진행하여 처리한다.</w:t>
      </w:r>
      <w:r w:rsidR="003D436B">
        <w:br/>
        <w:t>* AS</w:t>
      </w:r>
      <w:r w:rsidR="003D436B">
        <w:rPr>
          <w:rFonts w:hint="eastAsia"/>
        </w:rPr>
        <w:t xml:space="preserve">에 의한 교환 또는 반품 </w:t>
      </w:r>
      <w:proofErr w:type="spellStart"/>
      <w:r w:rsidR="003D436B">
        <w:rPr>
          <w:rFonts w:hint="eastAsia"/>
        </w:rPr>
        <w:t>진행시</w:t>
      </w:r>
      <w:proofErr w:type="spellEnd"/>
      <w:r w:rsidR="003D436B">
        <w:rPr>
          <w:rFonts w:hint="eastAsia"/>
        </w:rPr>
        <w:t xml:space="preserve"> 포인트는 환수하지 않는다.</w:t>
      </w:r>
    </w:p>
    <w:p w14:paraId="174DC922" w14:textId="77777777" w:rsidR="00627977" w:rsidRPr="00C17C0F" w:rsidRDefault="00627977" w:rsidP="00C17C0F"/>
    <w:p w14:paraId="1E29EA28" w14:textId="5642B0F8" w:rsidR="00627977" w:rsidRPr="001D69C3" w:rsidRDefault="00075913" w:rsidP="003002C4">
      <w:pPr>
        <w:pStyle w:val="-30"/>
        <w:numPr>
          <w:ilvl w:val="2"/>
          <w:numId w:val="20"/>
        </w:numPr>
        <w:ind w:leftChars="213" w:left="993" w:hanging="567"/>
      </w:pPr>
      <w:bookmarkStart w:id="209" w:name="_Toc7512772"/>
      <w:r w:rsidRPr="001D69C3">
        <w:t xml:space="preserve">AS </w:t>
      </w:r>
      <w:r w:rsidRPr="001D69C3">
        <w:rPr>
          <w:rFonts w:hint="eastAsia"/>
        </w:rPr>
        <w:t>접수주체</w:t>
      </w:r>
      <w:bookmarkEnd w:id="209"/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2"/>
        <w:gridCol w:w="7062"/>
      </w:tblGrid>
      <w:tr w:rsidR="00F60862" w:rsidRPr="001D69C3" w14:paraId="01A1D448" w14:textId="77777777" w:rsidTr="00F60862">
        <w:trPr>
          <w:trHeight w:val="397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4908BAFA" w14:textId="77777777" w:rsidR="00F60862" w:rsidRPr="00CF5AEF" w:rsidRDefault="00F60862" w:rsidP="00724CDA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CF5AEF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  <w:t>유형</w:t>
            </w:r>
          </w:p>
        </w:tc>
        <w:tc>
          <w:tcPr>
            <w:tcW w:w="7062" w:type="dxa"/>
            <w:shd w:val="clear" w:color="auto" w:fill="BFBFBF"/>
            <w:vAlign w:val="center"/>
          </w:tcPr>
          <w:p w14:paraId="6EF9D65E" w14:textId="77777777" w:rsidR="00F60862" w:rsidRPr="00CF5AEF" w:rsidRDefault="00F60862" w:rsidP="00724CDA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CF5AEF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  <w:t>설명</w:t>
            </w:r>
          </w:p>
        </w:tc>
      </w:tr>
      <w:tr w:rsidR="00F60862" w:rsidRPr="001D69C3" w14:paraId="63AB4066" w14:textId="77777777" w:rsidTr="00F60862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385972A6" w14:textId="77777777" w:rsidR="00F60862" w:rsidRPr="00CF5AEF" w:rsidRDefault="00F60862" w:rsidP="00724CDA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  <w:r w:rsidRPr="00CF5AEF"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  <w:t xml:space="preserve">구매자 </w:t>
            </w:r>
            <w:r w:rsidRPr="00CF5AEF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>A</w:t>
            </w:r>
            <w:r w:rsidRPr="00CF5AEF"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  <w:t>S</w:t>
            </w:r>
          </w:p>
        </w:tc>
        <w:tc>
          <w:tcPr>
            <w:tcW w:w="7062" w:type="dxa"/>
            <w:vAlign w:val="center"/>
          </w:tcPr>
          <w:p w14:paraId="5A900F63" w14:textId="77777777" w:rsidR="00F60862" w:rsidRPr="00CF5AEF" w:rsidRDefault="00F60862" w:rsidP="00724CDA">
            <w:pPr>
              <w:spacing w:before="20" w:after="40" w:line="240" w:lineRule="exact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CF5AEF">
              <w:rPr>
                <w:sz w:val="16"/>
                <w:szCs w:val="18"/>
              </w:rPr>
              <w:t>구매자가 직접 온라인에서 AS를 접수하는 경우</w:t>
            </w:r>
          </w:p>
        </w:tc>
      </w:tr>
      <w:tr w:rsidR="00F60862" w:rsidRPr="001D69C3" w14:paraId="6A3F99B7" w14:textId="77777777" w:rsidTr="00F60862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3BD2776D" w14:textId="0307C978" w:rsidR="00F60862" w:rsidRPr="00CF5AEF" w:rsidRDefault="00F32BBC" w:rsidP="00724CDA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  <w:r w:rsidRPr="00CF5AEF"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  <w:t xml:space="preserve">관리자 </w:t>
            </w:r>
            <w:r w:rsidR="00F60862" w:rsidRPr="00CF5AEF"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  <w:t>교환</w:t>
            </w:r>
          </w:p>
        </w:tc>
        <w:tc>
          <w:tcPr>
            <w:tcW w:w="7062" w:type="dxa"/>
            <w:vAlign w:val="center"/>
          </w:tcPr>
          <w:p w14:paraId="143C596E" w14:textId="77777777" w:rsidR="00F60862" w:rsidRPr="00CF5AEF" w:rsidRDefault="00F60862" w:rsidP="00724CDA">
            <w:pPr>
              <w:spacing w:before="20" w:after="40" w:line="240" w:lineRule="exact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CF5AEF">
              <w:rPr>
                <w:sz w:val="16"/>
                <w:szCs w:val="18"/>
              </w:rPr>
              <w:t>고객센터를 통해 상담원 혹은 관리자가 온라인 BO에서 AS를 하는 경우</w:t>
            </w:r>
          </w:p>
        </w:tc>
      </w:tr>
    </w:tbl>
    <w:p w14:paraId="24F8E9A2" w14:textId="77777777" w:rsidR="00F60862" w:rsidRPr="00C606E0" w:rsidRDefault="00F60862" w:rsidP="00C606E0"/>
    <w:p w14:paraId="7C27B1C2" w14:textId="77777777" w:rsidR="00B432CB" w:rsidRPr="001D69C3" w:rsidRDefault="00B432CB" w:rsidP="00C02474">
      <w:pPr>
        <w:pStyle w:val="-20"/>
        <w:numPr>
          <w:ilvl w:val="1"/>
          <w:numId w:val="20"/>
        </w:numPr>
        <w:ind w:leftChars="142" w:left="851" w:hanging="567"/>
      </w:pPr>
      <w:bookmarkStart w:id="210" w:name="_Toc7512773"/>
      <w:r w:rsidRPr="001D69C3">
        <w:rPr>
          <w:rFonts w:hint="eastAsia"/>
        </w:rPr>
        <w:t>A</w:t>
      </w:r>
      <w:r w:rsidRPr="001D69C3">
        <w:t>S</w:t>
      </w:r>
      <w:r w:rsidRPr="001D69C3">
        <w:rPr>
          <w:rFonts w:hint="eastAsia"/>
        </w:rPr>
        <w:t>유형 및 사유</w:t>
      </w:r>
      <w:bookmarkEnd w:id="210"/>
    </w:p>
    <w:p w14:paraId="19DB4B60" w14:textId="77777777" w:rsidR="00B432CB" w:rsidRPr="001D69C3" w:rsidRDefault="00FC2D84" w:rsidP="003002C4">
      <w:pPr>
        <w:pStyle w:val="-30"/>
        <w:numPr>
          <w:ilvl w:val="2"/>
          <w:numId w:val="20"/>
        </w:numPr>
        <w:ind w:leftChars="213" w:left="993" w:hanging="567"/>
      </w:pPr>
      <w:bookmarkStart w:id="211" w:name="_Toc7512774"/>
      <w:r w:rsidRPr="001D69C3">
        <w:t>A</w:t>
      </w:r>
      <w:r w:rsidR="00B432CB" w:rsidRPr="001D69C3">
        <w:t>S</w:t>
      </w:r>
      <w:r w:rsidRPr="001D69C3">
        <w:t xml:space="preserve"> </w:t>
      </w:r>
      <w:r w:rsidRPr="001D69C3">
        <w:rPr>
          <w:rFonts w:hint="eastAsia"/>
        </w:rPr>
        <w:t>유형</w:t>
      </w:r>
      <w:bookmarkEnd w:id="211"/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2"/>
        <w:gridCol w:w="7062"/>
      </w:tblGrid>
      <w:tr w:rsidR="00EE5AA2" w:rsidRPr="001D69C3" w14:paraId="40D7230D" w14:textId="77777777" w:rsidTr="008D6C0C">
        <w:trPr>
          <w:trHeight w:val="397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CE76AEF" w14:textId="77777777" w:rsidR="00EE5AA2" w:rsidRPr="00CF5AEF" w:rsidRDefault="00EE5AA2" w:rsidP="008D6C0C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CF5AEF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  <w:t>유형</w:t>
            </w:r>
          </w:p>
        </w:tc>
        <w:tc>
          <w:tcPr>
            <w:tcW w:w="7062" w:type="dxa"/>
            <w:shd w:val="clear" w:color="auto" w:fill="BFBFBF"/>
            <w:vAlign w:val="center"/>
          </w:tcPr>
          <w:p w14:paraId="24FE0A20" w14:textId="77777777" w:rsidR="00EE5AA2" w:rsidRPr="00CF5AEF" w:rsidRDefault="00EE5AA2" w:rsidP="008D6C0C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CF5AEF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  <w:t>설명</w:t>
            </w:r>
          </w:p>
        </w:tc>
      </w:tr>
      <w:tr w:rsidR="00EE5AA2" w:rsidRPr="001D69C3" w14:paraId="026B5662" w14:textId="77777777" w:rsidTr="008D6C0C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186870C2" w14:textId="77777777" w:rsidR="00EE5AA2" w:rsidRPr="00CF5AEF" w:rsidRDefault="00EE5AA2" w:rsidP="008D6C0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  <w:r w:rsidRPr="00CF5AEF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>심의 A</w:t>
            </w:r>
            <w:r w:rsidRPr="00CF5AEF"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  <w:t>S</w:t>
            </w:r>
          </w:p>
        </w:tc>
        <w:tc>
          <w:tcPr>
            <w:tcW w:w="7062" w:type="dxa"/>
            <w:vAlign w:val="center"/>
          </w:tcPr>
          <w:p w14:paraId="79BA7D71" w14:textId="77777777" w:rsidR="00EE5AA2" w:rsidRPr="00CF5AEF" w:rsidRDefault="00EE5AA2" w:rsidP="008D6C0C">
            <w:pPr>
              <w:spacing w:before="20" w:after="40" w:line="240" w:lineRule="exact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CF5AEF">
              <w:rPr>
                <w:sz w:val="16"/>
                <w:szCs w:val="18"/>
              </w:rPr>
              <w:t>AS사유를 ‘심의’로 선택하여 접수하는 경우를 말</w:t>
            </w:r>
            <w:r w:rsidRPr="00CF5AEF">
              <w:rPr>
                <w:rFonts w:hint="eastAsia"/>
                <w:sz w:val="16"/>
                <w:szCs w:val="18"/>
              </w:rPr>
              <w:t>하며,</w:t>
            </w:r>
            <w:r w:rsidRPr="00CF5AEF">
              <w:rPr>
                <w:sz w:val="16"/>
                <w:szCs w:val="18"/>
              </w:rPr>
              <w:t xml:space="preserve"> </w:t>
            </w:r>
            <w:r w:rsidRPr="00CF5AEF">
              <w:rPr>
                <w:rFonts w:hint="eastAsia"/>
                <w:sz w:val="16"/>
                <w:szCs w:val="18"/>
              </w:rPr>
              <w:t>불량으로 인한 A</w:t>
            </w:r>
            <w:r w:rsidRPr="00CF5AEF">
              <w:rPr>
                <w:sz w:val="16"/>
                <w:szCs w:val="18"/>
              </w:rPr>
              <w:t xml:space="preserve">S </w:t>
            </w:r>
            <w:r w:rsidRPr="00CF5AEF">
              <w:rPr>
                <w:rFonts w:hint="eastAsia"/>
                <w:sz w:val="16"/>
                <w:szCs w:val="18"/>
              </w:rPr>
              <w:t>접수</w:t>
            </w:r>
            <w:r w:rsidRPr="00CF5AEF">
              <w:rPr>
                <w:sz w:val="16"/>
                <w:szCs w:val="18"/>
              </w:rPr>
              <w:t>, AS</w:t>
            </w:r>
            <w:r w:rsidRPr="00CF5AEF">
              <w:rPr>
                <w:rFonts w:hint="eastAsia"/>
                <w:sz w:val="16"/>
                <w:szCs w:val="18"/>
              </w:rPr>
              <w:t>여부 확인이 필요한 경우 등에 해당한다.</w:t>
            </w:r>
          </w:p>
        </w:tc>
      </w:tr>
      <w:tr w:rsidR="00EE5AA2" w:rsidRPr="001D69C3" w14:paraId="12E4D2AA" w14:textId="77777777" w:rsidTr="008D6C0C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14:paraId="6ADDAAAA" w14:textId="77777777" w:rsidR="00EE5AA2" w:rsidRPr="00CF5AEF" w:rsidRDefault="00EE5AA2" w:rsidP="008D6C0C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  <w:r w:rsidRPr="00CF5AEF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 xml:space="preserve">수선 </w:t>
            </w:r>
            <w:r w:rsidRPr="00CF5AEF"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  <w:t>AS</w:t>
            </w:r>
          </w:p>
        </w:tc>
        <w:tc>
          <w:tcPr>
            <w:tcW w:w="7062" w:type="dxa"/>
            <w:vAlign w:val="center"/>
          </w:tcPr>
          <w:p w14:paraId="54E93D63" w14:textId="77777777" w:rsidR="00EE5AA2" w:rsidRPr="00CF5AEF" w:rsidRDefault="00EE5AA2" w:rsidP="008D6C0C">
            <w:pPr>
              <w:spacing w:before="20" w:after="40" w:line="240" w:lineRule="exact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CF5AEF">
              <w:rPr>
                <w:sz w:val="16"/>
                <w:szCs w:val="18"/>
              </w:rPr>
              <w:t>AS사유를 ‘</w:t>
            </w:r>
            <w:r w:rsidRPr="00CF5AEF">
              <w:rPr>
                <w:rFonts w:hint="eastAsia"/>
                <w:sz w:val="16"/>
                <w:szCs w:val="18"/>
              </w:rPr>
              <w:t>수선</w:t>
            </w:r>
            <w:r w:rsidRPr="00CF5AEF">
              <w:rPr>
                <w:sz w:val="16"/>
                <w:szCs w:val="18"/>
              </w:rPr>
              <w:t>’</w:t>
            </w:r>
            <w:proofErr w:type="spellStart"/>
            <w:r w:rsidRPr="00CF5AEF">
              <w:rPr>
                <w:rFonts w:hint="eastAsia"/>
                <w:sz w:val="16"/>
                <w:szCs w:val="18"/>
              </w:rPr>
              <w:t>으</w:t>
            </w:r>
            <w:r w:rsidRPr="00CF5AEF">
              <w:rPr>
                <w:sz w:val="16"/>
                <w:szCs w:val="18"/>
              </w:rPr>
              <w:t>로</w:t>
            </w:r>
            <w:proofErr w:type="spellEnd"/>
            <w:r w:rsidRPr="00CF5AEF">
              <w:rPr>
                <w:sz w:val="16"/>
                <w:szCs w:val="18"/>
              </w:rPr>
              <w:t xml:space="preserve"> 선택하여 접수하는 경우를 말</w:t>
            </w:r>
            <w:r w:rsidRPr="00CF5AEF">
              <w:rPr>
                <w:rFonts w:hint="eastAsia"/>
                <w:sz w:val="16"/>
                <w:szCs w:val="18"/>
              </w:rPr>
              <w:t>하며,</w:t>
            </w:r>
            <w:r w:rsidRPr="00CF5AEF">
              <w:rPr>
                <w:sz w:val="16"/>
                <w:szCs w:val="18"/>
              </w:rPr>
              <w:t xml:space="preserve"> </w:t>
            </w:r>
            <w:r w:rsidRPr="00CF5AEF">
              <w:rPr>
                <w:rFonts w:hint="eastAsia"/>
                <w:sz w:val="16"/>
                <w:szCs w:val="18"/>
              </w:rPr>
              <w:t>접착,</w:t>
            </w:r>
            <w:r w:rsidRPr="00CF5AEF">
              <w:rPr>
                <w:sz w:val="16"/>
                <w:szCs w:val="18"/>
              </w:rPr>
              <w:t xml:space="preserve"> </w:t>
            </w:r>
            <w:r w:rsidRPr="00CF5AEF">
              <w:rPr>
                <w:rFonts w:hint="eastAsia"/>
                <w:sz w:val="16"/>
                <w:szCs w:val="18"/>
              </w:rPr>
              <w:t>재봉 등 상품을 수리하고자 하는 경우에 해당한다.</w:t>
            </w:r>
          </w:p>
        </w:tc>
      </w:tr>
    </w:tbl>
    <w:p w14:paraId="3791B5EB" w14:textId="77777777" w:rsidR="00C17C0F" w:rsidRPr="00C17C0F" w:rsidRDefault="00C17C0F" w:rsidP="00C17C0F"/>
    <w:p w14:paraId="6F72731C" w14:textId="2A55C5CB" w:rsidR="00FC2D84" w:rsidRPr="001D69C3" w:rsidRDefault="00FC2D84" w:rsidP="003002C4">
      <w:pPr>
        <w:pStyle w:val="-30"/>
        <w:numPr>
          <w:ilvl w:val="2"/>
          <w:numId w:val="20"/>
        </w:numPr>
        <w:ind w:leftChars="213" w:left="993" w:hanging="567"/>
      </w:pPr>
      <w:bookmarkStart w:id="212" w:name="_Toc7512775"/>
      <w:r w:rsidRPr="001D69C3">
        <w:rPr>
          <w:rFonts w:hint="eastAsia"/>
        </w:rPr>
        <w:t>A</w:t>
      </w:r>
      <w:r w:rsidRPr="001D69C3">
        <w:t xml:space="preserve">S </w:t>
      </w:r>
      <w:r w:rsidRPr="001D69C3">
        <w:rPr>
          <w:rFonts w:hint="eastAsia"/>
        </w:rPr>
        <w:t>사유</w:t>
      </w:r>
      <w:bookmarkEnd w:id="212"/>
    </w:p>
    <w:p w14:paraId="14B6F196" w14:textId="77777777" w:rsidR="006D44FF" w:rsidRPr="001D69C3" w:rsidRDefault="006D44FF" w:rsidP="00080D83">
      <w:pPr>
        <w:pStyle w:val="a"/>
      </w:pPr>
      <w:r w:rsidRPr="001D69C3">
        <w:rPr>
          <w:rFonts w:hint="eastAsia"/>
        </w:rPr>
        <w:t>심의A</w:t>
      </w:r>
      <w:r w:rsidRPr="001D69C3">
        <w:t>S</w:t>
      </w:r>
      <w:r w:rsidRPr="001D69C3">
        <w:rPr>
          <w:rFonts w:hint="eastAsia"/>
        </w:rPr>
        <w:t>사유와 수선A</w:t>
      </w:r>
      <w:r w:rsidRPr="001D69C3">
        <w:t>S</w:t>
      </w:r>
      <w:r w:rsidRPr="001D69C3">
        <w:rPr>
          <w:rFonts w:hint="eastAsia"/>
        </w:rPr>
        <w:t>사유는 동일하다.</w:t>
      </w:r>
    </w:p>
    <w:tbl>
      <w:tblPr>
        <w:tblW w:w="9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47"/>
        <w:gridCol w:w="1488"/>
        <w:gridCol w:w="1489"/>
        <w:gridCol w:w="3661"/>
      </w:tblGrid>
      <w:tr w:rsidR="00B432CB" w:rsidRPr="001D69C3" w14:paraId="6638FBFA" w14:textId="77777777" w:rsidTr="001D69C3">
        <w:trPr>
          <w:trHeight w:val="397"/>
        </w:trPr>
        <w:tc>
          <w:tcPr>
            <w:tcW w:w="2547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495EB712" w14:textId="77777777" w:rsidR="00B432CB" w:rsidRPr="00CF5AEF" w:rsidRDefault="00B432CB" w:rsidP="00B432CB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CF5AEF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lastRenderedPageBreak/>
              <w:t>사유</w:t>
            </w:r>
          </w:p>
        </w:tc>
        <w:tc>
          <w:tcPr>
            <w:tcW w:w="1488" w:type="dxa"/>
            <w:shd w:val="clear" w:color="auto" w:fill="BFBFBF"/>
            <w:vAlign w:val="center"/>
          </w:tcPr>
          <w:p w14:paraId="51A2147D" w14:textId="77777777" w:rsidR="00B432CB" w:rsidRPr="00CF5AEF" w:rsidRDefault="00B432CB" w:rsidP="00B432CB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CF5AEF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F</w:t>
            </w:r>
            <w:r w:rsidRPr="00CF5AEF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O</w:t>
            </w:r>
            <w:r w:rsidRPr="00CF5AEF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노출</w:t>
            </w:r>
          </w:p>
        </w:tc>
        <w:tc>
          <w:tcPr>
            <w:tcW w:w="1489" w:type="dxa"/>
            <w:shd w:val="clear" w:color="auto" w:fill="BFBFBF"/>
            <w:vAlign w:val="center"/>
          </w:tcPr>
          <w:p w14:paraId="51F8EF47" w14:textId="77777777" w:rsidR="00B432CB" w:rsidRPr="00CF5AEF" w:rsidRDefault="00B432CB" w:rsidP="00B432CB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CF5AEF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B</w:t>
            </w:r>
            <w:r w:rsidRPr="00CF5AEF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O</w:t>
            </w:r>
            <w:r w:rsidRPr="00CF5AEF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노출</w:t>
            </w:r>
          </w:p>
        </w:tc>
        <w:tc>
          <w:tcPr>
            <w:tcW w:w="3661" w:type="dxa"/>
            <w:shd w:val="clear" w:color="auto" w:fill="BFBFBF"/>
            <w:vAlign w:val="center"/>
          </w:tcPr>
          <w:p w14:paraId="560057E6" w14:textId="77777777" w:rsidR="00B432CB" w:rsidRPr="00CF5AEF" w:rsidRDefault="00B432CB" w:rsidP="00B432CB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</w:pPr>
            <w:r w:rsidRPr="00CF5AEF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비고</w:t>
            </w:r>
          </w:p>
        </w:tc>
      </w:tr>
      <w:tr w:rsidR="00B432CB" w:rsidRPr="001D69C3" w14:paraId="7265570C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33279577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color w:val="000000" w:themeColor="text1"/>
                <w:spacing w:val="-12"/>
                <w:kern w:val="24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재봉</w:t>
            </w:r>
          </w:p>
        </w:tc>
        <w:tc>
          <w:tcPr>
            <w:tcW w:w="1488" w:type="dxa"/>
            <w:vAlign w:val="center"/>
          </w:tcPr>
          <w:p w14:paraId="109DC270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0F38EBC0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15B8ECE9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B432CB" w:rsidRPr="001D69C3" w14:paraId="3E5CC0D1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34C94E3D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color w:val="000000" w:themeColor="text1"/>
                <w:spacing w:val="-12"/>
                <w:kern w:val="24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접착</w:t>
            </w:r>
          </w:p>
        </w:tc>
        <w:tc>
          <w:tcPr>
            <w:tcW w:w="1488" w:type="dxa"/>
            <w:vAlign w:val="center"/>
          </w:tcPr>
          <w:p w14:paraId="29CB3CC6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74E73DC3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663946C4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B432CB" w:rsidRPr="001D69C3" w14:paraId="41B29601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075DF62F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밑창 갈라짐</w:t>
            </w:r>
          </w:p>
        </w:tc>
        <w:tc>
          <w:tcPr>
            <w:tcW w:w="1488" w:type="dxa"/>
            <w:vAlign w:val="center"/>
          </w:tcPr>
          <w:p w14:paraId="3ABA1DE6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1119DC92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282F829D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B432CB" w:rsidRPr="001D69C3" w14:paraId="1BBAD99D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7B317D73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닳음/해짐/벗겨짐/</w:t>
            </w:r>
          </w:p>
        </w:tc>
        <w:tc>
          <w:tcPr>
            <w:tcW w:w="1488" w:type="dxa"/>
            <w:vAlign w:val="center"/>
          </w:tcPr>
          <w:p w14:paraId="34A6A3DB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77E8E4CB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3C9E3097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B432CB" w:rsidRPr="001D69C3" w14:paraId="09AA5D21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6A3B1DD2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proofErr w:type="spellStart"/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이염</w:t>
            </w:r>
            <w:proofErr w:type="spellEnd"/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(</w:t>
            </w:r>
            <w:proofErr w:type="spellStart"/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물빠짐</w:t>
            </w:r>
            <w:proofErr w:type="spellEnd"/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)</w:t>
            </w:r>
          </w:p>
        </w:tc>
        <w:tc>
          <w:tcPr>
            <w:tcW w:w="1488" w:type="dxa"/>
            <w:vAlign w:val="center"/>
          </w:tcPr>
          <w:p w14:paraId="78F3ED8F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40ED72D9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705BB7E2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B432CB" w:rsidRPr="001D69C3" w14:paraId="644AED2E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67C3708F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proofErr w:type="spellStart"/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황변</w:t>
            </w:r>
            <w:proofErr w:type="spellEnd"/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/변색</w:t>
            </w:r>
          </w:p>
        </w:tc>
        <w:tc>
          <w:tcPr>
            <w:tcW w:w="1488" w:type="dxa"/>
            <w:vAlign w:val="center"/>
          </w:tcPr>
          <w:p w14:paraId="4FC21948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6450B83E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07B9219B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B432CB" w:rsidRPr="001D69C3" w14:paraId="65894A17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2979EE8E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스크래치</w:t>
            </w:r>
          </w:p>
        </w:tc>
        <w:tc>
          <w:tcPr>
            <w:tcW w:w="1488" w:type="dxa"/>
            <w:vAlign w:val="center"/>
          </w:tcPr>
          <w:p w14:paraId="45C18631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2C45E004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0FAFC79B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B432CB" w:rsidRPr="001D69C3" w14:paraId="18FD827A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5EEC4AD1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본드 오염</w:t>
            </w:r>
          </w:p>
        </w:tc>
        <w:tc>
          <w:tcPr>
            <w:tcW w:w="1488" w:type="dxa"/>
            <w:vAlign w:val="center"/>
          </w:tcPr>
          <w:p w14:paraId="29FF146F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39BFBE5E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0BF6E009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B432CB" w:rsidRPr="001D69C3" w14:paraId="087FB0B3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5083478E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proofErr w:type="spellStart"/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양발</w:t>
            </w:r>
            <w:proofErr w:type="spellEnd"/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 상이</w:t>
            </w:r>
          </w:p>
        </w:tc>
        <w:tc>
          <w:tcPr>
            <w:tcW w:w="1488" w:type="dxa"/>
            <w:vAlign w:val="center"/>
          </w:tcPr>
          <w:p w14:paraId="575CE621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21F56E23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5F8EE8A3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B432CB" w:rsidRPr="001D69C3" w14:paraId="2D6105F6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25AA83B1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에어 터짐</w:t>
            </w:r>
          </w:p>
        </w:tc>
        <w:tc>
          <w:tcPr>
            <w:tcW w:w="1488" w:type="dxa"/>
            <w:vAlign w:val="center"/>
          </w:tcPr>
          <w:p w14:paraId="198AEDC7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01D0A1EB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3BE077CF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B432CB" w:rsidRPr="001D69C3" w14:paraId="1400A39F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7E2E7CF7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proofErr w:type="spellStart"/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보행시</w:t>
            </w:r>
            <w:proofErr w:type="spellEnd"/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 </w:t>
            </w:r>
            <w:proofErr w:type="spellStart"/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소리남</w:t>
            </w:r>
            <w:proofErr w:type="spellEnd"/>
          </w:p>
        </w:tc>
        <w:tc>
          <w:tcPr>
            <w:tcW w:w="1488" w:type="dxa"/>
            <w:vAlign w:val="center"/>
          </w:tcPr>
          <w:p w14:paraId="587CFE53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4E3593E3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78774E38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B432CB" w:rsidRPr="001D69C3" w14:paraId="3E94569D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7791C62D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 xml:space="preserve">보풀 </w:t>
            </w:r>
            <w:proofErr w:type="spellStart"/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일어남</w:t>
            </w:r>
            <w:proofErr w:type="spellEnd"/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,</w:t>
            </w:r>
          </w:p>
        </w:tc>
        <w:tc>
          <w:tcPr>
            <w:tcW w:w="1488" w:type="dxa"/>
            <w:vAlign w:val="center"/>
          </w:tcPr>
          <w:p w14:paraId="2E6CAE20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1A60CC2E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0E85D04A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B432CB" w:rsidRPr="001D69C3" w14:paraId="619E1ADA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5BCB938F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통증 및 상처</w:t>
            </w:r>
          </w:p>
        </w:tc>
        <w:tc>
          <w:tcPr>
            <w:tcW w:w="1488" w:type="dxa"/>
            <w:vAlign w:val="center"/>
          </w:tcPr>
          <w:p w14:paraId="2BE8BC94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1A973543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35E3075C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B432CB" w:rsidRPr="001D69C3" w14:paraId="1BDA4C44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09791383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내구성 약함</w:t>
            </w:r>
          </w:p>
        </w:tc>
        <w:tc>
          <w:tcPr>
            <w:tcW w:w="1488" w:type="dxa"/>
            <w:vAlign w:val="center"/>
          </w:tcPr>
          <w:p w14:paraId="04EE34CD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416C5664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743B23D3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B432CB" w:rsidRPr="001D69C3" w14:paraId="46E3A818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20AC94DC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악세서리 분실 및 파손</w:t>
            </w:r>
          </w:p>
        </w:tc>
        <w:tc>
          <w:tcPr>
            <w:tcW w:w="1488" w:type="dxa"/>
            <w:vAlign w:val="center"/>
          </w:tcPr>
          <w:p w14:paraId="17D792B1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442350D0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19E02477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B432CB" w:rsidRPr="001D69C3" w14:paraId="19E6AE5A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26B489C5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proofErr w:type="spellStart"/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물샘</w:t>
            </w:r>
            <w:proofErr w:type="spellEnd"/>
          </w:p>
        </w:tc>
        <w:tc>
          <w:tcPr>
            <w:tcW w:w="1488" w:type="dxa"/>
            <w:vAlign w:val="center"/>
          </w:tcPr>
          <w:p w14:paraId="7716175D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258B51F5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6CD3F18D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6461CB" w:rsidRPr="001D69C3" w14:paraId="3FF4E7BF" w14:textId="77777777" w:rsidTr="0032774B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41BB7D8D" w14:textId="77777777" w:rsidR="006461CB" w:rsidRPr="00CF5AEF" w:rsidRDefault="006461CB" w:rsidP="006461CB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기타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50CC4F4E" w14:textId="3EF1895F" w:rsidR="006461CB" w:rsidRPr="00CF5AEF" w:rsidRDefault="006461CB" w:rsidP="006461CB">
            <w:pPr>
              <w:jc w:val="center"/>
              <w:rPr>
                <w:sz w:val="16"/>
                <w:szCs w:val="16"/>
              </w:rPr>
            </w:pPr>
            <w:r w:rsidRPr="00CF5AEF">
              <w:rPr>
                <w:rFonts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1489" w:type="dxa"/>
            <w:vAlign w:val="center"/>
          </w:tcPr>
          <w:p w14:paraId="490B4F4F" w14:textId="6C16335A" w:rsidR="006461CB" w:rsidRPr="00CF5AEF" w:rsidRDefault="006461CB" w:rsidP="006461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51EE59B9" w14:textId="77777777" w:rsidR="006461CB" w:rsidRPr="00CF5AEF" w:rsidRDefault="006461CB" w:rsidP="006461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  <w:tr w:rsidR="00B432CB" w:rsidRPr="001D69C3" w14:paraId="100E9AE1" w14:textId="77777777" w:rsidTr="001D69C3">
        <w:trPr>
          <w:trHeight w:val="397"/>
        </w:trPr>
        <w:tc>
          <w:tcPr>
            <w:tcW w:w="2547" w:type="dxa"/>
            <w:shd w:val="clear" w:color="auto" w:fill="F2F2F2"/>
            <w:vAlign w:val="center"/>
          </w:tcPr>
          <w:p w14:paraId="316B668D" w14:textId="77777777" w:rsidR="00B432CB" w:rsidRPr="00CF5AEF" w:rsidRDefault="00B432CB" w:rsidP="00880B06">
            <w:pPr>
              <w:pStyle w:val="af2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3차 심의(</w:t>
            </w:r>
            <w:proofErr w:type="spellStart"/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소보원</w:t>
            </w:r>
            <w:proofErr w:type="spellEnd"/>
            <w:r w:rsidRPr="00CF5AEF">
              <w:rPr>
                <w:rFonts w:ascii="맑은 고딕" w:eastAsia="맑은 고딕" w:hAnsi="맑은 고딕"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)</w:t>
            </w:r>
          </w:p>
        </w:tc>
        <w:tc>
          <w:tcPr>
            <w:tcW w:w="1488" w:type="dxa"/>
            <w:shd w:val="clear" w:color="auto" w:fill="auto"/>
          </w:tcPr>
          <w:p w14:paraId="0049F2BD" w14:textId="77777777" w:rsidR="00B432CB" w:rsidRPr="00CF5AEF" w:rsidRDefault="00B432CB" w:rsidP="00B432CB">
            <w:pPr>
              <w:jc w:val="center"/>
              <w:rPr>
                <w:sz w:val="16"/>
                <w:szCs w:val="16"/>
              </w:rPr>
            </w:pPr>
            <w:r w:rsidRPr="00CF5AEF">
              <w:rPr>
                <w:rFonts w:cs="Arial"/>
                <w:color w:val="000000"/>
                <w:spacing w:val="-12"/>
                <w:kern w:val="24"/>
                <w:sz w:val="16"/>
                <w:szCs w:val="16"/>
              </w:rPr>
              <w:t>X</w:t>
            </w:r>
          </w:p>
        </w:tc>
        <w:tc>
          <w:tcPr>
            <w:tcW w:w="1489" w:type="dxa"/>
            <w:vAlign w:val="center"/>
          </w:tcPr>
          <w:p w14:paraId="2FF1E306" w14:textId="77777777" w:rsidR="00B432CB" w:rsidRPr="00CF5AEF" w:rsidRDefault="00B432CB" w:rsidP="00B432CB">
            <w:pPr>
              <w:pStyle w:val="af2"/>
              <w:tabs>
                <w:tab w:val="left" w:pos="0"/>
              </w:tabs>
              <w:spacing w:before="0" w:beforeAutospacing="0" w:after="0" w:afterAutospacing="0" w:line="273" w:lineRule="auto"/>
              <w:jc w:val="center"/>
              <w:textAlignment w:val="baseline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color w:val="000000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661" w:type="dxa"/>
            <w:vAlign w:val="center"/>
          </w:tcPr>
          <w:p w14:paraId="6D9F3705" w14:textId="77777777" w:rsidR="00B432CB" w:rsidRPr="00CF5AEF" w:rsidRDefault="00B432CB" w:rsidP="00B432CB">
            <w:pPr>
              <w:spacing w:before="20" w:after="40" w:line="240" w:lineRule="exact"/>
              <w:rPr>
                <w:rFonts w:cs="굴림"/>
                <w:bCs/>
                <w:iCs/>
                <w:color w:val="0070C0"/>
                <w:sz w:val="16"/>
                <w:szCs w:val="16"/>
              </w:rPr>
            </w:pPr>
          </w:p>
        </w:tc>
      </w:tr>
    </w:tbl>
    <w:p w14:paraId="1B58581F" w14:textId="77777777" w:rsidR="001D69C3" w:rsidRPr="001D69C3" w:rsidRDefault="001D69C3" w:rsidP="001D69C3"/>
    <w:p w14:paraId="27396173" w14:textId="77777777" w:rsidR="00B432CB" w:rsidRPr="001D69C3" w:rsidRDefault="00FC2D84" w:rsidP="00C02474">
      <w:pPr>
        <w:pStyle w:val="-20"/>
        <w:numPr>
          <w:ilvl w:val="1"/>
          <w:numId w:val="20"/>
        </w:numPr>
        <w:ind w:leftChars="142" w:left="851" w:hanging="567"/>
      </w:pPr>
      <w:bookmarkStart w:id="213" w:name="_Toc7512776"/>
      <w:r w:rsidRPr="001D69C3">
        <w:rPr>
          <w:rFonts w:hint="eastAsia"/>
        </w:rPr>
        <w:t>A</w:t>
      </w:r>
      <w:r w:rsidRPr="001D69C3">
        <w:t>S</w:t>
      </w:r>
      <w:r w:rsidRPr="001D69C3">
        <w:rPr>
          <w:rFonts w:hint="eastAsia"/>
        </w:rPr>
        <w:t>상태</w:t>
      </w:r>
      <w:bookmarkEnd w:id="213"/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1"/>
        <w:gridCol w:w="6096"/>
        <w:gridCol w:w="1417"/>
      </w:tblGrid>
      <w:tr w:rsidR="008C3C98" w:rsidRPr="001D69C3" w14:paraId="29D6DF5C" w14:textId="77777777" w:rsidTr="009B2A1E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F5C377E" w14:textId="77777777" w:rsidR="008C3C98" w:rsidRPr="00CF5AEF" w:rsidRDefault="008C3C98" w:rsidP="006D44FF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b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상태</w:t>
            </w:r>
          </w:p>
        </w:tc>
        <w:tc>
          <w:tcPr>
            <w:tcW w:w="6096" w:type="dxa"/>
            <w:shd w:val="clear" w:color="auto" w:fill="BFBFBF"/>
            <w:vAlign w:val="center"/>
          </w:tcPr>
          <w:p w14:paraId="6FC9B7E2" w14:textId="77777777" w:rsidR="008C3C98" w:rsidRPr="00CF5AEF" w:rsidRDefault="008C3C98" w:rsidP="006D44FF">
            <w:pPr>
              <w:pStyle w:val="af2"/>
              <w:wordWrap w:val="0"/>
              <w:spacing w:before="20" w:beforeAutospacing="0" w:after="40" w:afterAutospacing="0" w:line="273" w:lineRule="auto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b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설명</w:t>
            </w:r>
          </w:p>
        </w:tc>
        <w:tc>
          <w:tcPr>
            <w:tcW w:w="1417" w:type="dxa"/>
            <w:shd w:val="clear" w:color="auto" w:fill="BFBFBF"/>
            <w:vAlign w:val="center"/>
          </w:tcPr>
          <w:p w14:paraId="28A05483" w14:textId="77777777" w:rsidR="008C3C98" w:rsidRPr="00CF5AEF" w:rsidRDefault="008C3C98" w:rsidP="006D44FF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rPr>
                <w:rFonts w:ascii="맑은 고딕" w:eastAsia="맑은 고딕" w:hAnsi="맑은 고딕" w:cs="Arial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" w:hint="eastAsia"/>
                <w:b/>
                <w:bCs/>
                <w:color w:val="000000" w:themeColor="text1"/>
                <w:spacing w:val="-12"/>
                <w:kern w:val="24"/>
                <w:sz w:val="16"/>
                <w:szCs w:val="16"/>
              </w:rPr>
              <w:t>프론트 표시</w:t>
            </w:r>
          </w:p>
        </w:tc>
      </w:tr>
      <w:tr w:rsidR="008C3C98" w:rsidRPr="001D69C3" w14:paraId="29780793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3343A7FC" w14:textId="77777777" w:rsidR="008C3C98" w:rsidRPr="00CF5AEF" w:rsidRDefault="008C3C98" w:rsidP="00880B0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A/S접수</w:t>
            </w:r>
          </w:p>
        </w:tc>
        <w:tc>
          <w:tcPr>
            <w:tcW w:w="6096" w:type="dxa"/>
            <w:vAlign w:val="center"/>
          </w:tcPr>
          <w:p w14:paraId="4590470A" w14:textId="77777777" w:rsidR="008C3C98" w:rsidRPr="00CF5AEF" w:rsidRDefault="008C3C98" w:rsidP="006D44FF">
            <w:pPr>
              <w:pStyle w:val="af2"/>
              <w:wordWrap w:val="0"/>
              <w:spacing w:before="0" w:beforeAutospacing="0" w:after="0" w:afterAutospacing="0" w:line="273" w:lineRule="auto"/>
              <w:textAlignment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고객 또는 관리자에서 A/S를 접수한 상태</w:t>
            </w:r>
          </w:p>
        </w:tc>
        <w:tc>
          <w:tcPr>
            <w:tcW w:w="1417" w:type="dxa"/>
            <w:vAlign w:val="center"/>
          </w:tcPr>
          <w:p w14:paraId="4B0211F7" w14:textId="77777777" w:rsidR="008C3C98" w:rsidRPr="00CF5AEF" w:rsidRDefault="008C3C98" w:rsidP="0043461C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A/S접수</w:t>
            </w:r>
          </w:p>
        </w:tc>
      </w:tr>
      <w:tr w:rsidR="008C3C98" w:rsidRPr="001D69C3" w14:paraId="09B6E702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7CC759E1" w14:textId="77777777" w:rsidR="008C3C98" w:rsidRPr="00CF5AEF" w:rsidRDefault="008C3C98" w:rsidP="00880B0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자동접수취소</w:t>
            </w:r>
          </w:p>
        </w:tc>
        <w:tc>
          <w:tcPr>
            <w:tcW w:w="6096" w:type="dxa"/>
            <w:vAlign w:val="center"/>
          </w:tcPr>
          <w:p w14:paraId="06D017E2" w14:textId="77777777" w:rsidR="008C3C98" w:rsidRPr="00CF5AEF" w:rsidRDefault="008C3C98" w:rsidP="006D44FF">
            <w:pPr>
              <w:pStyle w:val="af2"/>
              <w:wordWrap w:val="0"/>
              <w:spacing w:before="0" w:beforeAutospacing="0" w:after="0" w:afterAutospacing="0" w:line="273" w:lineRule="auto"/>
              <w:textAlignment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 xml:space="preserve">A/S접수 후 15일 이내에 고객이 A/S 상품을 보내지 않아 자동으로 </w:t>
            </w:r>
            <w:proofErr w:type="gramStart"/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취소 된</w:t>
            </w:r>
            <w:proofErr w:type="gramEnd"/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 xml:space="preserve"> 상태</w:t>
            </w:r>
          </w:p>
        </w:tc>
        <w:tc>
          <w:tcPr>
            <w:tcW w:w="1417" w:type="dxa"/>
            <w:vAlign w:val="center"/>
          </w:tcPr>
          <w:p w14:paraId="7830F86A" w14:textId="77777777" w:rsidR="008C3C98" w:rsidRPr="00CF5AEF" w:rsidRDefault="008C3C98" w:rsidP="0043461C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A/S접수취소</w:t>
            </w:r>
          </w:p>
        </w:tc>
      </w:tr>
      <w:tr w:rsidR="008C3C98" w:rsidRPr="001D69C3" w14:paraId="2018F53D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48C8EBCD" w14:textId="77777777" w:rsidR="008C3C98" w:rsidRPr="00CF5AEF" w:rsidRDefault="008C3C98" w:rsidP="00880B0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A/S접수 철회</w:t>
            </w:r>
          </w:p>
        </w:tc>
        <w:tc>
          <w:tcPr>
            <w:tcW w:w="6096" w:type="dxa"/>
            <w:vAlign w:val="center"/>
          </w:tcPr>
          <w:p w14:paraId="5F0AFA87" w14:textId="77777777" w:rsidR="008C3C98" w:rsidRPr="00CF5AEF" w:rsidRDefault="008C3C98" w:rsidP="006D44FF">
            <w:pPr>
              <w:pStyle w:val="af2"/>
              <w:wordWrap w:val="0"/>
              <w:spacing w:before="0" w:beforeAutospacing="0" w:after="0" w:afterAutospacing="0" w:line="273" w:lineRule="auto"/>
              <w:textAlignment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A/S접수건에 대하여 접수를 철회 한 상태 (A/S를 원치 않는 경우)</w:t>
            </w:r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br/>
              <w:t>- ‘접수’ 상태인 경우에만 철회 가능</w:t>
            </w:r>
          </w:p>
        </w:tc>
        <w:tc>
          <w:tcPr>
            <w:tcW w:w="1417" w:type="dxa"/>
            <w:vAlign w:val="center"/>
          </w:tcPr>
          <w:p w14:paraId="4339EBD4" w14:textId="77777777" w:rsidR="008C3C98" w:rsidRPr="00CF5AEF" w:rsidRDefault="008C3C98" w:rsidP="0043461C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A/S접수 철회</w:t>
            </w:r>
          </w:p>
        </w:tc>
      </w:tr>
      <w:tr w:rsidR="008C3C98" w:rsidRPr="001D69C3" w14:paraId="6B62924A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7884FB1A" w14:textId="77777777" w:rsidR="008C3C98" w:rsidRPr="00CF5AEF" w:rsidRDefault="008C3C98" w:rsidP="00880B0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수거지시</w:t>
            </w:r>
          </w:p>
        </w:tc>
        <w:tc>
          <w:tcPr>
            <w:tcW w:w="6096" w:type="dxa"/>
            <w:vAlign w:val="center"/>
          </w:tcPr>
          <w:p w14:paraId="20A1FB66" w14:textId="77777777" w:rsidR="008C3C98" w:rsidRPr="00CF5AEF" w:rsidRDefault="008C3C98" w:rsidP="006D44FF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고객이 접수한 내용을 BO에서 확인하고 고객에게 회수가 나가도록 수거지시처리 (ABC마트에 입고되기 전 상태)</w:t>
            </w:r>
          </w:p>
          <w:p w14:paraId="013641B7" w14:textId="77777777" w:rsidR="008C3C98" w:rsidRPr="00CF5AEF" w:rsidRDefault="008C3C98" w:rsidP="006D44FF">
            <w:pPr>
              <w:pStyle w:val="af2"/>
              <w:wordWrap w:val="0"/>
              <w:spacing w:before="20" w:beforeAutospacing="0" w:after="40" w:afterAutospacing="0" w:line="273" w:lineRule="auto"/>
              <w:jc w:val="both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* 해당 상태일 경우 FO에서 A/S 철회 및 A/S 접수내용 수정 불가</w:t>
            </w:r>
          </w:p>
        </w:tc>
        <w:tc>
          <w:tcPr>
            <w:tcW w:w="1417" w:type="dxa"/>
            <w:vAlign w:val="center"/>
          </w:tcPr>
          <w:p w14:paraId="1983ABCD" w14:textId="77777777" w:rsidR="008C3C98" w:rsidRPr="00CF5AEF" w:rsidRDefault="008C3C98" w:rsidP="0043461C">
            <w:pPr>
              <w:jc w:val="center"/>
              <w:rPr>
                <w:sz w:val="16"/>
                <w:szCs w:val="16"/>
              </w:rPr>
            </w:pPr>
            <w:r w:rsidRPr="00CF5AEF">
              <w:rPr>
                <w:rFonts w:hint="eastAsia"/>
                <w:sz w:val="16"/>
                <w:szCs w:val="16"/>
              </w:rPr>
              <w:t>접수확인</w:t>
            </w:r>
          </w:p>
        </w:tc>
      </w:tr>
      <w:tr w:rsidR="008C3C98" w:rsidRPr="001D69C3" w14:paraId="0C874252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3F931CC7" w14:textId="77777777" w:rsidR="008C3C98" w:rsidRPr="00CF5AEF" w:rsidRDefault="008C3C98" w:rsidP="00880B0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수령완료</w:t>
            </w:r>
          </w:p>
        </w:tc>
        <w:tc>
          <w:tcPr>
            <w:tcW w:w="6096" w:type="dxa"/>
            <w:vAlign w:val="center"/>
          </w:tcPr>
          <w:p w14:paraId="09C3D224" w14:textId="77777777" w:rsidR="008C3C98" w:rsidRPr="00CF5AEF" w:rsidRDefault="008C3C98" w:rsidP="001D69C3">
            <w:pPr>
              <w:pStyle w:val="af2"/>
              <w:wordWrap w:val="0"/>
              <w:spacing w:before="0" w:beforeAutospacing="0" w:after="0" w:afterAutospacing="0" w:line="273" w:lineRule="auto"/>
              <w:textAlignment w:val="center"/>
              <w:rPr>
                <w:rFonts w:ascii="맑은 고딕" w:eastAsia="맑은 고딕" w:hAnsi="맑은 고딕" w:cs="Arial Unicode MS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Arial Unicode MS" w:hint="eastAsia"/>
                <w:sz w:val="16"/>
                <w:szCs w:val="16"/>
              </w:rPr>
              <w:t>A/S접수 상품이 도착되어 심의가 가능한 상태</w:t>
            </w:r>
          </w:p>
        </w:tc>
        <w:tc>
          <w:tcPr>
            <w:tcW w:w="1417" w:type="dxa"/>
            <w:vMerge w:val="restart"/>
            <w:vAlign w:val="center"/>
          </w:tcPr>
          <w:p w14:paraId="38616C5F" w14:textId="77777777" w:rsidR="008C3C98" w:rsidRPr="00CF5AEF" w:rsidRDefault="008C3C98" w:rsidP="001D69C3">
            <w:pPr>
              <w:wordWrap w:val="0"/>
              <w:spacing w:line="273" w:lineRule="auto"/>
              <w:jc w:val="center"/>
              <w:textAlignment w:val="center"/>
              <w:rPr>
                <w:sz w:val="16"/>
                <w:szCs w:val="16"/>
              </w:rPr>
            </w:pPr>
            <w:proofErr w:type="spellStart"/>
            <w:r w:rsidRPr="00CF5AEF">
              <w:rPr>
                <w:rFonts w:hint="eastAsia"/>
                <w:sz w:val="16"/>
                <w:szCs w:val="16"/>
              </w:rPr>
              <w:t>처리중</w:t>
            </w:r>
            <w:proofErr w:type="spellEnd"/>
          </w:p>
        </w:tc>
      </w:tr>
      <w:tr w:rsidR="008C3C98" w:rsidRPr="001D69C3" w14:paraId="2ABCB736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3C07F40B" w14:textId="77777777" w:rsidR="008C3C98" w:rsidRPr="00CF5AEF" w:rsidRDefault="008C3C98" w:rsidP="00880B0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심의완료</w:t>
            </w:r>
          </w:p>
        </w:tc>
        <w:tc>
          <w:tcPr>
            <w:tcW w:w="6096" w:type="dxa"/>
            <w:vAlign w:val="center"/>
          </w:tcPr>
          <w:p w14:paraId="182A22F0" w14:textId="77777777" w:rsidR="008C3C98" w:rsidRPr="00CF5AEF" w:rsidRDefault="008C3C98" w:rsidP="001D69C3">
            <w:pPr>
              <w:pStyle w:val="af2"/>
              <w:wordWrap w:val="0"/>
              <w:spacing w:before="0" w:beforeAutospacing="0" w:after="0" w:afterAutospacing="0" w:line="273" w:lineRule="auto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심의가 완료되어 고객에게 안내 예정인 상태</w:t>
            </w:r>
          </w:p>
        </w:tc>
        <w:tc>
          <w:tcPr>
            <w:tcW w:w="1417" w:type="dxa"/>
            <w:vMerge/>
            <w:vAlign w:val="center"/>
          </w:tcPr>
          <w:p w14:paraId="238B1BF8" w14:textId="77777777" w:rsidR="008C3C98" w:rsidRPr="00CF5AEF" w:rsidRDefault="008C3C98" w:rsidP="001D69C3">
            <w:pPr>
              <w:wordWrap w:val="0"/>
              <w:spacing w:line="273" w:lineRule="auto"/>
              <w:jc w:val="center"/>
              <w:textAlignment w:val="center"/>
              <w:rPr>
                <w:rFonts w:cs="Calibri"/>
                <w:color w:val="000000" w:themeColor="text1"/>
                <w:sz w:val="16"/>
                <w:szCs w:val="16"/>
              </w:rPr>
            </w:pPr>
          </w:p>
        </w:tc>
      </w:tr>
      <w:tr w:rsidR="008C3C98" w:rsidRPr="001D69C3" w14:paraId="02BDCCB4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24CD5C59" w14:textId="77777777" w:rsidR="008C3C98" w:rsidRPr="00CF5AEF" w:rsidRDefault="008C3C98" w:rsidP="00880B0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lastRenderedPageBreak/>
              <w:t>비용결제요청</w:t>
            </w:r>
          </w:p>
        </w:tc>
        <w:tc>
          <w:tcPr>
            <w:tcW w:w="6096" w:type="dxa"/>
            <w:vAlign w:val="center"/>
          </w:tcPr>
          <w:p w14:paraId="755C91FA" w14:textId="77777777" w:rsidR="008C3C98" w:rsidRPr="00CF5AEF" w:rsidRDefault="008C3C98" w:rsidP="0043461C">
            <w:pPr>
              <w:pStyle w:val="af2"/>
              <w:wordWrap w:val="0"/>
              <w:spacing w:before="0" w:beforeAutospacing="0" w:after="0" w:afterAutospacing="0" w:line="273" w:lineRule="auto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배송비(</w:t>
            </w:r>
            <w:proofErr w:type="spellStart"/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반송비</w:t>
            </w:r>
            <w:proofErr w:type="spellEnd"/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) 또는 배송비+A/S비용을 고객에게 결제 요청한 상태</w:t>
            </w:r>
          </w:p>
          <w:p w14:paraId="7B59273E" w14:textId="77777777" w:rsidR="008C3C98" w:rsidRPr="00CF5AEF" w:rsidRDefault="008C3C98" w:rsidP="0043461C">
            <w:pPr>
              <w:pStyle w:val="af2"/>
              <w:wordWrap w:val="0"/>
              <w:spacing w:before="0" w:beforeAutospacing="0" w:after="0" w:afterAutospacing="0" w:line="273" w:lineRule="auto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* 대표계좌로 입금하며 결제 완료 후 배송처리 진행 가능</w:t>
            </w:r>
          </w:p>
        </w:tc>
        <w:tc>
          <w:tcPr>
            <w:tcW w:w="1417" w:type="dxa"/>
            <w:vAlign w:val="center"/>
          </w:tcPr>
          <w:p w14:paraId="26436671" w14:textId="77777777" w:rsidR="008C3C98" w:rsidRPr="00CF5AEF" w:rsidRDefault="008C3C98" w:rsidP="0043461C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비용결제요청</w:t>
            </w:r>
          </w:p>
        </w:tc>
      </w:tr>
      <w:tr w:rsidR="008C3C98" w:rsidRPr="001D69C3" w14:paraId="6B4688F3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4662CC17" w14:textId="77777777" w:rsidR="008C3C98" w:rsidRPr="00CF5AEF" w:rsidRDefault="008C3C98" w:rsidP="00880B0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비용결제완료</w:t>
            </w:r>
          </w:p>
        </w:tc>
        <w:tc>
          <w:tcPr>
            <w:tcW w:w="6096" w:type="dxa"/>
            <w:vAlign w:val="center"/>
          </w:tcPr>
          <w:p w14:paraId="573C58C3" w14:textId="77777777" w:rsidR="008C3C98" w:rsidRPr="00CF5AEF" w:rsidRDefault="008C3C98" w:rsidP="0043461C">
            <w:pPr>
              <w:pStyle w:val="af2"/>
              <w:wordWrap w:val="0"/>
              <w:spacing w:before="0" w:beforeAutospacing="0" w:after="0" w:afterAutospacing="0" w:line="273" w:lineRule="auto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배송비(</w:t>
            </w:r>
            <w:proofErr w:type="spellStart"/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반송비</w:t>
            </w:r>
            <w:proofErr w:type="spellEnd"/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) 또는 배송비+A/S비용을 고객에게 입금 완료 받은 상태, 배송처리 가능</w:t>
            </w:r>
          </w:p>
        </w:tc>
        <w:tc>
          <w:tcPr>
            <w:tcW w:w="1417" w:type="dxa"/>
            <w:vAlign w:val="center"/>
          </w:tcPr>
          <w:p w14:paraId="4126097B" w14:textId="77777777" w:rsidR="008C3C98" w:rsidRPr="00CF5AEF" w:rsidRDefault="008C3C98" w:rsidP="0043461C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비용결제완료</w:t>
            </w:r>
          </w:p>
        </w:tc>
      </w:tr>
      <w:tr w:rsidR="008C3C98" w:rsidRPr="001D69C3" w14:paraId="7591DB7A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0C00C73E" w14:textId="1082FACB" w:rsidR="008C3C98" w:rsidRPr="00CF5AEF" w:rsidRDefault="008C3C98" w:rsidP="00880B0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proofErr w:type="spellStart"/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배송중</w:t>
            </w:r>
            <w:proofErr w:type="spellEnd"/>
          </w:p>
        </w:tc>
        <w:tc>
          <w:tcPr>
            <w:tcW w:w="6096" w:type="dxa"/>
            <w:vAlign w:val="center"/>
          </w:tcPr>
          <w:p w14:paraId="14E85DD5" w14:textId="77777777" w:rsidR="008C3C98" w:rsidRPr="00CF5AEF" w:rsidRDefault="008C3C98" w:rsidP="0043461C">
            <w:pPr>
              <w:pStyle w:val="af2"/>
              <w:wordWrap w:val="0"/>
              <w:spacing w:before="0" w:beforeAutospacing="0" w:after="0" w:afterAutospacing="0" w:line="273" w:lineRule="auto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A/S처리가 완료된 상품을 고객에게 발송, 배송중인 상태</w:t>
            </w:r>
          </w:p>
        </w:tc>
        <w:tc>
          <w:tcPr>
            <w:tcW w:w="1417" w:type="dxa"/>
            <w:vAlign w:val="center"/>
          </w:tcPr>
          <w:p w14:paraId="316472B8" w14:textId="77777777" w:rsidR="008C3C98" w:rsidRPr="00CF5AEF" w:rsidRDefault="008C3C98" w:rsidP="0043461C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 xml:space="preserve">A/S </w:t>
            </w:r>
            <w:proofErr w:type="spellStart"/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배송중</w:t>
            </w:r>
            <w:proofErr w:type="spellEnd"/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8C3C98" w:rsidRPr="001D69C3" w14:paraId="63EA87E9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779DC0F7" w14:textId="77777777" w:rsidR="008C3C98" w:rsidRPr="00CF5AEF" w:rsidRDefault="008C3C98" w:rsidP="00880B0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A/S완료</w:t>
            </w:r>
          </w:p>
        </w:tc>
        <w:tc>
          <w:tcPr>
            <w:tcW w:w="6096" w:type="dxa"/>
            <w:vAlign w:val="center"/>
          </w:tcPr>
          <w:p w14:paraId="7A00C86D" w14:textId="77777777" w:rsidR="008C3C98" w:rsidRPr="00CF5AEF" w:rsidRDefault="008C3C98" w:rsidP="0043461C">
            <w:pPr>
              <w:pStyle w:val="af2"/>
              <w:wordWrap w:val="0"/>
              <w:spacing w:before="0" w:beforeAutospacing="0" w:after="0" w:afterAutospacing="0" w:line="273" w:lineRule="auto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A/S처리가 완료된 상품이 고객에게 배송 완료된 상태</w:t>
            </w: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br/>
              <w:t>* 대한통운인 경우 배송완료 시 ‘A/S완료’표시, 그 외 택배사인 경우 BO에서 A/S완료 처리</w:t>
            </w:r>
          </w:p>
        </w:tc>
        <w:tc>
          <w:tcPr>
            <w:tcW w:w="1417" w:type="dxa"/>
            <w:vAlign w:val="center"/>
          </w:tcPr>
          <w:p w14:paraId="0B15F1D1" w14:textId="77777777" w:rsidR="008C3C98" w:rsidRPr="00CF5AEF" w:rsidRDefault="008C3C98" w:rsidP="0043461C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A/S완료</w:t>
            </w:r>
          </w:p>
        </w:tc>
      </w:tr>
      <w:tr w:rsidR="008C3C98" w:rsidRPr="001D69C3" w14:paraId="1C277E21" w14:textId="77777777" w:rsidTr="009B2A1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376CDD32" w14:textId="77777777" w:rsidR="008C3C98" w:rsidRPr="00CF5AEF" w:rsidRDefault="008C3C98" w:rsidP="00880B06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A/S불가</w:t>
            </w:r>
          </w:p>
        </w:tc>
        <w:tc>
          <w:tcPr>
            <w:tcW w:w="6096" w:type="dxa"/>
            <w:vAlign w:val="center"/>
          </w:tcPr>
          <w:p w14:paraId="666EA20D" w14:textId="77777777" w:rsidR="008C3C98" w:rsidRPr="00CF5AEF" w:rsidRDefault="008C3C98" w:rsidP="0043461C">
            <w:pPr>
              <w:pStyle w:val="af2"/>
              <w:wordWrap w:val="0"/>
              <w:spacing w:before="0" w:beforeAutospacing="0" w:after="0" w:afterAutospacing="0" w:line="273" w:lineRule="auto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A/S처리가 불가능한 상품이 고객에게 반송된 상태</w:t>
            </w:r>
          </w:p>
        </w:tc>
        <w:tc>
          <w:tcPr>
            <w:tcW w:w="1417" w:type="dxa"/>
            <w:vAlign w:val="center"/>
          </w:tcPr>
          <w:p w14:paraId="3D4BB33A" w14:textId="77777777" w:rsidR="008C3C98" w:rsidRPr="00CF5AEF" w:rsidRDefault="008C3C98" w:rsidP="0043461C">
            <w:pPr>
              <w:pStyle w:val="af2"/>
              <w:wordWrap w:val="0"/>
              <w:spacing w:before="0" w:beforeAutospacing="0" w:after="0" w:afterAutospacing="0" w:line="273" w:lineRule="auto"/>
              <w:jc w:val="center"/>
              <w:textAlignment w:val="center"/>
              <w:rPr>
                <w:rFonts w:ascii="맑은 고딕" w:eastAsia="맑은 고딕" w:hAnsi="맑은 고딕" w:cs="Calibri"/>
                <w:color w:val="000000" w:themeColor="text1"/>
                <w:sz w:val="16"/>
                <w:szCs w:val="16"/>
              </w:rPr>
            </w:pPr>
            <w:r w:rsidRPr="00CF5AEF">
              <w:rPr>
                <w:rFonts w:ascii="맑은 고딕" w:eastAsia="맑은 고딕" w:hAnsi="맑은 고딕" w:cs="Calibri" w:hint="eastAsia"/>
                <w:color w:val="000000" w:themeColor="text1"/>
                <w:sz w:val="16"/>
                <w:szCs w:val="16"/>
              </w:rPr>
              <w:t>A/S불가</w:t>
            </w:r>
          </w:p>
        </w:tc>
      </w:tr>
    </w:tbl>
    <w:p w14:paraId="605741EB" w14:textId="77777777" w:rsidR="00C606E0" w:rsidRDefault="00C606E0">
      <w:pPr>
        <w:widowControl/>
        <w:spacing w:line="240" w:lineRule="auto"/>
        <w:jc w:val="left"/>
        <w:rPr>
          <w:rFonts w:cs="Calibri"/>
          <w:b/>
          <w:color w:val="000000" w:themeColor="text1"/>
          <w:sz w:val="22"/>
          <w:szCs w:val="22"/>
        </w:rPr>
      </w:pPr>
    </w:p>
    <w:p w14:paraId="154967A0" w14:textId="4350FE82" w:rsidR="00954A5E" w:rsidRDefault="00CF5AEF" w:rsidP="00C02474">
      <w:pPr>
        <w:pStyle w:val="-20"/>
        <w:numPr>
          <w:ilvl w:val="1"/>
          <w:numId w:val="20"/>
        </w:numPr>
        <w:ind w:leftChars="142" w:left="851" w:hanging="567"/>
      </w:pPr>
      <w:bookmarkStart w:id="214" w:name="_Toc7512777"/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BFBA21" wp14:editId="3703A412">
                <wp:simplePos x="0" y="0"/>
                <wp:positionH relativeFrom="margin">
                  <wp:align>left</wp:align>
                </wp:positionH>
                <wp:positionV relativeFrom="paragraph">
                  <wp:posOffset>257909</wp:posOffset>
                </wp:positionV>
                <wp:extent cx="6038850" cy="3277590"/>
                <wp:effectExtent l="0" t="0" r="19050" b="18415"/>
                <wp:wrapNone/>
                <wp:docPr id="12" name="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3277590"/>
                        </a:xfrm>
                        <a:prstGeom prst="rect">
                          <a:avLst/>
                        </a:prstGeom>
                        <a:solidFill>
                          <a:srgbClr val="002060">
                            <a:alpha val="60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EA3A3" w14:textId="77777777" w:rsidR="003D0A15" w:rsidRPr="000E6422" w:rsidRDefault="003D0A15" w:rsidP="00F611BC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E6422">
                              <w:rPr>
                                <w:rFonts w:hint="eastAsia"/>
                                <w:i/>
                              </w:rPr>
                              <w:t>프로세스 추가예정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FBA21" id="직사각형 12" o:spid="_x0000_s1030" style="position:absolute;left:0;text-align:left;margin-left:0;margin-top:20.3pt;width:475.5pt;height:258.1pt;z-index:25168076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" fillcolor="#002060" strokecolor="#1f3763 [1604]" strokeweight="1pt">
                <v:fill opacity="39321f"/>
                <v:textbox>
                  <w:txbxContent>
                    <w:p w14:paraId="4E5EA3A3" w14:textId="77777777" w:rsidR="003D0A15" w:rsidRPr="000E6422" w:rsidRDefault="003D0A15" w:rsidP="00F611BC">
                      <w:pPr>
                        <w:jc w:val="center"/>
                        <w:rPr>
                          <w:i/>
                        </w:rPr>
                      </w:pPr>
                      <w:r w:rsidRPr="000E6422">
                        <w:rPr>
                          <w:rFonts w:hint="eastAsia"/>
                          <w:i/>
                        </w:rPr>
                        <w:t>프로세스 추가예정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54A5E" w:rsidRPr="00954A5E">
        <w:rPr>
          <w:rFonts w:hint="eastAsia"/>
        </w:rPr>
        <w:t>A</w:t>
      </w:r>
      <w:r w:rsidR="00954A5E" w:rsidRPr="00954A5E">
        <w:t>S</w:t>
      </w:r>
      <w:r w:rsidR="00954A5E" w:rsidRPr="00954A5E">
        <w:rPr>
          <w:rFonts w:hint="eastAsia"/>
        </w:rPr>
        <w:t>프로세스</w:t>
      </w:r>
      <w:bookmarkEnd w:id="214"/>
    </w:p>
    <w:p w14:paraId="290E266A" w14:textId="3072FC6A" w:rsidR="00954A5E" w:rsidRPr="00C606E0" w:rsidRDefault="00CF5AEF" w:rsidP="00C606E0"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 w:rsidR="00F611BC">
        <w:rPr>
          <w:noProof/>
        </w:rPr>
        <w:br/>
      </w:r>
      <w:r w:rsidR="00F611BC">
        <w:rPr>
          <w:noProof/>
        </w:rPr>
        <w:br/>
      </w:r>
    </w:p>
    <w:p w14:paraId="7A5B5A9D" w14:textId="395E0728" w:rsidR="00C606E0" w:rsidRPr="00C606E0" w:rsidRDefault="00F611BC" w:rsidP="00C606E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CF5AEF">
        <w:br/>
      </w:r>
      <w:r w:rsidR="00482C21">
        <w:br/>
      </w:r>
    </w:p>
    <w:p w14:paraId="1EE46F3A" w14:textId="77777777" w:rsidR="007B60D9" w:rsidRPr="00954A5E" w:rsidRDefault="00861C69" w:rsidP="00C02474">
      <w:pPr>
        <w:pStyle w:val="-20"/>
        <w:numPr>
          <w:ilvl w:val="1"/>
          <w:numId w:val="20"/>
        </w:numPr>
        <w:ind w:leftChars="142" w:left="851" w:hanging="567"/>
      </w:pPr>
      <w:bookmarkStart w:id="215" w:name="_Toc7512778"/>
      <w:r w:rsidRPr="00954A5E">
        <w:rPr>
          <w:rFonts w:hint="eastAsia"/>
        </w:rPr>
        <w:t>A</w:t>
      </w:r>
      <w:r w:rsidRPr="00954A5E">
        <w:t>S</w:t>
      </w:r>
      <w:r w:rsidR="007B60D9" w:rsidRPr="00954A5E">
        <w:t xml:space="preserve"> 회수/발송 방법</w:t>
      </w:r>
      <w:bookmarkEnd w:id="215"/>
    </w:p>
    <w:p w14:paraId="470B0447" w14:textId="77777777" w:rsidR="00B15AC2" w:rsidRPr="00B15AC2" w:rsidRDefault="00B15AC2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216" w:name="_Toc6905911"/>
      <w:bookmarkStart w:id="217" w:name="_Toc7165757"/>
      <w:bookmarkStart w:id="218" w:name="_Toc7512779"/>
      <w:bookmarkEnd w:id="216"/>
      <w:bookmarkEnd w:id="217"/>
      <w:bookmarkEnd w:id="218"/>
    </w:p>
    <w:p w14:paraId="563175E0" w14:textId="77777777" w:rsidR="00B15AC2" w:rsidRPr="00B15AC2" w:rsidRDefault="00B15AC2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219" w:name="_Toc6905912"/>
      <w:bookmarkStart w:id="220" w:name="_Toc7165758"/>
      <w:bookmarkStart w:id="221" w:name="_Toc7512780"/>
      <w:bookmarkEnd w:id="219"/>
      <w:bookmarkEnd w:id="220"/>
      <w:bookmarkEnd w:id="221"/>
    </w:p>
    <w:p w14:paraId="59FB6C4C" w14:textId="77777777" w:rsidR="00B15AC2" w:rsidRPr="00B15AC2" w:rsidRDefault="00B15AC2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222" w:name="_Toc6905913"/>
      <w:bookmarkStart w:id="223" w:name="_Toc7165759"/>
      <w:bookmarkStart w:id="224" w:name="_Toc7512781"/>
      <w:bookmarkEnd w:id="222"/>
      <w:bookmarkEnd w:id="223"/>
      <w:bookmarkEnd w:id="224"/>
    </w:p>
    <w:p w14:paraId="68233FA9" w14:textId="77777777" w:rsidR="00B15AC2" w:rsidRPr="00B15AC2" w:rsidRDefault="00B15AC2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225" w:name="_Toc6905914"/>
      <w:bookmarkStart w:id="226" w:name="_Toc7165760"/>
      <w:bookmarkStart w:id="227" w:name="_Toc7512782"/>
      <w:bookmarkEnd w:id="225"/>
      <w:bookmarkEnd w:id="226"/>
      <w:bookmarkEnd w:id="227"/>
    </w:p>
    <w:p w14:paraId="3C8BB8D2" w14:textId="1D768D9B" w:rsidR="00861C69" w:rsidRPr="003002C4" w:rsidRDefault="00861C69" w:rsidP="003002C4">
      <w:pPr>
        <w:pStyle w:val="-30"/>
        <w:numPr>
          <w:ilvl w:val="2"/>
          <w:numId w:val="20"/>
        </w:numPr>
        <w:ind w:leftChars="213" w:left="993" w:hanging="567"/>
      </w:pPr>
      <w:bookmarkStart w:id="228" w:name="_Toc7512783"/>
      <w:r w:rsidRPr="001D69C3">
        <w:rPr>
          <w:rFonts w:hint="eastAsia"/>
        </w:rPr>
        <w:t>A</w:t>
      </w:r>
      <w:r w:rsidRPr="001D69C3">
        <w:t>S</w:t>
      </w:r>
      <w:r w:rsidR="007B60D9" w:rsidRPr="001D69C3">
        <w:rPr>
          <w:rFonts w:hint="eastAsia"/>
        </w:rPr>
        <w:t xml:space="preserve"> 접수처 및 </w:t>
      </w:r>
      <w:r w:rsidR="007B60D9" w:rsidRPr="001750DC">
        <w:rPr>
          <w:rFonts w:hint="eastAsia"/>
        </w:rPr>
        <w:t>회수방법</w:t>
      </w:r>
      <w:bookmarkEnd w:id="228"/>
      <w:r w:rsidRPr="003002C4">
        <w:t xml:space="preserve"> </w:t>
      </w:r>
    </w:p>
    <w:p w14:paraId="573E2555" w14:textId="5B4C71CD" w:rsidR="00861C69" w:rsidRPr="001D69C3" w:rsidRDefault="00861C69" w:rsidP="00080D83">
      <w:pPr>
        <w:pStyle w:val="a"/>
      </w:pPr>
      <w:r w:rsidRPr="001D69C3">
        <w:t>온라인</w:t>
      </w:r>
      <w:r w:rsidRPr="001D69C3">
        <w:rPr>
          <w:rFonts w:hint="eastAsia"/>
        </w:rPr>
        <w:t xml:space="preserve"> 또는 오프라인 매장에 직접 방문하여 접수 가능하다.</w:t>
      </w:r>
      <w:r w:rsidRPr="001D69C3">
        <w:t xml:space="preserve"> </w:t>
      </w:r>
      <w:r w:rsidR="00A830CC" w:rsidRPr="001D69C3">
        <w:br/>
      </w:r>
      <w:r w:rsidRPr="001D69C3">
        <w:t>(</w:t>
      </w:r>
      <w:r w:rsidRPr="001D69C3">
        <w:rPr>
          <w:rFonts w:hint="eastAsia"/>
        </w:rPr>
        <w:t xml:space="preserve">오프라인 매장에서 구입한 상품은 </w:t>
      </w:r>
      <w:r w:rsidR="00B87EA2">
        <w:rPr>
          <w:rFonts w:hint="eastAsia"/>
        </w:rPr>
        <w:t>오프라인 매장</w:t>
      </w:r>
      <w:r w:rsidRPr="001D69C3">
        <w:rPr>
          <w:rFonts w:hint="eastAsia"/>
        </w:rPr>
        <w:t>에서만 접수 가능)</w:t>
      </w:r>
    </w:p>
    <w:p w14:paraId="3CC284C8" w14:textId="045F5E60" w:rsidR="006F3F3B" w:rsidRPr="003002C4" w:rsidRDefault="00CA648F" w:rsidP="00080D83">
      <w:pPr>
        <w:pStyle w:val="a"/>
      </w:pPr>
      <w:r>
        <w:rPr>
          <w:rFonts w:hint="eastAsia"/>
        </w:rPr>
        <w:t>온라인몰 접수</w:t>
      </w:r>
      <w:r w:rsidR="009703DD" w:rsidRPr="001D69C3">
        <w:rPr>
          <w:rFonts w:hint="eastAsia"/>
        </w:rPr>
        <w:t xml:space="preserve"> 시 관리자에서 수거지시 처리하며,</w:t>
      </w:r>
      <w:r w:rsidR="009703DD" w:rsidRPr="001D69C3">
        <w:t xml:space="preserve"> </w:t>
      </w:r>
      <w:r w:rsidR="009703DD" w:rsidRPr="001D69C3">
        <w:rPr>
          <w:rFonts w:hint="eastAsia"/>
        </w:rPr>
        <w:t xml:space="preserve">접수된 </w:t>
      </w:r>
      <w:proofErr w:type="spellStart"/>
      <w:r w:rsidR="009703DD" w:rsidRPr="001D69C3">
        <w:rPr>
          <w:rFonts w:hint="eastAsia"/>
        </w:rPr>
        <w:t>회수지</w:t>
      </w:r>
      <w:proofErr w:type="spellEnd"/>
      <w:r w:rsidR="009703DD" w:rsidRPr="001D69C3">
        <w:rPr>
          <w:rFonts w:hint="eastAsia"/>
        </w:rPr>
        <w:t xml:space="preserve"> 정보를 기준으로 고객에게 택배기사가 </w:t>
      </w:r>
      <w:r w:rsidR="00861C69" w:rsidRPr="001D69C3">
        <w:t>1~2일 이내 방문하여 회수</w:t>
      </w:r>
      <w:r w:rsidR="00861C69" w:rsidRPr="001D69C3">
        <w:rPr>
          <w:rFonts w:hint="eastAsia"/>
        </w:rPr>
        <w:t xml:space="preserve"> </w:t>
      </w:r>
      <w:r w:rsidR="00861C69" w:rsidRPr="001D69C3">
        <w:t xml:space="preserve">처리한다. </w:t>
      </w:r>
      <w:r w:rsidR="003002C4">
        <w:br/>
      </w:r>
    </w:p>
    <w:p w14:paraId="0D6CC945" w14:textId="2AD15D6D" w:rsidR="007B60D9" w:rsidRPr="001D69C3" w:rsidRDefault="007B60D9" w:rsidP="003002C4">
      <w:pPr>
        <w:pStyle w:val="-30"/>
        <w:numPr>
          <w:ilvl w:val="2"/>
          <w:numId w:val="20"/>
        </w:numPr>
        <w:ind w:leftChars="213" w:left="993" w:hanging="567"/>
      </w:pPr>
      <w:bookmarkStart w:id="229" w:name="_Toc7512784"/>
      <w:r w:rsidRPr="001D69C3">
        <w:t xml:space="preserve">회수 - </w:t>
      </w:r>
      <w:proofErr w:type="spellStart"/>
      <w:r w:rsidRPr="001D69C3">
        <w:t>수거지</w:t>
      </w:r>
      <w:proofErr w:type="spellEnd"/>
      <w:r w:rsidRPr="001D69C3">
        <w:t xml:space="preserve"> (회수상품 발송지)</w:t>
      </w:r>
      <w:bookmarkEnd w:id="229"/>
    </w:p>
    <w:p w14:paraId="21722307" w14:textId="77777777" w:rsidR="007B60D9" w:rsidRPr="001D69C3" w:rsidRDefault="009703DD" w:rsidP="00080D83">
      <w:pPr>
        <w:pStyle w:val="a"/>
      </w:pPr>
      <w:r w:rsidRPr="001D69C3">
        <w:lastRenderedPageBreak/>
        <w:t>AS</w:t>
      </w:r>
      <w:r w:rsidRPr="001D69C3">
        <w:rPr>
          <w:rFonts w:hint="eastAsia"/>
        </w:rPr>
        <w:t>접수 시 수거주소는 최</w:t>
      </w:r>
      <w:r w:rsidR="007B60D9" w:rsidRPr="001D69C3">
        <w:t>초 주문 배송주소로 자동 설정되지만, 수거주소를 변경할 수 있다.</w:t>
      </w:r>
    </w:p>
    <w:p w14:paraId="32B6778B" w14:textId="1EF30029" w:rsidR="007B60D9" w:rsidRPr="001D69C3" w:rsidRDefault="00CA648F" w:rsidP="00080D83">
      <w:pPr>
        <w:pStyle w:val="a"/>
      </w:pPr>
      <w:r>
        <w:rPr>
          <w:rFonts w:hint="eastAsia"/>
        </w:rPr>
        <w:t>온라인몰 접수</w:t>
      </w:r>
      <w:r w:rsidR="009703DD" w:rsidRPr="001D69C3">
        <w:rPr>
          <w:rFonts w:hint="eastAsia"/>
        </w:rPr>
        <w:t xml:space="preserve"> 건인 경우 수거지시 전까지 주소지 변경이 가능하며,</w:t>
      </w:r>
      <w:r w:rsidR="009703DD" w:rsidRPr="001D69C3">
        <w:t xml:space="preserve"> </w:t>
      </w:r>
      <w:r w:rsidR="007B60D9" w:rsidRPr="001D69C3">
        <w:t>최초 주문의 배송주소 권역과 동일하지 않아도 변경할 수 있다.</w:t>
      </w:r>
    </w:p>
    <w:p w14:paraId="1D14EB96" w14:textId="77777777" w:rsidR="009703DD" w:rsidRPr="00C606E0" w:rsidRDefault="009703DD" w:rsidP="00C606E0"/>
    <w:p w14:paraId="469E9609" w14:textId="77777777" w:rsidR="007B60D9" w:rsidRPr="001D69C3" w:rsidRDefault="007B60D9" w:rsidP="003002C4">
      <w:pPr>
        <w:pStyle w:val="-30"/>
        <w:numPr>
          <w:ilvl w:val="2"/>
          <w:numId w:val="20"/>
        </w:numPr>
        <w:ind w:leftChars="213" w:left="993" w:hanging="567"/>
      </w:pPr>
      <w:bookmarkStart w:id="230" w:name="_Toc7512785"/>
      <w:r w:rsidRPr="001D69C3">
        <w:t>회수 - 회수배송지 (회수상품 도착지)</w:t>
      </w:r>
      <w:bookmarkEnd w:id="230"/>
    </w:p>
    <w:p w14:paraId="4CEEA81E" w14:textId="29FB96C1" w:rsidR="009703DD" w:rsidRPr="001D69C3" w:rsidRDefault="00E2406F" w:rsidP="00080D83">
      <w:pPr>
        <w:pStyle w:val="a"/>
      </w:pPr>
      <w:r w:rsidRPr="001D69C3">
        <w:rPr>
          <w:rFonts w:hint="eastAsia"/>
        </w:rPr>
        <w:t xml:space="preserve">ABC마트 본사 ’서울특별시 중구 을지로 100, B동 21층(을지로 2가, </w:t>
      </w:r>
      <w:proofErr w:type="spellStart"/>
      <w:r w:rsidRPr="001D69C3">
        <w:rPr>
          <w:rFonts w:hint="eastAsia"/>
        </w:rPr>
        <w:t>파인에비뉴</w:t>
      </w:r>
      <w:proofErr w:type="spellEnd"/>
      <w:r w:rsidRPr="001D69C3">
        <w:rPr>
          <w:rFonts w:hint="eastAsia"/>
        </w:rPr>
        <w:t>)</w:t>
      </w:r>
      <w:r w:rsidRPr="001D69C3">
        <w:t xml:space="preserve"> </w:t>
      </w:r>
      <w:r w:rsidR="00CA648F">
        <w:rPr>
          <w:rFonts w:hint="eastAsia"/>
        </w:rPr>
        <w:t>온라인몰 AS담당자</w:t>
      </w:r>
      <w:r w:rsidRPr="001D69C3">
        <w:rPr>
          <w:rFonts w:hint="eastAsia"/>
        </w:rPr>
        <w:t xml:space="preserve"> </w:t>
      </w:r>
      <w:proofErr w:type="spellStart"/>
      <w:r w:rsidRPr="001D69C3">
        <w:rPr>
          <w:rFonts w:hint="eastAsia"/>
        </w:rPr>
        <w:t>앞’으로</w:t>
      </w:r>
      <w:proofErr w:type="spellEnd"/>
      <w:r w:rsidRPr="001D69C3">
        <w:rPr>
          <w:rFonts w:hint="eastAsia"/>
        </w:rPr>
        <w:t xml:space="preserve"> 상품을 회수</w:t>
      </w:r>
      <w:r w:rsidR="00C12EF1">
        <w:br/>
      </w:r>
    </w:p>
    <w:p w14:paraId="7AB4605C" w14:textId="1E28F94E" w:rsidR="007B60D9" w:rsidRPr="001D69C3" w:rsidRDefault="007B60D9" w:rsidP="003002C4">
      <w:pPr>
        <w:pStyle w:val="-30"/>
        <w:numPr>
          <w:ilvl w:val="2"/>
          <w:numId w:val="20"/>
        </w:numPr>
        <w:ind w:leftChars="213" w:left="993" w:hanging="567"/>
      </w:pPr>
      <w:bookmarkStart w:id="231" w:name="_Toc7512786"/>
      <w:r w:rsidRPr="001D69C3">
        <w:t>발송 - 발송방법</w:t>
      </w:r>
      <w:bookmarkEnd w:id="231"/>
    </w:p>
    <w:p w14:paraId="74E1A4FA" w14:textId="4CEE067A" w:rsidR="00A830CC" w:rsidRPr="001D69C3" w:rsidRDefault="00DD5433" w:rsidP="00080D83">
      <w:pPr>
        <w:pStyle w:val="a"/>
      </w:pPr>
      <w:r w:rsidRPr="001D69C3">
        <w:rPr>
          <w:rFonts w:hint="eastAsia"/>
        </w:rPr>
        <w:t>A</w:t>
      </w:r>
      <w:r w:rsidRPr="001D69C3">
        <w:t>S</w:t>
      </w:r>
      <w:r w:rsidRPr="001D69C3">
        <w:rPr>
          <w:rFonts w:hint="eastAsia"/>
        </w:rPr>
        <w:t xml:space="preserve">상품 발송 또는 반송 상품은 </w:t>
      </w:r>
      <w:r w:rsidR="007B60D9" w:rsidRPr="001D69C3">
        <w:t>최초주문의 배송방법</w:t>
      </w:r>
      <w:r w:rsidRPr="001D69C3">
        <w:rPr>
          <w:rFonts w:hint="eastAsia"/>
        </w:rPr>
        <w:t xml:space="preserve"> </w:t>
      </w:r>
      <w:r w:rsidR="007B60D9" w:rsidRPr="001D69C3">
        <w:t xml:space="preserve">상관없이 </w:t>
      </w:r>
      <w:r w:rsidR="00A830CC" w:rsidRPr="001D69C3">
        <w:rPr>
          <w:rFonts w:hint="eastAsia"/>
        </w:rPr>
        <w:t xml:space="preserve">온라인 </w:t>
      </w:r>
      <w:r w:rsidR="00A830CC" w:rsidRPr="001D69C3">
        <w:t>AS</w:t>
      </w:r>
      <w:r w:rsidR="00A830CC" w:rsidRPr="001D69C3">
        <w:rPr>
          <w:rFonts w:hint="eastAsia"/>
        </w:rPr>
        <w:t xml:space="preserve">접수건 일 경우 </w:t>
      </w:r>
      <w:r w:rsidR="00A830CC" w:rsidRPr="001D69C3">
        <w:t>AS</w:t>
      </w:r>
      <w:r w:rsidR="00A830CC" w:rsidRPr="001D69C3">
        <w:rPr>
          <w:rFonts w:hint="eastAsia"/>
        </w:rPr>
        <w:t xml:space="preserve">상품 </w:t>
      </w:r>
      <w:proofErr w:type="spellStart"/>
      <w:r w:rsidR="00A830CC" w:rsidRPr="001D69C3">
        <w:rPr>
          <w:rFonts w:hint="eastAsia"/>
        </w:rPr>
        <w:t>재발송</w:t>
      </w:r>
      <w:proofErr w:type="spellEnd"/>
      <w:r w:rsidR="00A830CC" w:rsidRPr="001D69C3">
        <w:rPr>
          <w:rFonts w:hint="eastAsia"/>
        </w:rPr>
        <w:t xml:space="preserve"> 수령지로 발송되며,</w:t>
      </w:r>
      <w:r w:rsidR="00A830CC" w:rsidRPr="001D69C3">
        <w:t xml:space="preserve"> </w:t>
      </w:r>
      <w:r w:rsidR="00A830CC" w:rsidRPr="001D69C3">
        <w:rPr>
          <w:rFonts w:hint="eastAsia"/>
        </w:rPr>
        <w:t>오프라인</w:t>
      </w:r>
      <w:r w:rsidR="00A830CC" w:rsidRPr="001D69C3">
        <w:t xml:space="preserve"> </w:t>
      </w:r>
      <w:r w:rsidR="00A830CC" w:rsidRPr="001D69C3">
        <w:rPr>
          <w:rFonts w:hint="eastAsia"/>
        </w:rPr>
        <w:t xml:space="preserve">매장 </w:t>
      </w:r>
      <w:proofErr w:type="spellStart"/>
      <w:r w:rsidR="00A830CC" w:rsidRPr="001D69C3">
        <w:rPr>
          <w:rFonts w:hint="eastAsia"/>
        </w:rPr>
        <w:t>접수건은</w:t>
      </w:r>
      <w:proofErr w:type="spellEnd"/>
      <w:r w:rsidR="00A830CC" w:rsidRPr="001D69C3">
        <w:rPr>
          <w:rFonts w:hint="eastAsia"/>
        </w:rPr>
        <w:t xml:space="preserve"> 매장에서 수령이 가능하다.</w:t>
      </w:r>
      <w:r w:rsidR="003002C4">
        <w:br/>
      </w:r>
    </w:p>
    <w:p w14:paraId="2E93163A" w14:textId="46845205" w:rsidR="007B60D9" w:rsidRPr="001D69C3" w:rsidRDefault="007B60D9" w:rsidP="003002C4">
      <w:pPr>
        <w:pStyle w:val="-30"/>
        <w:numPr>
          <w:ilvl w:val="2"/>
          <w:numId w:val="20"/>
        </w:numPr>
        <w:ind w:leftChars="213" w:left="993" w:hanging="567"/>
      </w:pPr>
      <w:bookmarkStart w:id="232" w:name="_Toc7512787"/>
      <w:r w:rsidRPr="001D69C3">
        <w:t>발송 - 발송배송지</w:t>
      </w:r>
      <w:bookmarkEnd w:id="232"/>
    </w:p>
    <w:p w14:paraId="5BC868EA" w14:textId="77777777" w:rsidR="00E2406F" w:rsidRPr="00C12EF1" w:rsidRDefault="00A830CC" w:rsidP="00080D83">
      <w:pPr>
        <w:pStyle w:val="a"/>
      </w:pPr>
      <w:r w:rsidRPr="00C12EF1">
        <w:t>AS</w:t>
      </w:r>
      <w:r w:rsidRPr="00C12EF1">
        <w:rPr>
          <w:rFonts w:hint="eastAsia"/>
        </w:rPr>
        <w:t>접수 시 A</w:t>
      </w:r>
      <w:r w:rsidRPr="00C12EF1">
        <w:t>S</w:t>
      </w:r>
      <w:r w:rsidRPr="00C12EF1">
        <w:rPr>
          <w:rFonts w:hint="eastAsia"/>
        </w:rPr>
        <w:t>상품의 발송 배송주소 또는 반송 배송주소는 최</w:t>
      </w:r>
      <w:r w:rsidRPr="00C12EF1">
        <w:t xml:space="preserve">초 주문 배송주소로 자동 설정되지만, </w:t>
      </w:r>
      <w:r w:rsidRPr="00C12EF1">
        <w:rPr>
          <w:rFonts w:hint="eastAsia"/>
        </w:rPr>
        <w:t>발송 배송주소를</w:t>
      </w:r>
      <w:r w:rsidRPr="00C12EF1">
        <w:t xml:space="preserve"> 변경할 수 있다.</w:t>
      </w:r>
      <w:r w:rsidR="00E2406F" w:rsidRPr="00C12EF1">
        <w:br/>
      </w:r>
      <w:r w:rsidR="00E2406F" w:rsidRPr="00C12EF1">
        <w:rPr>
          <w:rFonts w:hint="eastAsia"/>
        </w:rPr>
        <w:t>단,</w:t>
      </w:r>
      <w:r w:rsidR="00E2406F" w:rsidRPr="00C12EF1">
        <w:t xml:space="preserve"> </w:t>
      </w:r>
      <w:r w:rsidR="00E2406F" w:rsidRPr="00C12EF1">
        <w:rPr>
          <w:rFonts w:hint="eastAsia"/>
        </w:rPr>
        <w:t>수선완료 상태 까지만 주소 변경이 가능하며,</w:t>
      </w:r>
      <w:r w:rsidR="00E2406F" w:rsidRPr="00C12EF1">
        <w:t xml:space="preserve"> 배송주소 권역과 동일하지 않아도 변경할 수 있다</w:t>
      </w:r>
      <w:r w:rsidR="00E2406F" w:rsidRPr="00C12EF1">
        <w:rPr>
          <w:rFonts w:hint="eastAsia"/>
        </w:rPr>
        <w:t xml:space="preserve"> </w:t>
      </w:r>
    </w:p>
    <w:p w14:paraId="326DBB8A" w14:textId="77777777" w:rsidR="00A830CC" w:rsidRPr="001D69C3" w:rsidRDefault="00A830CC" w:rsidP="00A830CC">
      <w:pPr>
        <w:pStyle w:val="af3"/>
        <w:ind w:leftChars="0"/>
        <w:rPr>
          <w:sz w:val="22"/>
          <w:szCs w:val="22"/>
        </w:rPr>
      </w:pPr>
    </w:p>
    <w:p w14:paraId="36C07181" w14:textId="77777777" w:rsidR="00174F92" w:rsidRDefault="00174F92" w:rsidP="00C02474">
      <w:pPr>
        <w:pStyle w:val="-20"/>
        <w:numPr>
          <w:ilvl w:val="1"/>
          <w:numId w:val="20"/>
        </w:numPr>
        <w:ind w:leftChars="142" w:left="851" w:hanging="567"/>
      </w:pPr>
      <w:bookmarkStart w:id="233" w:name="_Toc7512788"/>
      <w:r w:rsidRPr="001D69C3">
        <w:t>AS</w:t>
      </w:r>
      <w:r w:rsidRPr="001D69C3">
        <w:rPr>
          <w:rFonts w:hint="eastAsia"/>
        </w:rPr>
        <w:t>절차</w:t>
      </w:r>
      <w:bookmarkEnd w:id="233"/>
    </w:p>
    <w:p w14:paraId="0FCF2993" w14:textId="77777777" w:rsidR="00174F92" w:rsidRPr="000A6CEC" w:rsidRDefault="00174F92" w:rsidP="00080D83">
      <w:pPr>
        <w:pStyle w:val="a"/>
      </w:pPr>
      <w:r w:rsidRPr="000A6CEC">
        <w:rPr>
          <w:rFonts w:hint="eastAsia"/>
        </w:rPr>
        <w:t xml:space="preserve">수선 또는 심의 로 접수하여 진행되며 접수 유형에 따라 배송비가 차등 </w:t>
      </w:r>
      <w:proofErr w:type="gramStart"/>
      <w:r w:rsidRPr="000A6CEC">
        <w:rPr>
          <w:rFonts w:hint="eastAsia"/>
        </w:rPr>
        <w:t>부과 된다</w:t>
      </w:r>
      <w:proofErr w:type="gramEnd"/>
      <w:r w:rsidRPr="000A6CEC">
        <w:rPr>
          <w:rFonts w:hint="eastAsia"/>
        </w:rPr>
        <w:t>.</w:t>
      </w:r>
    </w:p>
    <w:p w14:paraId="0F5A37AA" w14:textId="02DEED88" w:rsidR="00174F92" w:rsidRDefault="00174F92" w:rsidP="00080D83">
      <w:pPr>
        <w:pStyle w:val="a"/>
      </w:pPr>
      <w:r w:rsidRPr="000A6CEC">
        <w:rPr>
          <w:rFonts w:hint="eastAsia"/>
        </w:rPr>
        <w:t xml:space="preserve">접수된 </w:t>
      </w:r>
      <w:r w:rsidRPr="000A6CEC">
        <w:t>AS</w:t>
      </w:r>
      <w:r w:rsidRPr="000A6CEC">
        <w:rPr>
          <w:rFonts w:hint="eastAsia"/>
        </w:rPr>
        <w:t>는 수령완료 전까지 A</w:t>
      </w:r>
      <w:r w:rsidRPr="000A6CEC">
        <w:t>S</w:t>
      </w:r>
      <w:r w:rsidRPr="000A6CEC">
        <w:rPr>
          <w:rFonts w:hint="eastAsia"/>
        </w:rPr>
        <w:t xml:space="preserve">사유 변경은 가능하나 </w:t>
      </w:r>
      <w:r w:rsidRPr="000A6CEC">
        <w:t>‘</w:t>
      </w:r>
      <w:r w:rsidRPr="000A6CEC">
        <w:rPr>
          <w:rFonts w:hint="eastAsia"/>
        </w:rPr>
        <w:t>수선</w:t>
      </w:r>
      <w:r w:rsidRPr="000A6CEC">
        <w:t>’</w:t>
      </w:r>
      <w:proofErr w:type="spellStart"/>
      <w:r w:rsidRPr="000A6CEC">
        <w:rPr>
          <w:rFonts w:hint="eastAsia"/>
        </w:rPr>
        <w:t>접수건은</w:t>
      </w:r>
      <w:proofErr w:type="spellEnd"/>
      <w:r w:rsidRPr="000A6CEC">
        <w:rPr>
          <w:rFonts w:hint="eastAsia"/>
        </w:rPr>
        <w:t xml:space="preserve"> </w:t>
      </w:r>
      <w:r w:rsidRPr="000A6CEC">
        <w:t>‘</w:t>
      </w:r>
      <w:r w:rsidRPr="000A6CEC">
        <w:rPr>
          <w:rFonts w:hint="eastAsia"/>
        </w:rPr>
        <w:t>심의</w:t>
      </w:r>
      <w:r w:rsidRPr="000A6CEC">
        <w:t>’</w:t>
      </w:r>
      <w:r w:rsidRPr="000A6CEC">
        <w:rPr>
          <w:rFonts w:hint="eastAsia"/>
        </w:rPr>
        <w:t>로 변경 불가하다.</w:t>
      </w:r>
      <w:r w:rsidRPr="000A6CEC">
        <w:t xml:space="preserve"> </w:t>
      </w:r>
      <w:r>
        <w:br/>
      </w:r>
      <w:r w:rsidRPr="000A6CEC">
        <w:rPr>
          <w:rFonts w:hint="eastAsia"/>
        </w:rPr>
        <w:t>단,</w:t>
      </w:r>
      <w:r w:rsidRPr="000A6CEC">
        <w:t xml:space="preserve"> ‘</w:t>
      </w:r>
      <w:r w:rsidRPr="000A6CEC">
        <w:rPr>
          <w:rFonts w:hint="eastAsia"/>
        </w:rPr>
        <w:t>수선</w:t>
      </w:r>
      <w:r w:rsidRPr="000A6CEC">
        <w:t>’</w:t>
      </w:r>
      <w:r w:rsidRPr="000A6CEC">
        <w:rPr>
          <w:rFonts w:hint="eastAsia"/>
        </w:rPr>
        <w:t>유형 內 세부 항목은 수정 가능하며,</w:t>
      </w:r>
      <w:r w:rsidRPr="000A6CEC">
        <w:t xml:space="preserve"> ‘</w:t>
      </w:r>
      <w:r w:rsidRPr="000A6CEC">
        <w:rPr>
          <w:rFonts w:hint="eastAsia"/>
        </w:rPr>
        <w:t>심의</w:t>
      </w:r>
      <w:r w:rsidRPr="000A6CEC">
        <w:t>’</w:t>
      </w:r>
      <w:r w:rsidRPr="000A6CEC">
        <w:rPr>
          <w:rFonts w:hint="eastAsia"/>
        </w:rPr>
        <w:t xml:space="preserve">는 </w:t>
      </w:r>
      <w:r w:rsidRPr="000A6CEC">
        <w:t>‘</w:t>
      </w:r>
      <w:r w:rsidRPr="000A6CEC">
        <w:rPr>
          <w:rFonts w:hint="eastAsia"/>
        </w:rPr>
        <w:t>수선으로</w:t>
      </w:r>
      <w:r w:rsidRPr="000A6CEC">
        <w:t>’</w:t>
      </w:r>
      <w:r w:rsidRPr="000A6CEC">
        <w:rPr>
          <w:rFonts w:hint="eastAsia"/>
        </w:rPr>
        <w:t>변경 가능하다.</w:t>
      </w:r>
    </w:p>
    <w:p w14:paraId="3D4B2F15" w14:textId="77777777" w:rsidR="00C12EF1" w:rsidRPr="000A6CEC" w:rsidRDefault="00C12EF1" w:rsidP="00080D83">
      <w:pPr>
        <w:pStyle w:val="a"/>
        <w:numPr>
          <w:ilvl w:val="0"/>
          <w:numId w:val="0"/>
        </w:numPr>
      </w:pPr>
    </w:p>
    <w:p w14:paraId="518E07C3" w14:textId="77777777" w:rsidR="00CC63E5" w:rsidRPr="00CC63E5" w:rsidRDefault="00CC63E5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234" w:name="_Toc6905921"/>
      <w:bookmarkStart w:id="235" w:name="_Toc7165767"/>
      <w:bookmarkStart w:id="236" w:name="_Toc7512789"/>
      <w:bookmarkEnd w:id="234"/>
      <w:bookmarkEnd w:id="235"/>
      <w:bookmarkEnd w:id="236"/>
    </w:p>
    <w:p w14:paraId="1316350D" w14:textId="457E8596" w:rsidR="00174F92" w:rsidRPr="001D69C3" w:rsidRDefault="00174F92" w:rsidP="003002C4">
      <w:pPr>
        <w:pStyle w:val="-30"/>
        <w:numPr>
          <w:ilvl w:val="2"/>
          <w:numId w:val="20"/>
        </w:numPr>
        <w:ind w:leftChars="213" w:left="993" w:hanging="567"/>
      </w:pPr>
      <w:bookmarkStart w:id="237" w:name="_Toc7512790"/>
      <w:r w:rsidRPr="001D69C3">
        <w:rPr>
          <w:rFonts w:hint="eastAsia"/>
        </w:rPr>
        <w:t>수선A</w:t>
      </w:r>
      <w:r w:rsidRPr="001D69C3">
        <w:t>S</w:t>
      </w:r>
      <w:r w:rsidRPr="001D69C3">
        <w:rPr>
          <w:rFonts w:hint="eastAsia"/>
        </w:rPr>
        <w:t xml:space="preserve"> 절차</w:t>
      </w:r>
      <w:bookmarkEnd w:id="237"/>
    </w:p>
    <w:p w14:paraId="55FDE15A" w14:textId="4E363F4E" w:rsidR="00174F92" w:rsidRPr="001D69C3" w:rsidRDefault="00174F92" w:rsidP="00080D83">
      <w:pPr>
        <w:pStyle w:val="22"/>
        <w:numPr>
          <w:ilvl w:val="0"/>
          <w:numId w:val="8"/>
        </w:numPr>
        <w:ind w:right="200"/>
      </w:pPr>
      <w:r w:rsidRPr="001D69C3">
        <w:rPr>
          <w:rFonts w:hint="eastAsia"/>
        </w:rPr>
        <w:t>AS</w:t>
      </w:r>
      <w:r w:rsidRPr="001D69C3">
        <w:t xml:space="preserve"> </w:t>
      </w:r>
      <w:r w:rsidRPr="001D69C3">
        <w:rPr>
          <w:rFonts w:hint="eastAsia"/>
        </w:rPr>
        <w:t>접수</w:t>
      </w:r>
      <w:r w:rsidRPr="001D69C3">
        <w:t>:</w:t>
      </w:r>
      <w:r w:rsidRPr="001D69C3">
        <w:br/>
      </w:r>
      <w:r w:rsidR="003F7FE5" w:rsidRPr="001D69C3">
        <w:t xml:space="preserve">- </w:t>
      </w:r>
      <w:r w:rsidR="00CA648F">
        <w:rPr>
          <w:rFonts w:hint="eastAsia"/>
        </w:rPr>
        <w:t>온라인몰의 ‘</w:t>
      </w:r>
      <w:proofErr w:type="gramStart"/>
      <w:r w:rsidR="00CA648F">
        <w:rPr>
          <w:rFonts w:hint="eastAsia"/>
        </w:rPr>
        <w:t xml:space="preserve">마이페이지 </w:t>
      </w:r>
      <w:r w:rsidR="003F7FE5" w:rsidRPr="001D69C3">
        <w:t>&gt;</w:t>
      </w:r>
      <w:proofErr w:type="gramEnd"/>
      <w:r w:rsidR="003F7FE5" w:rsidRPr="001D69C3">
        <w:t xml:space="preserve"> </w:t>
      </w:r>
      <w:r w:rsidR="003F7FE5" w:rsidRPr="001D69C3">
        <w:rPr>
          <w:rFonts w:hint="eastAsia"/>
        </w:rPr>
        <w:t xml:space="preserve">쇼핑내역 </w:t>
      </w:r>
      <w:r w:rsidR="003F7FE5" w:rsidRPr="001D69C3">
        <w:t xml:space="preserve">&gt; </w:t>
      </w:r>
      <w:r w:rsidR="003F7FE5">
        <w:rPr>
          <w:rFonts w:hint="eastAsia"/>
        </w:rPr>
        <w:t>A</w:t>
      </w:r>
      <w:r w:rsidR="003F7FE5">
        <w:t>S</w:t>
      </w:r>
      <w:r w:rsidR="003F7FE5">
        <w:rPr>
          <w:rFonts w:hint="eastAsia"/>
        </w:rPr>
        <w:t>신청</w:t>
      </w:r>
      <w:r w:rsidR="003F7FE5" w:rsidRPr="001D69C3">
        <w:t xml:space="preserve">’ </w:t>
      </w:r>
      <w:r w:rsidR="003F7FE5" w:rsidRPr="001D69C3">
        <w:rPr>
          <w:rFonts w:hint="eastAsia"/>
        </w:rPr>
        <w:t>에서 접수</w:t>
      </w:r>
      <w:r w:rsidR="003F7FE5" w:rsidRPr="001D69C3">
        <w:br/>
      </w:r>
      <w:r w:rsidRPr="001D69C3">
        <w:t>-</w:t>
      </w:r>
      <w:r w:rsidRPr="001D69C3">
        <w:rPr>
          <w:rFonts w:hint="eastAsia"/>
        </w:rPr>
        <w:t xml:space="preserve"> 고객센터를 통해 AS접수</w:t>
      </w:r>
      <w:r w:rsidRPr="001D69C3">
        <w:br/>
      </w:r>
      <w:r w:rsidRPr="001D69C3">
        <w:rPr>
          <w:rFonts w:hint="eastAsia"/>
        </w:rPr>
        <w:t>- 인근에 위치한 오프라인 매장으로 방문하여 직원과 상담 후 접수</w:t>
      </w:r>
      <w:r w:rsidRPr="001D69C3">
        <w:br/>
        <w:t xml:space="preserve">  </w:t>
      </w:r>
      <w:r w:rsidRPr="001D69C3">
        <w:rPr>
          <w:rFonts w:hint="eastAsia"/>
        </w:rPr>
        <w:t>(</w:t>
      </w:r>
      <w:r w:rsidRPr="001D69C3">
        <w:t>일부매장</w:t>
      </w:r>
      <w:r w:rsidRPr="001D69C3">
        <w:rPr>
          <w:rFonts w:hint="eastAsia"/>
        </w:rPr>
        <w:t xml:space="preserve"> 제외)</w:t>
      </w:r>
    </w:p>
    <w:p w14:paraId="0833C035" w14:textId="1232BEC0" w:rsidR="003F7FE5" w:rsidRPr="001D69C3" w:rsidRDefault="003F7FE5" w:rsidP="00080D83">
      <w:pPr>
        <w:pStyle w:val="22"/>
        <w:numPr>
          <w:ilvl w:val="0"/>
          <w:numId w:val="8"/>
        </w:numPr>
        <w:ind w:right="200"/>
      </w:pPr>
      <w:r w:rsidRPr="001D69C3">
        <w:rPr>
          <w:rFonts w:hint="eastAsia"/>
        </w:rPr>
        <w:lastRenderedPageBreak/>
        <w:t>접수 완료</w:t>
      </w:r>
      <w:r w:rsidR="00595EF5">
        <w:br/>
      </w:r>
      <w:r w:rsidR="00595EF5">
        <w:rPr>
          <w:rFonts w:hint="eastAsia"/>
        </w:rPr>
        <w:t>-</w:t>
      </w:r>
      <w:r w:rsidR="00595EF5">
        <w:t xml:space="preserve"> </w:t>
      </w:r>
      <w:r w:rsidR="00595EF5">
        <w:rPr>
          <w:rFonts w:hint="eastAsia"/>
        </w:rPr>
        <w:t>회원은</w:t>
      </w:r>
      <w:r w:rsidRPr="001D69C3">
        <w:rPr>
          <w:rFonts w:hint="eastAsia"/>
        </w:rPr>
        <w:t xml:space="preserve"> </w:t>
      </w:r>
      <w:r w:rsidRPr="001D69C3">
        <w:t>‘</w:t>
      </w:r>
      <w:proofErr w:type="gramStart"/>
      <w:r w:rsidRPr="001D69C3">
        <w:rPr>
          <w:rFonts w:hint="eastAsia"/>
        </w:rPr>
        <w:t>마이페이지 &gt;</w:t>
      </w:r>
      <w:proofErr w:type="gramEnd"/>
      <w:r w:rsidRPr="001D69C3">
        <w:rPr>
          <w:rFonts w:hint="eastAsia"/>
        </w:rPr>
        <w:t xml:space="preserve"> 쇼핑내역 </w:t>
      </w:r>
      <w:r w:rsidRPr="001D69C3">
        <w:t xml:space="preserve">&gt; </w:t>
      </w:r>
      <w:r>
        <w:rPr>
          <w:rFonts w:hint="eastAsia"/>
        </w:rPr>
        <w:t>A</w:t>
      </w:r>
      <w:r>
        <w:t>S</w:t>
      </w:r>
      <w:r>
        <w:rPr>
          <w:rFonts w:hint="eastAsia"/>
        </w:rPr>
        <w:t>신청'에서</w:t>
      </w:r>
      <w:r w:rsidRPr="001D69C3">
        <w:rPr>
          <w:rFonts w:hint="eastAsia"/>
        </w:rPr>
        <w:t xml:space="preserve"> 상태 확인</w:t>
      </w:r>
      <w:r w:rsidR="00595EF5">
        <w:rPr>
          <w:rFonts w:hint="eastAsia"/>
        </w:rPr>
        <w:t xml:space="preserve"> 가능</w:t>
      </w:r>
    </w:p>
    <w:p w14:paraId="32787772" w14:textId="23961096" w:rsidR="00174F92" w:rsidRPr="001D69C3" w:rsidRDefault="00CA648F" w:rsidP="00080D83">
      <w:pPr>
        <w:pStyle w:val="22"/>
        <w:numPr>
          <w:ilvl w:val="0"/>
          <w:numId w:val="8"/>
        </w:numPr>
        <w:ind w:right="200"/>
      </w:pPr>
      <w:r>
        <w:t>온라인몰 AS담당자</w:t>
      </w:r>
      <w:r w:rsidR="00174F92" w:rsidRPr="001D69C3">
        <w:rPr>
          <w:rFonts w:hint="eastAsia"/>
        </w:rPr>
        <w:t xml:space="preserve"> 앞으로 상품 발송상품 도착 시 브랜드사 또는 수선업체 접수 </w:t>
      </w:r>
      <w:r w:rsidR="00174F92" w:rsidRPr="001D69C3">
        <w:br/>
      </w:r>
      <w:r w:rsidR="00174F92" w:rsidRPr="001D69C3">
        <w:rPr>
          <w:rFonts w:hint="eastAsia"/>
        </w:rPr>
        <w:t>-</w:t>
      </w:r>
      <w:r w:rsidR="00174F92" w:rsidRPr="001D69C3">
        <w:t xml:space="preserve"> </w:t>
      </w:r>
      <w:r w:rsidR="00174F92" w:rsidRPr="001D69C3">
        <w:rPr>
          <w:rFonts w:hint="eastAsia"/>
        </w:rPr>
        <w:t>심의결과 수선 불가일 경우 고객에게 수선불가 안내</w:t>
      </w:r>
      <w:r w:rsidR="00174F92" w:rsidRPr="001D69C3">
        <w:t xml:space="preserve"> </w:t>
      </w:r>
      <w:r w:rsidR="00174F92" w:rsidRPr="001D69C3">
        <w:rPr>
          <w:rFonts w:hint="eastAsia"/>
        </w:rPr>
        <w:t>및 반송처리여부 확인</w:t>
      </w:r>
      <w:r w:rsidR="00174F92" w:rsidRPr="001D69C3">
        <w:br/>
        <w:t xml:space="preserve">- </w:t>
      </w:r>
      <w:r w:rsidR="00174F92" w:rsidRPr="001D69C3">
        <w:rPr>
          <w:rFonts w:hint="eastAsia"/>
        </w:rPr>
        <w:t xml:space="preserve">수선 기간은 총 </w:t>
      </w:r>
      <w:r w:rsidR="00174F92" w:rsidRPr="001D69C3">
        <w:t>2</w:t>
      </w:r>
      <w:r w:rsidR="00174F92" w:rsidRPr="001D69C3">
        <w:rPr>
          <w:rFonts w:hint="eastAsia"/>
        </w:rPr>
        <w:t xml:space="preserve">주 정도 소요 </w:t>
      </w:r>
    </w:p>
    <w:p w14:paraId="528B27C8" w14:textId="77777777" w:rsidR="00174F92" w:rsidRPr="001D69C3" w:rsidRDefault="00174F92" w:rsidP="00080D83">
      <w:pPr>
        <w:pStyle w:val="22"/>
        <w:numPr>
          <w:ilvl w:val="0"/>
          <w:numId w:val="8"/>
        </w:numPr>
        <w:ind w:right="200"/>
      </w:pPr>
      <w:r w:rsidRPr="001D69C3">
        <w:rPr>
          <w:rFonts w:hint="eastAsia"/>
        </w:rPr>
        <w:t xml:space="preserve">수선완료 시 개별 통보 </w:t>
      </w:r>
      <w:r w:rsidRPr="001D69C3">
        <w:t>(</w:t>
      </w:r>
      <w:r w:rsidRPr="001D69C3">
        <w:rPr>
          <w:rFonts w:hint="eastAsia"/>
        </w:rPr>
        <w:t>수선 내용에 따라 수선비용 청구)</w:t>
      </w:r>
    </w:p>
    <w:p w14:paraId="3F81F58E" w14:textId="77777777" w:rsidR="00174F92" w:rsidRPr="001D69C3" w:rsidRDefault="00174F92" w:rsidP="00080D83">
      <w:pPr>
        <w:pStyle w:val="22"/>
        <w:numPr>
          <w:ilvl w:val="0"/>
          <w:numId w:val="8"/>
        </w:numPr>
        <w:ind w:right="200"/>
      </w:pPr>
      <w:r w:rsidRPr="001D69C3">
        <w:rPr>
          <w:rFonts w:hint="eastAsia"/>
        </w:rPr>
        <w:t>A</w:t>
      </w:r>
      <w:r w:rsidRPr="001D69C3">
        <w:t>S</w:t>
      </w:r>
      <w:r w:rsidRPr="001D69C3">
        <w:rPr>
          <w:rFonts w:hint="eastAsia"/>
        </w:rPr>
        <w:t xml:space="preserve">비용 수급 완료 후 </w:t>
      </w:r>
      <w:r w:rsidRPr="001D69C3">
        <w:t>AS</w:t>
      </w:r>
      <w:r w:rsidRPr="001D69C3">
        <w:rPr>
          <w:rFonts w:hint="eastAsia"/>
        </w:rPr>
        <w:t xml:space="preserve">상품 배송처리 </w:t>
      </w:r>
    </w:p>
    <w:p w14:paraId="77B61084" w14:textId="77777777" w:rsidR="00174F92" w:rsidRPr="001D69C3" w:rsidRDefault="00174F92" w:rsidP="00174F92">
      <w:pPr>
        <w:pStyle w:val="af3"/>
        <w:ind w:leftChars="0"/>
        <w:rPr>
          <w:color w:val="000000" w:themeColor="text1"/>
        </w:rPr>
      </w:pPr>
    </w:p>
    <w:p w14:paraId="1EA4802E" w14:textId="6A5120F7" w:rsidR="00174F92" w:rsidRPr="001D69C3" w:rsidRDefault="00174F92" w:rsidP="003002C4">
      <w:pPr>
        <w:pStyle w:val="-30"/>
        <w:numPr>
          <w:ilvl w:val="2"/>
          <w:numId w:val="20"/>
        </w:numPr>
        <w:ind w:leftChars="213" w:left="993" w:hanging="567"/>
      </w:pPr>
      <w:bookmarkStart w:id="238" w:name="_Toc7512791"/>
      <w:r w:rsidRPr="001D69C3">
        <w:rPr>
          <w:rFonts w:hint="eastAsia"/>
        </w:rPr>
        <w:t>심의</w:t>
      </w:r>
      <w:r w:rsidRPr="001D69C3">
        <w:t xml:space="preserve">AS </w:t>
      </w:r>
      <w:r w:rsidRPr="001D69C3">
        <w:rPr>
          <w:rFonts w:hint="eastAsia"/>
        </w:rPr>
        <w:t>절차</w:t>
      </w:r>
      <w:bookmarkEnd w:id="238"/>
    </w:p>
    <w:p w14:paraId="27D631AA" w14:textId="362D8EA1" w:rsidR="00174F92" w:rsidRPr="001D69C3" w:rsidRDefault="00174F92" w:rsidP="00080D83">
      <w:pPr>
        <w:pStyle w:val="22"/>
        <w:numPr>
          <w:ilvl w:val="0"/>
          <w:numId w:val="6"/>
        </w:numPr>
        <w:ind w:right="200"/>
      </w:pPr>
      <w:r w:rsidRPr="001D69C3">
        <w:rPr>
          <w:rFonts w:hint="eastAsia"/>
        </w:rPr>
        <w:t>AS</w:t>
      </w:r>
      <w:r w:rsidRPr="001D69C3">
        <w:t xml:space="preserve"> </w:t>
      </w:r>
      <w:r w:rsidRPr="001D69C3">
        <w:rPr>
          <w:rFonts w:hint="eastAsia"/>
        </w:rPr>
        <w:t>접수</w:t>
      </w:r>
      <w:r w:rsidRPr="001D69C3">
        <w:t xml:space="preserve">: </w:t>
      </w:r>
      <w:r w:rsidRPr="001D69C3">
        <w:br/>
        <w:t xml:space="preserve">- </w:t>
      </w:r>
      <w:r w:rsidR="00CA648F">
        <w:rPr>
          <w:rFonts w:hint="eastAsia"/>
        </w:rPr>
        <w:t>온라인몰의</w:t>
      </w:r>
      <w:r w:rsidRPr="001D69C3">
        <w:rPr>
          <w:rFonts w:hint="eastAsia"/>
        </w:rPr>
        <w:t xml:space="preserve"> </w:t>
      </w:r>
      <w:r w:rsidRPr="001D69C3">
        <w:t>‘</w:t>
      </w:r>
      <w:r w:rsidR="004C00F7" w:rsidRPr="001D69C3">
        <w:rPr>
          <w:rFonts w:hint="eastAsia"/>
        </w:rPr>
        <w:t xml:space="preserve">마이페이지&gt; </w:t>
      </w:r>
      <w:proofErr w:type="gramStart"/>
      <w:r w:rsidR="004C00F7" w:rsidRPr="001D69C3">
        <w:rPr>
          <w:rFonts w:hint="eastAsia"/>
        </w:rPr>
        <w:t xml:space="preserve">쇼핑내역 </w:t>
      </w:r>
      <w:r w:rsidR="004C00F7" w:rsidRPr="001D69C3">
        <w:t>&gt;</w:t>
      </w:r>
      <w:proofErr w:type="gramEnd"/>
      <w:r w:rsidR="004C00F7" w:rsidRPr="001D69C3">
        <w:t xml:space="preserve"> </w:t>
      </w:r>
      <w:r w:rsidR="004C00F7">
        <w:rPr>
          <w:rFonts w:hint="eastAsia"/>
        </w:rPr>
        <w:t>A</w:t>
      </w:r>
      <w:r w:rsidR="004C00F7">
        <w:t>S</w:t>
      </w:r>
      <w:r w:rsidR="004C00F7">
        <w:rPr>
          <w:rFonts w:hint="eastAsia"/>
        </w:rPr>
        <w:t>신청'</w:t>
      </w:r>
      <w:r w:rsidRPr="001D69C3">
        <w:rPr>
          <w:rFonts w:hint="eastAsia"/>
        </w:rPr>
        <w:t>에서 접수</w:t>
      </w:r>
      <w:r w:rsidRPr="001D69C3">
        <w:br/>
        <w:t>-</w:t>
      </w:r>
      <w:r w:rsidRPr="001D69C3">
        <w:rPr>
          <w:rFonts w:hint="eastAsia"/>
        </w:rPr>
        <w:t xml:space="preserve"> 고객센터를 통해 접수</w:t>
      </w:r>
    </w:p>
    <w:p w14:paraId="5F3C0F23" w14:textId="49956167" w:rsidR="00174F92" w:rsidRPr="001D69C3" w:rsidRDefault="00174F92" w:rsidP="00080D83">
      <w:pPr>
        <w:pStyle w:val="22"/>
        <w:numPr>
          <w:ilvl w:val="0"/>
          <w:numId w:val="6"/>
        </w:numPr>
        <w:ind w:right="200"/>
      </w:pPr>
      <w:r w:rsidRPr="001D69C3">
        <w:rPr>
          <w:rFonts w:hint="eastAsia"/>
        </w:rPr>
        <w:t>접수 완료</w:t>
      </w:r>
      <w:r w:rsidRPr="001D69C3">
        <w:t xml:space="preserve">: </w:t>
      </w:r>
      <w:r w:rsidR="00CA648F">
        <w:br/>
      </w:r>
      <w:r w:rsidR="00CA648F">
        <w:rPr>
          <w:rFonts w:hint="eastAsia"/>
        </w:rPr>
        <w:t>-</w:t>
      </w:r>
      <w:r w:rsidR="00CA648F">
        <w:t xml:space="preserve"> </w:t>
      </w:r>
      <w:r w:rsidRPr="001D69C3">
        <w:rPr>
          <w:rFonts w:hint="eastAsia"/>
        </w:rPr>
        <w:t>회원</w:t>
      </w:r>
      <w:r w:rsidR="00595EF5">
        <w:rPr>
          <w:rFonts w:hint="eastAsia"/>
        </w:rPr>
        <w:t>은</w:t>
      </w:r>
      <w:r w:rsidRPr="001D69C3">
        <w:rPr>
          <w:rFonts w:hint="eastAsia"/>
        </w:rPr>
        <w:t xml:space="preserve"> </w:t>
      </w:r>
      <w:r w:rsidRPr="001D69C3">
        <w:t>‘</w:t>
      </w:r>
      <w:r w:rsidRPr="001D69C3">
        <w:rPr>
          <w:rFonts w:hint="eastAsia"/>
        </w:rPr>
        <w:t>마이페이지&gt; 쇼핑내역</w:t>
      </w:r>
      <w:r w:rsidR="004C00F7" w:rsidRPr="001D69C3">
        <w:t xml:space="preserve">&gt; </w:t>
      </w:r>
      <w:r w:rsidR="004C00F7">
        <w:rPr>
          <w:rFonts w:hint="eastAsia"/>
        </w:rPr>
        <w:t>A</w:t>
      </w:r>
      <w:r w:rsidR="004C00F7">
        <w:t>S</w:t>
      </w:r>
      <w:r w:rsidR="004C00F7">
        <w:rPr>
          <w:rFonts w:hint="eastAsia"/>
        </w:rPr>
        <w:t>신청</w:t>
      </w:r>
      <w:r w:rsidR="004C00F7">
        <w:t>’</w:t>
      </w:r>
      <w:r w:rsidR="004C00F7">
        <w:rPr>
          <w:rFonts w:hint="eastAsia"/>
        </w:rPr>
        <w:t xml:space="preserve">에서 </w:t>
      </w:r>
      <w:r w:rsidRPr="001D69C3">
        <w:rPr>
          <w:rFonts w:hint="eastAsia"/>
        </w:rPr>
        <w:t>상</w:t>
      </w:r>
      <w:r w:rsidR="00595EF5">
        <w:rPr>
          <w:rFonts w:hint="eastAsia"/>
        </w:rPr>
        <w:t>태</w:t>
      </w:r>
      <w:r w:rsidRPr="001D69C3">
        <w:rPr>
          <w:rFonts w:hint="eastAsia"/>
        </w:rPr>
        <w:t xml:space="preserve"> 확인</w:t>
      </w:r>
      <w:r w:rsidR="00595EF5">
        <w:rPr>
          <w:rFonts w:hint="eastAsia"/>
        </w:rPr>
        <w:t xml:space="preserve"> 가능</w:t>
      </w:r>
    </w:p>
    <w:p w14:paraId="1E1D9D64" w14:textId="5C5ACCF8" w:rsidR="00174F92" w:rsidRPr="001D69C3" w:rsidRDefault="00CA648F" w:rsidP="00080D83">
      <w:pPr>
        <w:pStyle w:val="22"/>
        <w:numPr>
          <w:ilvl w:val="0"/>
          <w:numId w:val="6"/>
        </w:numPr>
        <w:ind w:right="200"/>
      </w:pPr>
      <w:r w:rsidRPr="00CA648F">
        <w:t>온라인몰 AS담당자</w:t>
      </w:r>
      <w:r w:rsidR="00174F92" w:rsidRPr="001D69C3">
        <w:rPr>
          <w:rFonts w:hint="eastAsia"/>
        </w:rPr>
        <w:t xml:space="preserve"> 앞으로 상품 발송</w:t>
      </w:r>
    </w:p>
    <w:p w14:paraId="712BB97A" w14:textId="77777777" w:rsidR="00174F92" w:rsidRPr="001D69C3" w:rsidRDefault="00174F92" w:rsidP="00080D83">
      <w:pPr>
        <w:pStyle w:val="22"/>
        <w:numPr>
          <w:ilvl w:val="0"/>
          <w:numId w:val="6"/>
        </w:numPr>
        <w:ind w:right="200"/>
      </w:pPr>
      <w:r w:rsidRPr="001D69C3">
        <w:rPr>
          <w:rFonts w:hint="eastAsia"/>
        </w:rPr>
        <w:t xml:space="preserve">상품 도착 시 브랜드사 또는 수선업체 접수  </w:t>
      </w:r>
      <w:r w:rsidRPr="001D69C3">
        <w:br/>
        <w:t xml:space="preserve">- </w:t>
      </w:r>
      <w:r w:rsidRPr="001D69C3">
        <w:rPr>
          <w:rFonts w:hint="eastAsia"/>
        </w:rPr>
        <w:t xml:space="preserve">심의 기간은 총 </w:t>
      </w:r>
      <w:r w:rsidRPr="001D69C3">
        <w:t>2</w:t>
      </w:r>
      <w:r w:rsidRPr="001D69C3">
        <w:rPr>
          <w:rFonts w:hint="eastAsia"/>
        </w:rPr>
        <w:t xml:space="preserve">주 정도 소요 </w:t>
      </w:r>
    </w:p>
    <w:p w14:paraId="35776758" w14:textId="77777777" w:rsidR="00174F92" w:rsidRPr="001D69C3" w:rsidRDefault="00174F92" w:rsidP="00080D83">
      <w:pPr>
        <w:pStyle w:val="22"/>
        <w:numPr>
          <w:ilvl w:val="0"/>
          <w:numId w:val="6"/>
        </w:numPr>
        <w:ind w:right="200"/>
      </w:pPr>
      <w:r w:rsidRPr="001D69C3">
        <w:rPr>
          <w:rFonts w:hint="eastAsia"/>
        </w:rPr>
        <w:t>심의결과 확인 후 개별 유선 통보</w:t>
      </w:r>
      <w:r w:rsidRPr="001D69C3">
        <w:br/>
      </w:r>
      <w:r w:rsidRPr="001D69C3">
        <w:rPr>
          <w:rFonts w:hint="eastAsia"/>
        </w:rPr>
        <w:t xml:space="preserve">- 불량 판정 시 무상 교환 또는 환불처리 </w:t>
      </w:r>
      <w:r w:rsidRPr="001D69C3">
        <w:t>(</w:t>
      </w:r>
      <w:r w:rsidRPr="001D69C3">
        <w:rPr>
          <w:rFonts w:hint="eastAsia"/>
        </w:rPr>
        <w:t>AS</w:t>
      </w:r>
      <w:r w:rsidRPr="001D69C3">
        <w:t xml:space="preserve"> </w:t>
      </w:r>
      <w:r w:rsidRPr="001D69C3">
        <w:rPr>
          <w:rFonts w:hint="eastAsia"/>
        </w:rPr>
        <w:t xml:space="preserve">왕복 </w:t>
      </w:r>
      <w:proofErr w:type="spellStart"/>
      <w:r w:rsidRPr="001D69C3">
        <w:rPr>
          <w:rFonts w:hint="eastAsia"/>
        </w:rPr>
        <w:t>택배비</w:t>
      </w:r>
      <w:proofErr w:type="spellEnd"/>
      <w:r w:rsidRPr="001D69C3">
        <w:rPr>
          <w:rFonts w:hint="eastAsia"/>
        </w:rPr>
        <w:t xml:space="preserve"> 포함)</w:t>
      </w:r>
      <w:r w:rsidRPr="001D69C3">
        <w:br/>
        <w:t xml:space="preserve">- </w:t>
      </w:r>
      <w:r w:rsidRPr="001D69C3">
        <w:rPr>
          <w:rFonts w:hint="eastAsia"/>
        </w:rPr>
        <w:t xml:space="preserve">불량이 아닐 경우 유선 안내 후 상품 반송 </w:t>
      </w:r>
      <w:r w:rsidRPr="001D69C3">
        <w:t>(2</w:t>
      </w:r>
      <w:r w:rsidRPr="001D69C3">
        <w:rPr>
          <w:rFonts w:hint="eastAsia"/>
        </w:rPr>
        <w:t>차 심의접수 가능)</w:t>
      </w:r>
    </w:p>
    <w:p w14:paraId="40C475B5" w14:textId="77777777" w:rsidR="00174F92" w:rsidRPr="00B15AC2" w:rsidRDefault="00174F92" w:rsidP="00B15AC2"/>
    <w:p w14:paraId="4BE47952" w14:textId="45DD7F8D" w:rsidR="007B60D9" w:rsidRPr="001D69C3" w:rsidRDefault="007B60D9" w:rsidP="00C02474">
      <w:pPr>
        <w:pStyle w:val="-20"/>
        <w:numPr>
          <w:ilvl w:val="1"/>
          <w:numId w:val="20"/>
        </w:numPr>
        <w:ind w:leftChars="142" w:left="851" w:hanging="567"/>
      </w:pPr>
      <w:bookmarkStart w:id="239" w:name="_Toc7512792"/>
      <w:r w:rsidRPr="001D69C3">
        <w:t xml:space="preserve">비용 </w:t>
      </w:r>
      <w:r w:rsidR="0053229D" w:rsidRPr="001D69C3">
        <w:rPr>
          <w:rFonts w:hint="eastAsia"/>
        </w:rPr>
        <w:t>처리</w:t>
      </w:r>
      <w:bookmarkEnd w:id="239"/>
    </w:p>
    <w:p w14:paraId="67A93EE4" w14:textId="77777777" w:rsidR="005E33E1" w:rsidRPr="005E33E1" w:rsidRDefault="005E33E1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240" w:name="_Toc6905925"/>
      <w:bookmarkStart w:id="241" w:name="_Toc7165771"/>
      <w:bookmarkStart w:id="242" w:name="_Toc7512793"/>
      <w:bookmarkEnd w:id="240"/>
      <w:bookmarkEnd w:id="241"/>
      <w:bookmarkEnd w:id="242"/>
    </w:p>
    <w:p w14:paraId="170F0D18" w14:textId="0EAEEC3B" w:rsidR="007B60D9" w:rsidRPr="001D69C3" w:rsidRDefault="0053229D" w:rsidP="003002C4">
      <w:pPr>
        <w:pStyle w:val="-30"/>
        <w:numPr>
          <w:ilvl w:val="2"/>
          <w:numId w:val="20"/>
        </w:numPr>
        <w:ind w:leftChars="213" w:left="993" w:hanging="567"/>
      </w:pPr>
      <w:bookmarkStart w:id="243" w:name="_Toc7512794"/>
      <w:r w:rsidRPr="001D69C3">
        <w:rPr>
          <w:rFonts w:hint="eastAsia"/>
        </w:rPr>
        <w:t>A</w:t>
      </w:r>
      <w:r w:rsidRPr="001D69C3">
        <w:t>S</w:t>
      </w:r>
      <w:r w:rsidRPr="005E77BC">
        <w:rPr>
          <w:rFonts w:hint="eastAsia"/>
        </w:rPr>
        <w:t>배송비</w:t>
      </w:r>
      <w:bookmarkEnd w:id="243"/>
    </w:p>
    <w:p w14:paraId="3775FE14" w14:textId="77777777" w:rsidR="0053229D" w:rsidRPr="001D69C3" w:rsidRDefault="0053229D" w:rsidP="00080D83">
      <w:pPr>
        <w:pStyle w:val="a"/>
      </w:pPr>
      <w:r w:rsidRPr="001D69C3">
        <w:t>AS는 심의 또는 수선으로 접수 가능하며, 접수 유형에 따라 배송비는 차등 발생한다.</w:t>
      </w:r>
    </w:p>
    <w:p w14:paraId="44A10D1F" w14:textId="0CC5828B" w:rsidR="0053229D" w:rsidRPr="001D69C3" w:rsidRDefault="0053229D" w:rsidP="00080D83">
      <w:pPr>
        <w:pStyle w:val="a"/>
      </w:pPr>
      <w:r w:rsidRPr="001D69C3">
        <w:rPr>
          <w:rFonts w:hint="eastAsia"/>
        </w:rPr>
        <w:t>오프라인</w:t>
      </w:r>
      <w:r w:rsidR="00CA648F">
        <w:rPr>
          <w:rFonts w:hint="eastAsia"/>
        </w:rPr>
        <w:t xml:space="preserve"> </w:t>
      </w:r>
      <w:r w:rsidR="004D5C30" w:rsidRPr="001D69C3">
        <w:rPr>
          <w:rFonts w:hint="eastAsia"/>
        </w:rPr>
        <w:t>매장</w:t>
      </w:r>
      <w:r w:rsidRPr="001D69C3">
        <w:rPr>
          <w:rFonts w:hint="eastAsia"/>
        </w:rPr>
        <w:t>을</w:t>
      </w:r>
      <w:r w:rsidRPr="001D69C3">
        <w:t xml:space="preserve"> 통해 AS를 접수하는 경우 AS배송비는 무료이다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35"/>
        <w:gridCol w:w="993"/>
        <w:gridCol w:w="2126"/>
        <w:gridCol w:w="3260"/>
      </w:tblGrid>
      <w:tr w:rsidR="0053229D" w:rsidRPr="001D69C3" w14:paraId="3D7B880E" w14:textId="77777777" w:rsidTr="00CF5AEF">
        <w:trPr>
          <w:trHeight w:val="324"/>
        </w:trPr>
        <w:tc>
          <w:tcPr>
            <w:tcW w:w="3828" w:type="dxa"/>
            <w:gridSpan w:val="2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1813F84" w14:textId="77777777" w:rsidR="0053229D" w:rsidRPr="00CF5AEF" w:rsidRDefault="0053229D" w:rsidP="0053229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</w:rPr>
            </w:pPr>
            <w:r w:rsidRPr="00CF5AEF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</w:rPr>
              <w:t>A</w:t>
            </w:r>
            <w:r w:rsidRPr="00CF5AEF">
              <w:rPr>
                <w:rFonts w:cs="굴림"/>
                <w:b/>
                <w:bCs/>
                <w:snapToGrid w:val="0"/>
                <w:color w:val="000000" w:themeColor="text1"/>
                <w:sz w:val="16"/>
              </w:rPr>
              <w:t xml:space="preserve">/S </w:t>
            </w:r>
            <w:r w:rsidRPr="00CF5AEF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</w:rPr>
              <w:t>접수 구분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066EA251" w14:textId="77777777" w:rsidR="0053229D" w:rsidRPr="00CF5AEF" w:rsidRDefault="0053229D" w:rsidP="0053229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</w:rPr>
            </w:pPr>
            <w:r w:rsidRPr="00CF5AEF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</w:rPr>
              <w:t>AS배송비</w:t>
            </w:r>
          </w:p>
        </w:tc>
        <w:tc>
          <w:tcPr>
            <w:tcW w:w="3260" w:type="dxa"/>
            <w:shd w:val="clear" w:color="auto" w:fill="BFBFBF"/>
            <w:vAlign w:val="center"/>
          </w:tcPr>
          <w:p w14:paraId="5D55BE89" w14:textId="77777777" w:rsidR="0053229D" w:rsidRPr="00CF5AEF" w:rsidRDefault="0053229D" w:rsidP="0053229D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</w:rPr>
            </w:pPr>
            <w:r w:rsidRPr="00CF5AEF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</w:rPr>
              <w:t>결제수단</w:t>
            </w:r>
          </w:p>
        </w:tc>
      </w:tr>
      <w:tr w:rsidR="0053229D" w:rsidRPr="001D69C3" w14:paraId="65B09AEA" w14:textId="77777777" w:rsidTr="00CF5AEF">
        <w:trPr>
          <w:trHeight w:val="324"/>
        </w:trPr>
        <w:tc>
          <w:tcPr>
            <w:tcW w:w="2835" w:type="dxa"/>
            <w:vMerge w:val="restart"/>
            <w:shd w:val="clear" w:color="auto" w:fill="F2F2F2"/>
            <w:vAlign w:val="center"/>
          </w:tcPr>
          <w:p w14:paraId="471F4558" w14:textId="01CC8EA9" w:rsidR="0053229D" w:rsidRPr="00CF5AEF" w:rsidRDefault="00CA648F" w:rsidP="0053229D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</w:rPr>
            </w:pPr>
            <w:r w:rsidRPr="00CF5AEF">
              <w:rPr>
                <w:rFonts w:cs="굴림" w:hint="eastAsia"/>
                <w:bCs/>
                <w:snapToGrid w:val="0"/>
                <w:color w:val="000000" w:themeColor="text1"/>
                <w:sz w:val="16"/>
              </w:rPr>
              <w:t>온라인몰 접수</w:t>
            </w:r>
          </w:p>
        </w:tc>
        <w:tc>
          <w:tcPr>
            <w:tcW w:w="993" w:type="dxa"/>
            <w:shd w:val="clear" w:color="auto" w:fill="F2F2F2"/>
            <w:vAlign w:val="center"/>
          </w:tcPr>
          <w:p w14:paraId="15B42D05" w14:textId="77777777" w:rsidR="0053229D" w:rsidRPr="00CF5AEF" w:rsidRDefault="0053229D" w:rsidP="0053229D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</w:rPr>
            </w:pPr>
            <w:r w:rsidRPr="00CF5AEF">
              <w:rPr>
                <w:rFonts w:cs="굴림" w:hint="eastAsia"/>
                <w:bCs/>
                <w:snapToGrid w:val="0"/>
                <w:color w:val="000000" w:themeColor="text1"/>
                <w:sz w:val="16"/>
              </w:rPr>
              <w:t>심의</w:t>
            </w:r>
          </w:p>
        </w:tc>
        <w:tc>
          <w:tcPr>
            <w:tcW w:w="2126" w:type="dxa"/>
            <w:vAlign w:val="center"/>
          </w:tcPr>
          <w:p w14:paraId="3C2FC972" w14:textId="77777777" w:rsidR="0053229D" w:rsidRPr="00CF5AEF" w:rsidRDefault="0053229D" w:rsidP="0053229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</w:rPr>
            </w:pPr>
            <w:r w:rsidRPr="00CF5AEF">
              <w:rPr>
                <w:rFonts w:cs="굴림" w:hint="eastAsia"/>
                <w:bCs/>
                <w:iCs/>
                <w:color w:val="000000" w:themeColor="text1"/>
                <w:sz w:val="16"/>
              </w:rPr>
              <w:t>무료</w:t>
            </w:r>
          </w:p>
        </w:tc>
        <w:tc>
          <w:tcPr>
            <w:tcW w:w="3260" w:type="dxa"/>
            <w:vAlign w:val="center"/>
          </w:tcPr>
          <w:p w14:paraId="104FEFD6" w14:textId="77777777" w:rsidR="0053229D" w:rsidRPr="00CF5AEF" w:rsidRDefault="0053229D" w:rsidP="0053229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</w:rPr>
            </w:pPr>
          </w:p>
        </w:tc>
      </w:tr>
      <w:tr w:rsidR="0053229D" w:rsidRPr="001D69C3" w14:paraId="0E13697C" w14:textId="77777777" w:rsidTr="00CF5AEF">
        <w:trPr>
          <w:trHeight w:val="324"/>
        </w:trPr>
        <w:tc>
          <w:tcPr>
            <w:tcW w:w="2835" w:type="dxa"/>
            <w:vMerge/>
            <w:shd w:val="clear" w:color="auto" w:fill="F2F2F2"/>
            <w:vAlign w:val="center"/>
          </w:tcPr>
          <w:p w14:paraId="4333E95C" w14:textId="77777777" w:rsidR="0053229D" w:rsidRPr="00CF5AEF" w:rsidRDefault="0053229D" w:rsidP="0053229D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</w:rPr>
            </w:pPr>
          </w:p>
        </w:tc>
        <w:tc>
          <w:tcPr>
            <w:tcW w:w="993" w:type="dxa"/>
            <w:shd w:val="clear" w:color="auto" w:fill="F2F2F2"/>
          </w:tcPr>
          <w:p w14:paraId="398C4CE8" w14:textId="77777777" w:rsidR="0053229D" w:rsidRPr="00CF5AEF" w:rsidRDefault="0053229D" w:rsidP="0053229D">
            <w:pPr>
              <w:jc w:val="center"/>
              <w:rPr>
                <w:color w:val="000000" w:themeColor="text1"/>
                <w:sz w:val="16"/>
              </w:rPr>
            </w:pPr>
            <w:r w:rsidRPr="00CF5AEF">
              <w:rPr>
                <w:rFonts w:cs="굴림" w:hint="eastAsia"/>
                <w:bCs/>
                <w:snapToGrid w:val="0"/>
                <w:color w:val="000000" w:themeColor="text1"/>
                <w:sz w:val="16"/>
              </w:rPr>
              <w:t>수선</w:t>
            </w:r>
          </w:p>
        </w:tc>
        <w:tc>
          <w:tcPr>
            <w:tcW w:w="2126" w:type="dxa"/>
            <w:vAlign w:val="center"/>
          </w:tcPr>
          <w:p w14:paraId="566F3BFE" w14:textId="77777777" w:rsidR="0053229D" w:rsidRPr="00CF5AEF" w:rsidRDefault="0053229D" w:rsidP="0053229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</w:rPr>
            </w:pPr>
            <w:r w:rsidRPr="00CF5AEF">
              <w:rPr>
                <w:rFonts w:cs="굴림" w:hint="eastAsia"/>
                <w:bCs/>
                <w:iCs/>
                <w:color w:val="000000" w:themeColor="text1"/>
                <w:sz w:val="16"/>
              </w:rPr>
              <w:t>5,</w:t>
            </w:r>
            <w:r w:rsidRPr="00CF5AEF">
              <w:rPr>
                <w:rFonts w:cs="굴림"/>
                <w:bCs/>
                <w:iCs/>
                <w:color w:val="000000" w:themeColor="text1"/>
                <w:sz w:val="16"/>
              </w:rPr>
              <w:t>0</w:t>
            </w:r>
            <w:r w:rsidRPr="00CF5AEF">
              <w:rPr>
                <w:rFonts w:cs="굴림" w:hint="eastAsia"/>
                <w:bCs/>
                <w:iCs/>
                <w:color w:val="000000" w:themeColor="text1"/>
                <w:sz w:val="16"/>
              </w:rPr>
              <w:t>00원</w:t>
            </w:r>
          </w:p>
        </w:tc>
        <w:tc>
          <w:tcPr>
            <w:tcW w:w="3260" w:type="dxa"/>
            <w:vAlign w:val="center"/>
          </w:tcPr>
          <w:p w14:paraId="045D65B4" w14:textId="77777777" w:rsidR="0053229D" w:rsidRPr="00CF5AEF" w:rsidRDefault="0053229D" w:rsidP="0053229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</w:rPr>
            </w:pPr>
            <w:r w:rsidRPr="00CF5AEF">
              <w:rPr>
                <w:rFonts w:cs="굴림" w:hint="eastAsia"/>
                <w:bCs/>
                <w:iCs/>
                <w:color w:val="000000" w:themeColor="text1"/>
                <w:sz w:val="16"/>
              </w:rPr>
              <w:t>신용카드/체크카드,</w:t>
            </w:r>
            <w:r w:rsidRPr="00CF5AEF">
              <w:rPr>
                <w:rFonts w:cs="굴림"/>
                <w:bCs/>
                <w:iCs/>
                <w:color w:val="000000" w:themeColor="text1"/>
                <w:sz w:val="16"/>
              </w:rPr>
              <w:t xml:space="preserve"> </w:t>
            </w:r>
            <w:r w:rsidRPr="00CF5AEF">
              <w:rPr>
                <w:rFonts w:cs="굴림" w:hint="eastAsia"/>
                <w:bCs/>
                <w:iCs/>
                <w:color w:val="000000" w:themeColor="text1"/>
                <w:sz w:val="16"/>
              </w:rPr>
              <w:t>실시간계좌이체</w:t>
            </w:r>
          </w:p>
        </w:tc>
      </w:tr>
      <w:tr w:rsidR="0053229D" w:rsidRPr="001D69C3" w14:paraId="1F076608" w14:textId="77777777" w:rsidTr="00CF5AEF">
        <w:trPr>
          <w:trHeight w:val="324"/>
        </w:trPr>
        <w:tc>
          <w:tcPr>
            <w:tcW w:w="2835" w:type="dxa"/>
            <w:shd w:val="clear" w:color="auto" w:fill="F2F2F2"/>
            <w:vAlign w:val="center"/>
          </w:tcPr>
          <w:p w14:paraId="19C26B47" w14:textId="77777777" w:rsidR="0053229D" w:rsidRPr="00CF5AEF" w:rsidRDefault="0053229D" w:rsidP="0053229D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</w:rPr>
            </w:pPr>
            <w:r w:rsidRPr="00CF5AEF">
              <w:rPr>
                <w:rFonts w:cs="굴림" w:hint="eastAsia"/>
                <w:bCs/>
                <w:snapToGrid w:val="0"/>
                <w:color w:val="000000" w:themeColor="text1"/>
                <w:sz w:val="16"/>
              </w:rPr>
              <w:t>오프라인 매장 접수</w:t>
            </w:r>
          </w:p>
        </w:tc>
        <w:tc>
          <w:tcPr>
            <w:tcW w:w="993" w:type="dxa"/>
            <w:shd w:val="clear" w:color="auto" w:fill="F2F2F2"/>
          </w:tcPr>
          <w:p w14:paraId="529A433B" w14:textId="77777777" w:rsidR="0053229D" w:rsidRPr="00CF5AEF" w:rsidRDefault="0053229D" w:rsidP="0053229D">
            <w:pPr>
              <w:jc w:val="center"/>
              <w:rPr>
                <w:color w:val="000000" w:themeColor="text1"/>
                <w:sz w:val="16"/>
              </w:rPr>
            </w:pPr>
            <w:r w:rsidRPr="00CF5AEF">
              <w:rPr>
                <w:rFonts w:cs="굴림" w:hint="eastAsia"/>
                <w:bCs/>
                <w:snapToGrid w:val="0"/>
                <w:color w:val="000000" w:themeColor="text1"/>
                <w:sz w:val="16"/>
              </w:rPr>
              <w:t>수선</w:t>
            </w:r>
          </w:p>
        </w:tc>
        <w:tc>
          <w:tcPr>
            <w:tcW w:w="2126" w:type="dxa"/>
            <w:vAlign w:val="center"/>
          </w:tcPr>
          <w:p w14:paraId="0312105E" w14:textId="77777777" w:rsidR="0053229D" w:rsidRPr="00CF5AEF" w:rsidRDefault="0053229D" w:rsidP="0053229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</w:rPr>
            </w:pPr>
            <w:r w:rsidRPr="00CF5AEF">
              <w:rPr>
                <w:rFonts w:cs="굴림" w:hint="eastAsia"/>
                <w:bCs/>
                <w:iCs/>
                <w:color w:val="000000" w:themeColor="text1"/>
                <w:sz w:val="16"/>
              </w:rPr>
              <w:t>무료</w:t>
            </w:r>
          </w:p>
        </w:tc>
        <w:tc>
          <w:tcPr>
            <w:tcW w:w="3260" w:type="dxa"/>
          </w:tcPr>
          <w:p w14:paraId="670AA922" w14:textId="77777777" w:rsidR="0053229D" w:rsidRPr="00CF5AEF" w:rsidRDefault="0053229D" w:rsidP="0053229D">
            <w:pPr>
              <w:spacing w:before="20" w:after="40" w:line="240" w:lineRule="exact"/>
              <w:jc w:val="center"/>
              <w:rPr>
                <w:rFonts w:cs="굴림"/>
                <w:bCs/>
                <w:iCs/>
                <w:color w:val="000000" w:themeColor="text1"/>
                <w:sz w:val="16"/>
              </w:rPr>
            </w:pPr>
          </w:p>
        </w:tc>
      </w:tr>
    </w:tbl>
    <w:p w14:paraId="79E201DE" w14:textId="77777777" w:rsidR="0053229D" w:rsidRPr="001D69C3" w:rsidRDefault="0053229D" w:rsidP="00080D83">
      <w:pPr>
        <w:pStyle w:val="a"/>
      </w:pPr>
      <w:r w:rsidRPr="001D69C3">
        <w:rPr>
          <w:rFonts w:hint="eastAsia"/>
        </w:rPr>
        <w:t>수선</w:t>
      </w:r>
      <w:r w:rsidRPr="001D69C3">
        <w:t>AS일 경우 사유에 관계없이 배송비를 우선 결제하고, 담당자 수령완료 후 심의 결과에 따라 BO에서 배송비 결제내역 취소가 가능하다.</w:t>
      </w:r>
    </w:p>
    <w:p w14:paraId="6E6E8DFE" w14:textId="630BEB80" w:rsidR="004D5C30" w:rsidRPr="001D69C3" w:rsidRDefault="004D5C30" w:rsidP="00080D83">
      <w:pPr>
        <w:pStyle w:val="a"/>
      </w:pPr>
      <w:r w:rsidRPr="001D69C3">
        <w:lastRenderedPageBreak/>
        <w:t xml:space="preserve">수선 </w:t>
      </w:r>
      <w:r w:rsidRPr="001D69C3">
        <w:rPr>
          <w:rFonts w:hint="eastAsia"/>
        </w:rPr>
        <w:t>접수 시 왕복</w:t>
      </w:r>
      <w:r w:rsidR="000A658B">
        <w:rPr>
          <w:rFonts w:hint="eastAsia"/>
        </w:rPr>
        <w:t xml:space="preserve"> </w:t>
      </w:r>
      <w:proofErr w:type="spellStart"/>
      <w:r w:rsidRPr="001D69C3">
        <w:rPr>
          <w:rFonts w:hint="eastAsia"/>
        </w:rPr>
        <w:t>택배비</w:t>
      </w:r>
      <w:proofErr w:type="spellEnd"/>
      <w:r w:rsidRPr="001D69C3">
        <w:rPr>
          <w:rFonts w:hint="eastAsia"/>
        </w:rPr>
        <w:t>(</w:t>
      </w:r>
      <w:r w:rsidRPr="001D69C3">
        <w:t>5,000</w:t>
      </w:r>
      <w:r w:rsidRPr="001D69C3">
        <w:rPr>
          <w:rFonts w:hint="eastAsia"/>
        </w:rPr>
        <w:t xml:space="preserve">원)를 </w:t>
      </w:r>
      <w:proofErr w:type="spellStart"/>
      <w:r w:rsidRPr="001D69C3">
        <w:rPr>
          <w:rFonts w:hint="eastAsia"/>
        </w:rPr>
        <w:t>선결제하여</w:t>
      </w:r>
      <w:proofErr w:type="spellEnd"/>
      <w:r w:rsidRPr="001D69C3">
        <w:rPr>
          <w:rFonts w:hint="eastAsia"/>
        </w:rPr>
        <w:t xml:space="preserve"> 부담한다.</w:t>
      </w:r>
    </w:p>
    <w:p w14:paraId="224A3C4A" w14:textId="77777777" w:rsidR="001C629F" w:rsidRPr="001D69C3" w:rsidRDefault="0053229D" w:rsidP="00080D83">
      <w:pPr>
        <w:pStyle w:val="a"/>
        <w:rPr>
          <w:szCs w:val="22"/>
        </w:rPr>
      </w:pPr>
      <w:r w:rsidRPr="001D69C3">
        <w:rPr>
          <w:rFonts w:hint="eastAsia"/>
        </w:rPr>
        <w:t>심의</w:t>
      </w:r>
      <w:r w:rsidRPr="001D69C3">
        <w:t xml:space="preserve"> 결과 ‘수선’</w:t>
      </w:r>
      <w:proofErr w:type="spellStart"/>
      <w:r w:rsidRPr="001D69C3">
        <w:t>으로</w:t>
      </w:r>
      <w:proofErr w:type="spellEnd"/>
      <w:r w:rsidRPr="001D69C3">
        <w:t xml:space="preserve"> 처리하여 수선 진행 시 귀책 사유가 고객일 경우</w:t>
      </w:r>
      <w:r w:rsidRPr="001D69C3">
        <w:rPr>
          <w:rFonts w:hint="eastAsia"/>
        </w:rPr>
        <w:t>,</w:t>
      </w:r>
      <w:r w:rsidRPr="001D69C3">
        <w:t xml:space="preserve"> </w:t>
      </w:r>
      <w:r w:rsidRPr="001D69C3">
        <w:rPr>
          <w:rFonts w:hint="eastAsia"/>
        </w:rPr>
        <w:t>수선</w:t>
      </w:r>
      <w:r w:rsidRPr="001D69C3">
        <w:t xml:space="preserve"> 배송비(왕복 </w:t>
      </w:r>
      <w:proofErr w:type="spellStart"/>
      <w:r w:rsidRPr="001D69C3">
        <w:t>택배비</w:t>
      </w:r>
      <w:proofErr w:type="spellEnd"/>
      <w:r w:rsidRPr="001D69C3">
        <w:t>) 5,000원이 발생된다.</w:t>
      </w:r>
    </w:p>
    <w:p w14:paraId="14F7B5D5" w14:textId="04C755A9" w:rsidR="0053229D" w:rsidRPr="001D69C3" w:rsidRDefault="001C629F" w:rsidP="00080D83">
      <w:pPr>
        <w:pStyle w:val="a"/>
        <w:rPr>
          <w:szCs w:val="22"/>
        </w:rPr>
      </w:pPr>
      <w:r w:rsidRPr="001D69C3">
        <w:rPr>
          <w:rFonts w:hint="eastAsia"/>
        </w:rPr>
        <w:t>상품</w:t>
      </w:r>
      <w:r w:rsidRPr="001D69C3">
        <w:t xml:space="preserve"> 불량으로 인한 심의 접수 시 왕복 택배비는 </w:t>
      </w:r>
      <w:r w:rsidR="00EB30EB" w:rsidRPr="00CA648F">
        <w:t>ABC-MART</w:t>
      </w:r>
      <w:r w:rsidRPr="001D69C3">
        <w:t>가 부담</w:t>
      </w:r>
      <w:r w:rsidRPr="001D69C3">
        <w:rPr>
          <w:rFonts w:hint="eastAsia"/>
        </w:rPr>
        <w:t>한다.</w:t>
      </w:r>
    </w:p>
    <w:p w14:paraId="7E0762C6" w14:textId="00C36B3E" w:rsidR="007B60D9" w:rsidRPr="001D69C3" w:rsidRDefault="004D5C30" w:rsidP="003002C4">
      <w:pPr>
        <w:pStyle w:val="-30"/>
        <w:numPr>
          <w:ilvl w:val="2"/>
          <w:numId w:val="20"/>
        </w:numPr>
        <w:ind w:leftChars="213" w:left="993" w:hanging="567"/>
      </w:pPr>
      <w:bookmarkStart w:id="244" w:name="_Toc7512795"/>
      <w:r w:rsidRPr="001D69C3">
        <w:t>AS</w:t>
      </w:r>
      <w:r w:rsidRPr="001D69C3">
        <w:rPr>
          <w:rFonts w:hint="eastAsia"/>
        </w:rPr>
        <w:t>비용</w:t>
      </w:r>
      <w:bookmarkEnd w:id="244"/>
    </w:p>
    <w:p w14:paraId="7C65412F" w14:textId="77777777" w:rsidR="004D5C30" w:rsidRPr="001D69C3" w:rsidRDefault="004D5C30" w:rsidP="00080D83">
      <w:pPr>
        <w:pStyle w:val="a"/>
      </w:pPr>
      <w:r w:rsidRPr="001D69C3">
        <w:rPr>
          <w:rFonts w:hint="eastAsia"/>
        </w:rPr>
        <w:t>수선</w:t>
      </w:r>
      <w:r w:rsidRPr="001D69C3">
        <w:t xml:space="preserve"> 유형에 따라 비용은 유상/무상을 구분된다.</w:t>
      </w:r>
    </w:p>
    <w:p w14:paraId="5382A0A2" w14:textId="77777777" w:rsidR="000A53D9" w:rsidRPr="001D69C3" w:rsidRDefault="000A53D9" w:rsidP="00080D83">
      <w:pPr>
        <w:pStyle w:val="a"/>
      </w:pPr>
      <w:r w:rsidRPr="001D69C3">
        <w:rPr>
          <w:rFonts w:hint="eastAsia"/>
        </w:rPr>
        <w:t xml:space="preserve">수선비용은 수선 부분에 따라 상이하며 정확한 금액은 상품 </w:t>
      </w:r>
      <w:r w:rsidR="004D5C30" w:rsidRPr="001D69C3">
        <w:rPr>
          <w:rFonts w:hint="eastAsia"/>
        </w:rPr>
        <w:t>수령 후 심의를 거쳐</w:t>
      </w:r>
      <w:r w:rsidRPr="001D69C3">
        <w:rPr>
          <w:rFonts w:hint="eastAsia"/>
        </w:rPr>
        <w:t xml:space="preserve"> 안내가 가능하다. </w:t>
      </w:r>
    </w:p>
    <w:p w14:paraId="55594ABB" w14:textId="77777777" w:rsidR="008A2E80" w:rsidRPr="001D69C3" w:rsidRDefault="003B0FED" w:rsidP="00080D83">
      <w:pPr>
        <w:pStyle w:val="a"/>
      </w:pPr>
      <w:r>
        <w:rPr>
          <w:rFonts w:hint="eastAsia"/>
        </w:rPr>
        <w:t>&lt;유상A</w:t>
      </w:r>
      <w:r>
        <w:t>S</w:t>
      </w:r>
      <w:r>
        <w:rPr>
          <w:rFonts w:hint="eastAsia"/>
        </w:rPr>
        <w:t>비용&gt;</w:t>
      </w:r>
    </w:p>
    <w:tbl>
      <w:tblPr>
        <w:tblW w:w="917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407"/>
        <w:gridCol w:w="1701"/>
        <w:gridCol w:w="4068"/>
      </w:tblGrid>
      <w:tr w:rsidR="000A53D9" w:rsidRPr="001D69C3" w14:paraId="360A11A6" w14:textId="77777777" w:rsidTr="00CF5AEF">
        <w:trPr>
          <w:trHeight w:val="364"/>
        </w:trPr>
        <w:tc>
          <w:tcPr>
            <w:tcW w:w="3407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D94C6A4" w14:textId="77777777" w:rsidR="000A53D9" w:rsidRPr="00CF5AEF" w:rsidRDefault="000A53D9" w:rsidP="00B432CB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</w:rPr>
            </w:pPr>
            <w:r w:rsidRPr="00CF5AEF">
              <w:rPr>
                <w:rFonts w:cs="굴림" w:hint="eastAsia"/>
                <w:b/>
                <w:bCs/>
                <w:snapToGrid w:val="0"/>
                <w:color w:val="000000"/>
                <w:sz w:val="16"/>
              </w:rPr>
              <w:t>수선</w:t>
            </w:r>
            <w:r w:rsidRPr="00CF5AEF">
              <w:rPr>
                <w:rFonts w:cs="굴림"/>
                <w:b/>
                <w:bCs/>
                <w:snapToGrid w:val="0"/>
                <w:color w:val="000000"/>
                <w:sz w:val="16"/>
              </w:rPr>
              <w:t>구분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F957232" w14:textId="77777777" w:rsidR="000A53D9" w:rsidRPr="00CF5AEF" w:rsidRDefault="000A53D9" w:rsidP="00B432CB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</w:rPr>
            </w:pPr>
            <w:r w:rsidRPr="00CF5AEF">
              <w:rPr>
                <w:rFonts w:cs="굴림" w:hint="eastAsia"/>
                <w:b/>
                <w:bCs/>
                <w:snapToGrid w:val="0"/>
                <w:color w:val="000000"/>
                <w:sz w:val="16"/>
              </w:rPr>
              <w:t>비용</w:t>
            </w:r>
          </w:p>
        </w:tc>
        <w:tc>
          <w:tcPr>
            <w:tcW w:w="4068" w:type="dxa"/>
            <w:shd w:val="clear" w:color="auto" w:fill="BFBFBF"/>
            <w:vAlign w:val="center"/>
          </w:tcPr>
          <w:p w14:paraId="134AC23B" w14:textId="77777777" w:rsidR="000A53D9" w:rsidRPr="00CF5AEF" w:rsidRDefault="000A53D9" w:rsidP="00B432CB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</w:rPr>
            </w:pPr>
            <w:r w:rsidRPr="00CF5AEF">
              <w:rPr>
                <w:rFonts w:cs="굴림" w:hint="eastAsia"/>
                <w:b/>
                <w:bCs/>
                <w:snapToGrid w:val="0"/>
                <w:color w:val="000000"/>
                <w:sz w:val="16"/>
              </w:rPr>
              <w:t>비고</w:t>
            </w:r>
          </w:p>
        </w:tc>
      </w:tr>
      <w:tr w:rsidR="000A53D9" w:rsidRPr="001D69C3" w14:paraId="16EB14A7" w14:textId="77777777" w:rsidTr="00CF5AEF">
        <w:trPr>
          <w:trHeight w:val="364"/>
        </w:trPr>
        <w:tc>
          <w:tcPr>
            <w:tcW w:w="3407" w:type="dxa"/>
            <w:shd w:val="clear" w:color="auto" w:fill="F2F2F2"/>
            <w:vAlign w:val="center"/>
          </w:tcPr>
          <w:p w14:paraId="3B53DA55" w14:textId="77777777" w:rsidR="000A53D9" w:rsidRPr="00CF5AEF" w:rsidRDefault="000A53D9" w:rsidP="00B432CB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</w:rPr>
            </w:pPr>
            <w:r w:rsidRPr="00CF5AEF">
              <w:rPr>
                <w:rFonts w:cs="굴림" w:hint="eastAsia"/>
                <w:bCs/>
                <w:snapToGrid w:val="0"/>
                <w:sz w:val="16"/>
              </w:rPr>
              <w:t>접착</w:t>
            </w:r>
          </w:p>
        </w:tc>
        <w:tc>
          <w:tcPr>
            <w:tcW w:w="1701" w:type="dxa"/>
            <w:vAlign w:val="center"/>
          </w:tcPr>
          <w:p w14:paraId="1AEBBE3B" w14:textId="77777777" w:rsidR="000A53D9" w:rsidRPr="00CF5AEF" w:rsidRDefault="000A53D9" w:rsidP="00AC4A92">
            <w:pPr>
              <w:spacing w:before="20" w:after="40" w:line="240" w:lineRule="exact"/>
              <w:jc w:val="right"/>
              <w:rPr>
                <w:rFonts w:cs="굴림"/>
                <w:bCs/>
                <w:iCs/>
                <w:sz w:val="16"/>
              </w:rPr>
            </w:pPr>
            <w:r w:rsidRPr="00CF5AEF">
              <w:rPr>
                <w:rFonts w:cs="굴림" w:hint="eastAsia"/>
                <w:bCs/>
                <w:iCs/>
                <w:sz w:val="16"/>
              </w:rPr>
              <w:t>7,000</w:t>
            </w:r>
            <w:r w:rsidR="00AC4A92" w:rsidRPr="00CF5AEF">
              <w:rPr>
                <w:rFonts w:cs="굴림" w:hint="eastAsia"/>
                <w:bCs/>
                <w:iCs/>
                <w:sz w:val="16"/>
              </w:rPr>
              <w:t>원</w:t>
            </w:r>
          </w:p>
        </w:tc>
        <w:tc>
          <w:tcPr>
            <w:tcW w:w="4068" w:type="dxa"/>
            <w:vAlign w:val="center"/>
          </w:tcPr>
          <w:p w14:paraId="60ED9E9F" w14:textId="77777777" w:rsidR="000A53D9" w:rsidRPr="00CF5AEF" w:rsidRDefault="000A53D9" w:rsidP="00B432CB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</w:rPr>
            </w:pPr>
          </w:p>
        </w:tc>
      </w:tr>
      <w:tr w:rsidR="000A53D9" w:rsidRPr="001D69C3" w14:paraId="782E0C96" w14:textId="77777777" w:rsidTr="00CF5AEF">
        <w:trPr>
          <w:trHeight w:val="364"/>
        </w:trPr>
        <w:tc>
          <w:tcPr>
            <w:tcW w:w="3407" w:type="dxa"/>
            <w:shd w:val="clear" w:color="auto" w:fill="F2F2F2"/>
            <w:vAlign w:val="center"/>
          </w:tcPr>
          <w:p w14:paraId="53840ACE" w14:textId="77777777" w:rsidR="000A53D9" w:rsidRPr="00CF5AEF" w:rsidRDefault="000A53D9" w:rsidP="00B432CB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</w:rPr>
            </w:pPr>
            <w:r w:rsidRPr="00CF5AEF">
              <w:rPr>
                <w:rFonts w:cs="굴림" w:hint="eastAsia"/>
                <w:bCs/>
                <w:iCs/>
                <w:sz w:val="16"/>
              </w:rPr>
              <w:t>재봉</w:t>
            </w:r>
          </w:p>
        </w:tc>
        <w:tc>
          <w:tcPr>
            <w:tcW w:w="1701" w:type="dxa"/>
            <w:vAlign w:val="center"/>
          </w:tcPr>
          <w:p w14:paraId="0B9F6D43" w14:textId="77777777" w:rsidR="000A53D9" w:rsidRPr="00CF5AEF" w:rsidRDefault="000A53D9" w:rsidP="00AC4A92">
            <w:pPr>
              <w:spacing w:before="20" w:after="40" w:line="240" w:lineRule="exact"/>
              <w:jc w:val="right"/>
              <w:rPr>
                <w:rFonts w:cs="굴림"/>
                <w:bCs/>
                <w:iCs/>
                <w:sz w:val="16"/>
              </w:rPr>
            </w:pPr>
            <w:r w:rsidRPr="00CF5AEF">
              <w:rPr>
                <w:rFonts w:cs="굴림" w:hint="eastAsia"/>
                <w:bCs/>
                <w:iCs/>
                <w:sz w:val="16"/>
              </w:rPr>
              <w:t>7,000</w:t>
            </w:r>
            <w:r w:rsidR="00AC4A92" w:rsidRPr="00CF5AEF">
              <w:rPr>
                <w:rFonts w:cs="굴림" w:hint="eastAsia"/>
                <w:bCs/>
                <w:iCs/>
                <w:sz w:val="16"/>
              </w:rPr>
              <w:t xml:space="preserve"> 원</w:t>
            </w:r>
          </w:p>
        </w:tc>
        <w:tc>
          <w:tcPr>
            <w:tcW w:w="4068" w:type="dxa"/>
            <w:vAlign w:val="center"/>
          </w:tcPr>
          <w:p w14:paraId="7E2F5071" w14:textId="77777777" w:rsidR="000A53D9" w:rsidRPr="00CF5AEF" w:rsidRDefault="000A53D9" w:rsidP="00B432CB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</w:rPr>
            </w:pPr>
          </w:p>
        </w:tc>
      </w:tr>
      <w:tr w:rsidR="000A53D9" w:rsidRPr="001D69C3" w14:paraId="6D9D5389" w14:textId="77777777" w:rsidTr="00CF5AEF">
        <w:trPr>
          <w:trHeight w:val="364"/>
        </w:trPr>
        <w:tc>
          <w:tcPr>
            <w:tcW w:w="3407" w:type="dxa"/>
            <w:shd w:val="clear" w:color="auto" w:fill="F2F2F2"/>
            <w:vAlign w:val="center"/>
          </w:tcPr>
          <w:p w14:paraId="19A5DB58" w14:textId="77777777" w:rsidR="000A53D9" w:rsidRPr="00CF5AEF" w:rsidRDefault="000A53D9" w:rsidP="00B432CB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</w:rPr>
            </w:pPr>
            <w:proofErr w:type="spellStart"/>
            <w:r w:rsidRPr="00CF5AEF">
              <w:rPr>
                <w:rFonts w:cs="굴림" w:hint="eastAsia"/>
                <w:bCs/>
                <w:iCs/>
                <w:sz w:val="16"/>
              </w:rPr>
              <w:t>갑보덧댐</w:t>
            </w:r>
            <w:proofErr w:type="spellEnd"/>
          </w:p>
        </w:tc>
        <w:tc>
          <w:tcPr>
            <w:tcW w:w="1701" w:type="dxa"/>
            <w:vAlign w:val="center"/>
          </w:tcPr>
          <w:p w14:paraId="0ADC7465" w14:textId="77777777" w:rsidR="000A53D9" w:rsidRPr="00CF5AEF" w:rsidRDefault="000A53D9" w:rsidP="00AC4A92">
            <w:pPr>
              <w:spacing w:before="20" w:after="40" w:line="240" w:lineRule="exact"/>
              <w:jc w:val="right"/>
              <w:rPr>
                <w:rFonts w:cs="굴림"/>
                <w:bCs/>
                <w:iCs/>
                <w:sz w:val="16"/>
              </w:rPr>
            </w:pPr>
            <w:r w:rsidRPr="00CF5AEF">
              <w:rPr>
                <w:rFonts w:cs="굴림" w:hint="eastAsia"/>
                <w:bCs/>
                <w:iCs/>
                <w:sz w:val="16"/>
              </w:rPr>
              <w:t>8,000</w:t>
            </w:r>
            <w:r w:rsidR="00AC4A92" w:rsidRPr="00CF5AEF">
              <w:rPr>
                <w:rFonts w:cs="굴림" w:hint="eastAsia"/>
                <w:bCs/>
                <w:iCs/>
                <w:sz w:val="16"/>
              </w:rPr>
              <w:t xml:space="preserve"> 원</w:t>
            </w:r>
          </w:p>
        </w:tc>
        <w:tc>
          <w:tcPr>
            <w:tcW w:w="4068" w:type="dxa"/>
            <w:vAlign w:val="center"/>
          </w:tcPr>
          <w:p w14:paraId="466A0DB9" w14:textId="77777777" w:rsidR="000A53D9" w:rsidRPr="00CF5AEF" w:rsidRDefault="000A53D9" w:rsidP="00B432CB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</w:rPr>
            </w:pPr>
          </w:p>
        </w:tc>
      </w:tr>
      <w:tr w:rsidR="000A53D9" w:rsidRPr="001D69C3" w14:paraId="02392D2E" w14:textId="77777777" w:rsidTr="00CF5AEF">
        <w:trPr>
          <w:trHeight w:val="364"/>
        </w:trPr>
        <w:tc>
          <w:tcPr>
            <w:tcW w:w="3407" w:type="dxa"/>
            <w:shd w:val="clear" w:color="auto" w:fill="F2F2F2"/>
            <w:vAlign w:val="center"/>
          </w:tcPr>
          <w:p w14:paraId="479AAD19" w14:textId="77777777" w:rsidR="000A53D9" w:rsidRPr="00CF5AEF" w:rsidRDefault="000A53D9" w:rsidP="00B432CB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</w:rPr>
            </w:pPr>
            <w:proofErr w:type="spellStart"/>
            <w:r w:rsidRPr="00CF5AEF">
              <w:rPr>
                <w:rFonts w:cs="굴림" w:hint="eastAsia"/>
                <w:bCs/>
                <w:iCs/>
                <w:sz w:val="16"/>
              </w:rPr>
              <w:t>라이닝덧댐</w:t>
            </w:r>
            <w:proofErr w:type="spellEnd"/>
          </w:p>
        </w:tc>
        <w:tc>
          <w:tcPr>
            <w:tcW w:w="1701" w:type="dxa"/>
            <w:vAlign w:val="center"/>
          </w:tcPr>
          <w:p w14:paraId="13EF7B84" w14:textId="77777777" w:rsidR="000A53D9" w:rsidRPr="00CF5AEF" w:rsidRDefault="000A53D9" w:rsidP="00AC4A92">
            <w:pPr>
              <w:spacing w:before="20" w:after="40" w:line="240" w:lineRule="exact"/>
              <w:jc w:val="right"/>
              <w:rPr>
                <w:rFonts w:cs="굴림"/>
                <w:bCs/>
                <w:iCs/>
                <w:sz w:val="16"/>
              </w:rPr>
            </w:pPr>
            <w:r w:rsidRPr="00CF5AEF">
              <w:rPr>
                <w:rFonts w:cs="굴림" w:hint="eastAsia"/>
                <w:bCs/>
                <w:iCs/>
                <w:sz w:val="16"/>
              </w:rPr>
              <w:t>8,000</w:t>
            </w:r>
            <w:r w:rsidR="00AC4A92" w:rsidRPr="00CF5AEF">
              <w:rPr>
                <w:rFonts w:cs="굴림" w:hint="eastAsia"/>
                <w:bCs/>
                <w:iCs/>
                <w:sz w:val="16"/>
              </w:rPr>
              <w:t xml:space="preserve"> 원</w:t>
            </w:r>
          </w:p>
        </w:tc>
        <w:tc>
          <w:tcPr>
            <w:tcW w:w="4068" w:type="dxa"/>
            <w:vAlign w:val="center"/>
          </w:tcPr>
          <w:p w14:paraId="65622BDA" w14:textId="77777777" w:rsidR="000A53D9" w:rsidRPr="00CF5AEF" w:rsidRDefault="000A53D9" w:rsidP="00B432CB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</w:rPr>
            </w:pPr>
          </w:p>
        </w:tc>
      </w:tr>
      <w:tr w:rsidR="000A53D9" w:rsidRPr="001D69C3" w14:paraId="7833745B" w14:textId="77777777" w:rsidTr="00CF5AEF">
        <w:trPr>
          <w:trHeight w:val="364"/>
        </w:trPr>
        <w:tc>
          <w:tcPr>
            <w:tcW w:w="3407" w:type="dxa"/>
            <w:shd w:val="clear" w:color="auto" w:fill="F2F2F2"/>
            <w:vAlign w:val="center"/>
          </w:tcPr>
          <w:p w14:paraId="6686EF29" w14:textId="77777777" w:rsidR="000A53D9" w:rsidRPr="00CF5AEF" w:rsidRDefault="000A53D9" w:rsidP="00B432CB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</w:rPr>
            </w:pPr>
            <w:proofErr w:type="spellStart"/>
            <w:r w:rsidRPr="00CF5AEF">
              <w:rPr>
                <w:rFonts w:cs="굴림" w:hint="eastAsia"/>
                <w:bCs/>
                <w:iCs/>
                <w:sz w:val="16"/>
              </w:rPr>
              <w:t>힐컷지지대</w:t>
            </w:r>
            <w:proofErr w:type="spellEnd"/>
            <w:r w:rsidRPr="00CF5AEF">
              <w:rPr>
                <w:rFonts w:cs="굴림" w:hint="eastAsia"/>
                <w:bCs/>
                <w:iCs/>
                <w:sz w:val="16"/>
              </w:rPr>
              <w:t xml:space="preserve"> </w:t>
            </w:r>
            <w:proofErr w:type="spellStart"/>
            <w:r w:rsidRPr="00CF5AEF">
              <w:rPr>
                <w:rFonts w:cs="굴림" w:hint="eastAsia"/>
                <w:bCs/>
                <w:iCs/>
                <w:sz w:val="16"/>
              </w:rPr>
              <w:t>플라스텍</w:t>
            </w:r>
            <w:proofErr w:type="spellEnd"/>
            <w:r w:rsidRPr="00CF5AEF">
              <w:rPr>
                <w:rFonts w:cs="굴림" w:hint="eastAsia"/>
                <w:bCs/>
                <w:iCs/>
                <w:sz w:val="16"/>
              </w:rPr>
              <w:t xml:space="preserve"> 교체(보강)</w:t>
            </w:r>
          </w:p>
        </w:tc>
        <w:tc>
          <w:tcPr>
            <w:tcW w:w="1701" w:type="dxa"/>
            <w:vAlign w:val="center"/>
          </w:tcPr>
          <w:p w14:paraId="6191F39A" w14:textId="77777777" w:rsidR="000A53D9" w:rsidRPr="00CF5AEF" w:rsidRDefault="000A53D9" w:rsidP="00AC4A92">
            <w:pPr>
              <w:spacing w:before="20" w:after="40" w:line="240" w:lineRule="exact"/>
              <w:jc w:val="right"/>
              <w:rPr>
                <w:rFonts w:cs="굴림"/>
                <w:bCs/>
                <w:iCs/>
                <w:sz w:val="16"/>
              </w:rPr>
            </w:pPr>
            <w:r w:rsidRPr="00CF5AEF">
              <w:rPr>
                <w:rFonts w:cs="굴림" w:hint="eastAsia"/>
                <w:bCs/>
                <w:iCs/>
                <w:sz w:val="16"/>
              </w:rPr>
              <w:t>10,000</w:t>
            </w:r>
            <w:r w:rsidR="00AC4A92" w:rsidRPr="00CF5AEF">
              <w:rPr>
                <w:rFonts w:cs="굴림" w:hint="eastAsia"/>
                <w:bCs/>
                <w:iCs/>
                <w:sz w:val="16"/>
              </w:rPr>
              <w:t xml:space="preserve"> 원</w:t>
            </w:r>
          </w:p>
        </w:tc>
        <w:tc>
          <w:tcPr>
            <w:tcW w:w="4068" w:type="dxa"/>
            <w:vAlign w:val="center"/>
          </w:tcPr>
          <w:p w14:paraId="373B4784" w14:textId="77777777" w:rsidR="000A53D9" w:rsidRPr="00CF5AEF" w:rsidRDefault="000A53D9" w:rsidP="00B432CB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</w:rPr>
            </w:pPr>
          </w:p>
        </w:tc>
      </w:tr>
    </w:tbl>
    <w:p w14:paraId="6903CC5B" w14:textId="77777777" w:rsidR="008A2E80" w:rsidRPr="001D69C3" w:rsidRDefault="008A2E80" w:rsidP="008A2E80">
      <w:pPr>
        <w:pStyle w:val="af3"/>
        <w:ind w:leftChars="0"/>
        <w:rPr>
          <w:sz w:val="22"/>
          <w:szCs w:val="22"/>
        </w:rPr>
      </w:pPr>
    </w:p>
    <w:p w14:paraId="657A7656" w14:textId="77777777" w:rsidR="00141B67" w:rsidRPr="00141B67" w:rsidRDefault="00141B67" w:rsidP="00685CFA">
      <w:pPr>
        <w:pStyle w:val="af3"/>
        <w:numPr>
          <w:ilvl w:val="1"/>
          <w:numId w:val="13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245" w:name="_Toc6905928"/>
      <w:bookmarkStart w:id="246" w:name="_Toc7165774"/>
      <w:bookmarkStart w:id="247" w:name="_Toc7512796"/>
      <w:bookmarkEnd w:id="245"/>
      <w:bookmarkEnd w:id="246"/>
      <w:bookmarkEnd w:id="247"/>
    </w:p>
    <w:p w14:paraId="51C39E4B" w14:textId="770DBF8D" w:rsidR="008A2E80" w:rsidRPr="001D69C3" w:rsidRDefault="008A2E80" w:rsidP="003002C4">
      <w:pPr>
        <w:pStyle w:val="-30"/>
        <w:numPr>
          <w:ilvl w:val="2"/>
          <w:numId w:val="20"/>
        </w:numPr>
        <w:ind w:leftChars="213" w:left="993" w:hanging="567"/>
      </w:pPr>
      <w:bookmarkStart w:id="248" w:name="_Toc7512797"/>
      <w:r w:rsidRPr="001D69C3">
        <w:rPr>
          <w:rFonts w:hint="eastAsia"/>
        </w:rPr>
        <w:t>비용 결제방법</w:t>
      </w:r>
      <w:bookmarkEnd w:id="248"/>
    </w:p>
    <w:p w14:paraId="589C77EA" w14:textId="56327DD3" w:rsidR="001C629F" w:rsidRPr="001D69C3" w:rsidRDefault="001C629F" w:rsidP="00080D83">
      <w:pPr>
        <w:pStyle w:val="a"/>
      </w:pPr>
      <w:r w:rsidRPr="001D69C3">
        <w:rPr>
          <w:rFonts w:hint="eastAsia"/>
        </w:rPr>
        <w:t>수선</w:t>
      </w:r>
      <w:r w:rsidRPr="001D69C3">
        <w:t>AS</w:t>
      </w:r>
      <w:r w:rsidRPr="001D69C3">
        <w:rPr>
          <w:rFonts w:hint="eastAsia"/>
        </w:rPr>
        <w:t xml:space="preserve">를 제외한 추가 발생 비용 </w:t>
      </w:r>
      <w:r w:rsidRPr="001D69C3">
        <w:t>(</w:t>
      </w:r>
      <w:r w:rsidRPr="001D69C3">
        <w:rPr>
          <w:rFonts w:hint="eastAsia"/>
        </w:rPr>
        <w:t>배송비 또는 배송비+</w:t>
      </w:r>
      <w:r w:rsidRPr="001D69C3">
        <w:t>AS</w:t>
      </w:r>
      <w:r w:rsidRPr="001D69C3">
        <w:rPr>
          <w:rFonts w:hint="eastAsia"/>
        </w:rPr>
        <w:t>비용)은</w:t>
      </w:r>
      <w:r w:rsidRPr="001D69C3">
        <w:br/>
      </w:r>
      <w:r w:rsidRPr="001D69C3">
        <w:rPr>
          <w:rFonts w:hint="eastAsia"/>
          <w:color w:val="FF0000"/>
        </w:rPr>
        <w:t xml:space="preserve">대표계좌 </w:t>
      </w:r>
      <w:r w:rsidRPr="001D69C3">
        <w:rPr>
          <w:color w:val="FF0000"/>
        </w:rPr>
        <w:t>(</w:t>
      </w:r>
      <w:proofErr w:type="spellStart"/>
      <w:r w:rsidRPr="001D69C3">
        <w:rPr>
          <w:rFonts w:hint="eastAsia"/>
          <w:color w:val="FF0000"/>
        </w:rPr>
        <w:t>은행명</w:t>
      </w:r>
      <w:proofErr w:type="spellEnd"/>
      <w:r w:rsidRPr="001D69C3">
        <w:rPr>
          <w:rFonts w:hint="eastAsia"/>
          <w:color w:val="FF0000"/>
        </w:rPr>
        <w:t xml:space="preserve"> </w:t>
      </w:r>
      <w:r w:rsidRPr="001D69C3">
        <w:rPr>
          <w:color w:val="FF0000"/>
        </w:rPr>
        <w:t xml:space="preserve">1234567890 </w:t>
      </w:r>
      <w:r w:rsidRPr="001D69C3">
        <w:rPr>
          <w:rFonts w:hint="eastAsia"/>
          <w:color w:val="FF0000"/>
        </w:rPr>
        <w:t>예금주:</w:t>
      </w:r>
      <w:r w:rsidR="00EB30EB" w:rsidRPr="00EB30EB">
        <w:rPr>
          <w:b/>
          <w:color w:val="FF0000"/>
        </w:rPr>
        <w:t>ABC-MART</w:t>
      </w:r>
      <w:r w:rsidRPr="001D69C3">
        <w:rPr>
          <w:color w:val="FF0000"/>
        </w:rPr>
        <w:t>)</w:t>
      </w:r>
      <w:r w:rsidRPr="001D69C3">
        <w:rPr>
          <w:rFonts w:hint="eastAsia"/>
        </w:rPr>
        <w:t>로 입금한다.</w:t>
      </w:r>
    </w:p>
    <w:p w14:paraId="05B12F97" w14:textId="77777777" w:rsidR="00166441" w:rsidRPr="001D69C3" w:rsidRDefault="00166441" w:rsidP="00080D83">
      <w:pPr>
        <w:pStyle w:val="a"/>
      </w:pPr>
      <w:r w:rsidRPr="001D69C3">
        <w:rPr>
          <w:rFonts w:hint="eastAsia"/>
        </w:rPr>
        <w:t>(비용에 대한 입금 기한만료일은 없음)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8"/>
        <w:gridCol w:w="1319"/>
        <w:gridCol w:w="5627"/>
      </w:tblGrid>
      <w:tr w:rsidR="001C629F" w:rsidRPr="001D69C3" w14:paraId="62D03B45" w14:textId="77777777" w:rsidTr="001C629F">
        <w:trPr>
          <w:trHeight w:val="397"/>
        </w:trPr>
        <w:tc>
          <w:tcPr>
            <w:tcW w:w="3587" w:type="dxa"/>
            <w:gridSpan w:val="2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97B76B0" w14:textId="19491699" w:rsidR="001C629F" w:rsidRPr="00CF5AEF" w:rsidRDefault="00C64069" w:rsidP="008A2E80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CF5AEF">
              <w:rPr>
                <w:rFonts w:hint="eastAsia"/>
                <w:sz w:val="16"/>
                <w:szCs w:val="18"/>
              </w:rPr>
              <w:t xml:space="preserve"> </w:t>
            </w:r>
            <w:r w:rsidR="00447139" w:rsidRPr="00CF5AEF">
              <w:rPr>
                <w:sz w:val="16"/>
                <w:szCs w:val="18"/>
              </w:rPr>
              <w:t xml:space="preserve"> </w:t>
            </w:r>
            <w:r w:rsidR="001D227C" w:rsidRPr="00CF5AEF">
              <w:rPr>
                <w:sz w:val="16"/>
                <w:szCs w:val="18"/>
              </w:rPr>
              <w:t xml:space="preserve"> </w:t>
            </w:r>
            <w:r w:rsidR="001C629F" w:rsidRPr="00CF5AEF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8"/>
              </w:rPr>
              <w:t>A</w:t>
            </w:r>
            <w:r w:rsidR="001C629F" w:rsidRPr="00CF5AEF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  <w:t xml:space="preserve">/S </w:t>
            </w:r>
            <w:r w:rsidR="001C629F" w:rsidRPr="00CF5AEF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8"/>
              </w:rPr>
              <w:t>접수 구분</w:t>
            </w:r>
          </w:p>
        </w:tc>
        <w:tc>
          <w:tcPr>
            <w:tcW w:w="5627" w:type="dxa"/>
            <w:shd w:val="clear" w:color="auto" w:fill="BFBFBF"/>
            <w:vAlign w:val="center"/>
          </w:tcPr>
          <w:p w14:paraId="10853F0B" w14:textId="77777777" w:rsidR="001C629F" w:rsidRPr="00CF5AEF" w:rsidRDefault="001C629F" w:rsidP="008A2E80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8"/>
              </w:rPr>
            </w:pPr>
            <w:r w:rsidRPr="00CF5AEF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8"/>
              </w:rPr>
              <w:t>결제방법</w:t>
            </w:r>
          </w:p>
        </w:tc>
      </w:tr>
      <w:tr w:rsidR="001C629F" w:rsidRPr="001D69C3" w14:paraId="4E3CE694" w14:textId="77777777" w:rsidTr="001C629F">
        <w:trPr>
          <w:trHeight w:val="397"/>
        </w:trPr>
        <w:tc>
          <w:tcPr>
            <w:tcW w:w="2268" w:type="dxa"/>
            <w:vMerge w:val="restart"/>
            <w:shd w:val="clear" w:color="auto" w:fill="F2F2F2"/>
            <w:vAlign w:val="center"/>
          </w:tcPr>
          <w:p w14:paraId="697EC1B2" w14:textId="7B098311" w:rsidR="001C629F" w:rsidRPr="00CF5AEF" w:rsidRDefault="00CA648F" w:rsidP="008A2E80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  <w:r w:rsidRPr="00CF5AEF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>온라인몰 접수</w:t>
            </w:r>
          </w:p>
        </w:tc>
        <w:tc>
          <w:tcPr>
            <w:tcW w:w="1319" w:type="dxa"/>
            <w:shd w:val="clear" w:color="auto" w:fill="F2F2F2"/>
            <w:vAlign w:val="center"/>
          </w:tcPr>
          <w:p w14:paraId="3ED9BEA1" w14:textId="77777777" w:rsidR="001C629F" w:rsidRPr="00CF5AEF" w:rsidRDefault="001C629F" w:rsidP="008A2E80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  <w:r w:rsidRPr="00CF5AEF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>심의</w:t>
            </w:r>
          </w:p>
        </w:tc>
        <w:tc>
          <w:tcPr>
            <w:tcW w:w="5627" w:type="dxa"/>
            <w:vAlign w:val="center"/>
          </w:tcPr>
          <w:p w14:paraId="4272EEB8" w14:textId="77777777" w:rsidR="001C629F" w:rsidRPr="00CF5AEF" w:rsidRDefault="001C629F" w:rsidP="001C629F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CF5AEF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‘</w:t>
            </w:r>
            <w:r w:rsidRPr="00CF5AEF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배송비</w:t>
            </w:r>
            <w:r w:rsidRPr="00CF5AEF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 xml:space="preserve"> </w:t>
            </w:r>
            <w:r w:rsidRPr="00CF5AEF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또는 배송비+</w:t>
            </w:r>
            <w:r w:rsidRPr="00CF5AEF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AS</w:t>
            </w:r>
            <w:r w:rsidRPr="00CF5AEF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비용</w:t>
            </w:r>
            <w:r w:rsidRPr="00CF5AEF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’</w:t>
            </w:r>
            <w:r w:rsidRPr="00CF5AEF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을 대표계좌로 입금한다.</w:t>
            </w:r>
          </w:p>
        </w:tc>
      </w:tr>
      <w:tr w:rsidR="001C629F" w:rsidRPr="001D69C3" w14:paraId="6D4987C1" w14:textId="77777777" w:rsidTr="001C629F">
        <w:trPr>
          <w:trHeight w:val="397"/>
        </w:trPr>
        <w:tc>
          <w:tcPr>
            <w:tcW w:w="2268" w:type="dxa"/>
            <w:vMerge/>
            <w:shd w:val="clear" w:color="auto" w:fill="F2F2F2"/>
            <w:vAlign w:val="center"/>
          </w:tcPr>
          <w:p w14:paraId="11669E86" w14:textId="77777777" w:rsidR="001C629F" w:rsidRPr="00CF5AEF" w:rsidRDefault="001C629F" w:rsidP="008A2E80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</w:p>
        </w:tc>
        <w:tc>
          <w:tcPr>
            <w:tcW w:w="1319" w:type="dxa"/>
            <w:shd w:val="clear" w:color="auto" w:fill="F2F2F2"/>
            <w:vAlign w:val="center"/>
          </w:tcPr>
          <w:p w14:paraId="28DC3D98" w14:textId="77777777" w:rsidR="001C629F" w:rsidRPr="00CF5AEF" w:rsidRDefault="001C629F" w:rsidP="008A2E80">
            <w:pPr>
              <w:jc w:val="center"/>
              <w:rPr>
                <w:color w:val="000000" w:themeColor="text1"/>
                <w:sz w:val="16"/>
                <w:szCs w:val="18"/>
              </w:rPr>
            </w:pPr>
            <w:r w:rsidRPr="00CF5AEF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>수선</w:t>
            </w:r>
          </w:p>
        </w:tc>
        <w:tc>
          <w:tcPr>
            <w:tcW w:w="5627" w:type="dxa"/>
            <w:vAlign w:val="center"/>
          </w:tcPr>
          <w:p w14:paraId="2433AB90" w14:textId="77777777" w:rsidR="001C629F" w:rsidRPr="00CF5AEF" w:rsidRDefault="001C629F" w:rsidP="001C629F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proofErr w:type="spellStart"/>
            <w:r w:rsidRPr="00CF5AEF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선결제</w:t>
            </w:r>
            <w:proofErr w:type="spellEnd"/>
            <w:r w:rsidRPr="00CF5AEF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 xml:space="preserve"> 배송비를 제외한 </w:t>
            </w:r>
            <w:r w:rsidRPr="00CF5AEF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‘AS</w:t>
            </w:r>
            <w:r w:rsidRPr="00CF5AEF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비용</w:t>
            </w:r>
            <w:r w:rsidRPr="00CF5AEF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’</w:t>
            </w:r>
            <w:r w:rsidRPr="00CF5AEF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을 대표계좌로 입금한다.</w:t>
            </w:r>
          </w:p>
        </w:tc>
      </w:tr>
      <w:tr w:rsidR="001C629F" w:rsidRPr="001D69C3" w14:paraId="50DB7DC0" w14:textId="77777777" w:rsidTr="001C629F">
        <w:trPr>
          <w:trHeight w:val="397"/>
        </w:trPr>
        <w:tc>
          <w:tcPr>
            <w:tcW w:w="2268" w:type="dxa"/>
            <w:shd w:val="clear" w:color="auto" w:fill="F2F2F2"/>
            <w:vAlign w:val="center"/>
          </w:tcPr>
          <w:p w14:paraId="38E9EC27" w14:textId="77777777" w:rsidR="001C629F" w:rsidRPr="00CF5AEF" w:rsidRDefault="001C629F" w:rsidP="008A2E80">
            <w:pPr>
              <w:spacing w:before="20" w:after="40" w:line="240" w:lineRule="exact"/>
              <w:jc w:val="center"/>
              <w:rPr>
                <w:rFonts w:cs="굴림"/>
                <w:bCs/>
                <w:snapToGrid w:val="0"/>
                <w:color w:val="000000" w:themeColor="text1"/>
                <w:sz w:val="16"/>
                <w:szCs w:val="18"/>
              </w:rPr>
            </w:pPr>
            <w:r w:rsidRPr="00CF5AEF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>오프라인 매장 접수</w:t>
            </w:r>
          </w:p>
        </w:tc>
        <w:tc>
          <w:tcPr>
            <w:tcW w:w="1319" w:type="dxa"/>
            <w:shd w:val="clear" w:color="auto" w:fill="F2F2F2"/>
            <w:vAlign w:val="center"/>
          </w:tcPr>
          <w:p w14:paraId="01156385" w14:textId="77777777" w:rsidR="001C629F" w:rsidRPr="00CF5AEF" w:rsidRDefault="001C629F" w:rsidP="008A2E80">
            <w:pPr>
              <w:jc w:val="center"/>
              <w:rPr>
                <w:color w:val="000000" w:themeColor="text1"/>
                <w:sz w:val="16"/>
                <w:szCs w:val="18"/>
              </w:rPr>
            </w:pPr>
            <w:r w:rsidRPr="00CF5AEF">
              <w:rPr>
                <w:rFonts w:cs="굴림" w:hint="eastAsia"/>
                <w:bCs/>
                <w:snapToGrid w:val="0"/>
                <w:color w:val="000000" w:themeColor="text1"/>
                <w:sz w:val="16"/>
                <w:szCs w:val="18"/>
              </w:rPr>
              <w:t>수선</w:t>
            </w:r>
          </w:p>
        </w:tc>
        <w:tc>
          <w:tcPr>
            <w:tcW w:w="5627" w:type="dxa"/>
            <w:vAlign w:val="center"/>
          </w:tcPr>
          <w:p w14:paraId="2C97A681" w14:textId="77777777" w:rsidR="001C629F" w:rsidRPr="00CF5AEF" w:rsidRDefault="001C629F" w:rsidP="001C629F">
            <w:pPr>
              <w:spacing w:before="20" w:after="40" w:line="240" w:lineRule="exact"/>
              <w:jc w:val="left"/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</w:pPr>
            <w:r w:rsidRPr="00CF5AEF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 xml:space="preserve">유상 </w:t>
            </w:r>
            <w:r w:rsidRPr="00CF5AEF">
              <w:rPr>
                <w:rFonts w:cs="굴림"/>
                <w:bCs/>
                <w:iCs/>
                <w:color w:val="000000" w:themeColor="text1"/>
                <w:sz w:val="16"/>
                <w:szCs w:val="18"/>
              </w:rPr>
              <w:t>AS</w:t>
            </w:r>
            <w:r w:rsidRPr="00CF5AEF">
              <w:rPr>
                <w:rFonts w:cs="굴림" w:hint="eastAsia"/>
                <w:bCs/>
                <w:iCs/>
                <w:color w:val="000000" w:themeColor="text1"/>
                <w:sz w:val="16"/>
                <w:szCs w:val="18"/>
              </w:rPr>
              <w:t>건일 경우 접수 매장에서 결제한다.</w:t>
            </w:r>
          </w:p>
        </w:tc>
      </w:tr>
    </w:tbl>
    <w:p w14:paraId="0F7420C2" w14:textId="77777777" w:rsidR="000A53D9" w:rsidRPr="001D69C3" w:rsidRDefault="00C64069" w:rsidP="00080D83">
      <w:pPr>
        <w:pStyle w:val="a"/>
      </w:pPr>
      <w:r w:rsidRPr="001D69C3">
        <w:t>‘</w:t>
      </w:r>
      <w:r w:rsidR="00B26493" w:rsidRPr="001D69C3">
        <w:rPr>
          <w:rFonts w:hint="eastAsia"/>
        </w:rPr>
        <w:t>주문관리&gt;</w:t>
      </w:r>
      <w:r w:rsidRPr="001D69C3">
        <w:t>AS</w:t>
      </w:r>
      <w:r w:rsidRPr="001D69C3">
        <w:rPr>
          <w:rFonts w:hint="eastAsia"/>
        </w:rPr>
        <w:t xml:space="preserve"> 금액 관리 메뉴</w:t>
      </w:r>
      <w:r w:rsidRPr="001D69C3">
        <w:t>’</w:t>
      </w:r>
      <w:r w:rsidRPr="001D69C3">
        <w:rPr>
          <w:rFonts w:hint="eastAsia"/>
        </w:rPr>
        <w:t xml:space="preserve">에서 비용 발생 이력 </w:t>
      </w:r>
      <w:r w:rsidR="00AC4A92" w:rsidRPr="001D69C3">
        <w:rPr>
          <w:rFonts w:hint="eastAsia"/>
        </w:rPr>
        <w:t xml:space="preserve">즉 배송비 또는 </w:t>
      </w:r>
      <w:r w:rsidR="00B26493" w:rsidRPr="001D69C3">
        <w:br/>
      </w:r>
      <w:r w:rsidR="00AC4A92" w:rsidRPr="001D69C3">
        <w:rPr>
          <w:rFonts w:hint="eastAsia"/>
        </w:rPr>
        <w:t>배송비</w:t>
      </w:r>
      <w:r w:rsidR="00AC4A92" w:rsidRPr="001D69C3">
        <w:t>+AS</w:t>
      </w:r>
      <w:r w:rsidR="00AC4A92" w:rsidRPr="001D69C3">
        <w:rPr>
          <w:rFonts w:hint="eastAsia"/>
        </w:rPr>
        <w:t xml:space="preserve">비용 합계 금액의 비용결제요청 상태 또는 비용결제완료 상태 이력 </w:t>
      </w:r>
      <w:r w:rsidRPr="001D69C3">
        <w:rPr>
          <w:rFonts w:hint="eastAsia"/>
        </w:rPr>
        <w:t>조회가 가능하다.</w:t>
      </w:r>
      <w:r w:rsidRPr="001D69C3">
        <w:t xml:space="preserve"> </w:t>
      </w:r>
      <w:r w:rsidRPr="001D69C3">
        <w:br/>
        <w:t>(</w:t>
      </w:r>
      <w:r w:rsidRPr="001D69C3">
        <w:rPr>
          <w:rFonts w:hint="eastAsia"/>
        </w:rPr>
        <w:t>단,</w:t>
      </w:r>
      <w:r w:rsidRPr="001D69C3">
        <w:t xml:space="preserve"> </w:t>
      </w:r>
      <w:r w:rsidRPr="001D69C3">
        <w:rPr>
          <w:rFonts w:hint="eastAsia"/>
        </w:rPr>
        <w:t>입금에 대한 상태 자동 체크는 별도의 시스템에서 확인한다.</w:t>
      </w:r>
      <w:r w:rsidRPr="001D69C3">
        <w:t>)</w:t>
      </w:r>
    </w:p>
    <w:p w14:paraId="751960C8" w14:textId="77777777" w:rsidR="00665B82" w:rsidRPr="001D69C3" w:rsidRDefault="00665B82" w:rsidP="00665B82">
      <w:pPr>
        <w:pStyle w:val="af3"/>
        <w:ind w:leftChars="0"/>
      </w:pPr>
    </w:p>
    <w:p w14:paraId="69A2BC3C" w14:textId="77777777" w:rsidR="00A35658" w:rsidRPr="001D69C3" w:rsidRDefault="00711992" w:rsidP="00C02474">
      <w:pPr>
        <w:pStyle w:val="-20"/>
        <w:numPr>
          <w:ilvl w:val="1"/>
          <w:numId w:val="20"/>
        </w:numPr>
        <w:ind w:leftChars="142" w:left="851" w:hanging="567"/>
      </w:pPr>
      <w:bookmarkStart w:id="249" w:name="_Toc7512798"/>
      <w:r w:rsidRPr="001D69C3">
        <w:rPr>
          <w:rFonts w:hint="eastAsia"/>
        </w:rPr>
        <w:t>AS</w:t>
      </w:r>
      <w:r w:rsidR="00A35658" w:rsidRPr="001D69C3">
        <w:t xml:space="preserve"> 철회</w:t>
      </w:r>
      <w:bookmarkEnd w:id="249"/>
    </w:p>
    <w:p w14:paraId="231C3313" w14:textId="12224E04" w:rsidR="00A35658" w:rsidRPr="001D69C3" w:rsidRDefault="00711992" w:rsidP="00CF5AEF">
      <w:pPr>
        <w:pStyle w:val="-30"/>
        <w:numPr>
          <w:ilvl w:val="2"/>
          <w:numId w:val="20"/>
        </w:numPr>
        <w:ind w:leftChars="213" w:left="993" w:hanging="567"/>
      </w:pPr>
      <w:bookmarkStart w:id="250" w:name="_Toc7512799"/>
      <w:r w:rsidRPr="001D69C3">
        <w:rPr>
          <w:rFonts w:hint="eastAsia"/>
        </w:rPr>
        <w:t>AS</w:t>
      </w:r>
      <w:r w:rsidR="00A35658" w:rsidRPr="001D69C3">
        <w:t xml:space="preserve"> 철회 가능 시점</w:t>
      </w:r>
      <w:bookmarkEnd w:id="250"/>
    </w:p>
    <w:p w14:paraId="5D7E1C9A" w14:textId="3DC7C608" w:rsidR="008B5D5F" w:rsidRPr="008B5D5F" w:rsidRDefault="00711992" w:rsidP="008B5D5F">
      <w:pPr>
        <w:pStyle w:val="a"/>
      </w:pPr>
      <w:r w:rsidRPr="000E190B">
        <w:rPr>
          <w:rFonts w:hint="eastAsia"/>
        </w:rPr>
        <w:t>AS</w:t>
      </w:r>
      <w:r w:rsidR="00A35658" w:rsidRPr="000E190B">
        <w:t xml:space="preserve"> </w:t>
      </w:r>
      <w:r w:rsidR="00A35658" w:rsidRPr="000E190B">
        <w:rPr>
          <w:rFonts w:hint="eastAsia"/>
        </w:rPr>
        <w:t>접수 상태</w:t>
      </w:r>
      <w:r w:rsidR="00A35658" w:rsidRPr="000E190B">
        <w:t>(</w:t>
      </w:r>
      <w:r w:rsidR="00A35658" w:rsidRPr="000E190B">
        <w:rPr>
          <w:rFonts w:hint="eastAsia"/>
        </w:rPr>
        <w:t>수거지시 전)</w:t>
      </w:r>
      <w:r w:rsidR="00A35658" w:rsidRPr="000E190B">
        <w:t xml:space="preserve"> </w:t>
      </w:r>
      <w:r w:rsidR="00A35658" w:rsidRPr="000E190B">
        <w:rPr>
          <w:rFonts w:hint="eastAsia"/>
        </w:rPr>
        <w:t xml:space="preserve">까지는 </w:t>
      </w:r>
      <w:r w:rsidR="00CA648F">
        <w:rPr>
          <w:rFonts w:hint="eastAsia"/>
        </w:rPr>
        <w:t>온라인몰 ‘홈&gt; 마이페이지</w:t>
      </w:r>
      <w:r w:rsidR="000A53D9" w:rsidRPr="000E190B">
        <w:rPr>
          <w:rFonts w:hint="eastAsia"/>
        </w:rPr>
        <w:t>&gt; 쇼핑내역</w:t>
      </w:r>
      <w:r w:rsidR="00CF09C1" w:rsidRPr="000E190B">
        <w:t>&gt;</w:t>
      </w:r>
      <w:r w:rsidR="000A53D9" w:rsidRPr="000E190B">
        <w:rPr>
          <w:rFonts w:hint="eastAsia"/>
        </w:rPr>
        <w:t>AS신청</w:t>
      </w:r>
      <w:r w:rsidR="000A53D9" w:rsidRPr="000E190B">
        <w:t xml:space="preserve">’ </w:t>
      </w:r>
      <w:r w:rsidR="000A53D9" w:rsidRPr="000E190B">
        <w:rPr>
          <w:rFonts w:hint="eastAsia"/>
        </w:rPr>
        <w:t xml:space="preserve">또는 고객센터를 통하여 </w:t>
      </w:r>
      <w:r w:rsidRPr="000E190B">
        <w:t>AS</w:t>
      </w:r>
      <w:r w:rsidR="00A35658" w:rsidRPr="000E190B">
        <w:rPr>
          <w:rFonts w:hint="eastAsia"/>
        </w:rPr>
        <w:t>를 철회할 수 있다</w:t>
      </w:r>
      <w:r w:rsidR="00A35658" w:rsidRPr="001D69C3">
        <w:rPr>
          <w:rFonts w:hint="eastAsia"/>
        </w:rPr>
        <w:t>.</w:t>
      </w:r>
    </w:p>
    <w:p w14:paraId="2C14271B" w14:textId="11C1ED94" w:rsidR="00F03F63" w:rsidRDefault="00711992" w:rsidP="00CF5AEF">
      <w:pPr>
        <w:pStyle w:val="-30"/>
        <w:numPr>
          <w:ilvl w:val="2"/>
          <w:numId w:val="20"/>
        </w:numPr>
        <w:ind w:leftChars="213" w:left="993" w:hanging="567"/>
      </w:pPr>
      <w:bookmarkStart w:id="251" w:name="_Toc7512800"/>
      <w:r w:rsidRPr="001D69C3">
        <w:rPr>
          <w:rFonts w:hint="eastAsia"/>
        </w:rPr>
        <w:lastRenderedPageBreak/>
        <w:t>AS</w:t>
      </w:r>
      <w:r w:rsidR="00A35658" w:rsidRPr="001D69C3">
        <w:t xml:space="preserve"> 철회 사유</w:t>
      </w:r>
      <w:bookmarkEnd w:id="251"/>
    </w:p>
    <w:tbl>
      <w:tblPr>
        <w:tblW w:w="52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39"/>
        <w:gridCol w:w="909"/>
        <w:gridCol w:w="1133"/>
        <w:gridCol w:w="5812"/>
      </w:tblGrid>
      <w:tr w:rsidR="007E1F4A" w:rsidRPr="001D69C3" w14:paraId="5BAA2AF0" w14:textId="77777777" w:rsidTr="00971584">
        <w:trPr>
          <w:trHeight w:val="397"/>
        </w:trPr>
        <w:tc>
          <w:tcPr>
            <w:tcW w:w="863" w:type="pct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6EB0946" w14:textId="77777777" w:rsidR="007E1F4A" w:rsidRPr="00CF5AEF" w:rsidRDefault="007E1F4A" w:rsidP="00971584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CF5AEF"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  <w:t>사유</w:t>
            </w:r>
          </w:p>
        </w:tc>
        <w:tc>
          <w:tcPr>
            <w:tcW w:w="479" w:type="pct"/>
            <w:shd w:val="clear" w:color="auto" w:fill="BFBFBF"/>
            <w:vAlign w:val="center"/>
          </w:tcPr>
          <w:p w14:paraId="71CF827E" w14:textId="77777777" w:rsidR="007E1F4A" w:rsidRPr="00CF5AEF" w:rsidRDefault="007E1F4A" w:rsidP="00971584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CF5AEF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F</w:t>
            </w:r>
            <w:r w:rsidRPr="00CF5AEF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O</w:t>
            </w:r>
            <w:r w:rsidRPr="00CF5AEF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노출</w:t>
            </w:r>
          </w:p>
        </w:tc>
        <w:tc>
          <w:tcPr>
            <w:tcW w:w="597" w:type="pct"/>
            <w:shd w:val="clear" w:color="auto" w:fill="BFBFBF"/>
            <w:vAlign w:val="center"/>
          </w:tcPr>
          <w:p w14:paraId="40CE013A" w14:textId="77777777" w:rsidR="007E1F4A" w:rsidRPr="00CF5AEF" w:rsidRDefault="007E1F4A" w:rsidP="00971584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CF5AEF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B</w:t>
            </w:r>
            <w:r w:rsidRPr="00CF5AEF">
              <w:rPr>
                <w:rFonts w:cs="굴림"/>
                <w:b/>
                <w:bCs/>
                <w:snapToGrid w:val="0"/>
                <w:color w:val="000000" w:themeColor="text1"/>
                <w:sz w:val="16"/>
                <w:szCs w:val="16"/>
              </w:rPr>
              <w:t>O</w:t>
            </w:r>
            <w:r w:rsidRPr="00CF5AEF">
              <w:rPr>
                <w:rFonts w:cs="굴림" w:hint="eastAsia"/>
                <w:b/>
                <w:bCs/>
                <w:snapToGrid w:val="0"/>
                <w:color w:val="000000" w:themeColor="text1"/>
                <w:sz w:val="16"/>
                <w:szCs w:val="16"/>
              </w:rPr>
              <w:t>노출</w:t>
            </w:r>
          </w:p>
        </w:tc>
        <w:tc>
          <w:tcPr>
            <w:tcW w:w="3061" w:type="pct"/>
            <w:shd w:val="clear" w:color="auto" w:fill="BFBFBF"/>
            <w:vAlign w:val="center"/>
          </w:tcPr>
          <w:p w14:paraId="3A11E5D0" w14:textId="77777777" w:rsidR="007E1F4A" w:rsidRPr="00CF5AEF" w:rsidRDefault="007E1F4A" w:rsidP="00971584">
            <w:pPr>
              <w:spacing w:before="20" w:after="40" w:line="240" w:lineRule="exact"/>
              <w:jc w:val="center"/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</w:pPr>
            <w:r w:rsidRPr="00CF5AEF">
              <w:rPr>
                <w:rFonts w:cs="굴림"/>
                <w:b/>
                <w:bCs/>
                <w:snapToGrid w:val="0"/>
                <w:color w:val="000000"/>
                <w:sz w:val="16"/>
                <w:szCs w:val="16"/>
              </w:rPr>
              <w:t>설명</w:t>
            </w:r>
          </w:p>
        </w:tc>
      </w:tr>
      <w:tr w:rsidR="007E1F4A" w:rsidRPr="001D69C3" w14:paraId="15C7F9AD" w14:textId="77777777" w:rsidTr="00971584">
        <w:trPr>
          <w:trHeight w:val="397"/>
        </w:trPr>
        <w:tc>
          <w:tcPr>
            <w:tcW w:w="863" w:type="pct"/>
            <w:shd w:val="clear" w:color="auto" w:fill="F2F2F2"/>
            <w:vAlign w:val="center"/>
          </w:tcPr>
          <w:p w14:paraId="2A3E12E1" w14:textId="77777777" w:rsidR="007E1F4A" w:rsidRPr="00CF5AEF" w:rsidRDefault="007E1F4A" w:rsidP="00971584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sz w:val="16"/>
                <w:szCs w:val="16"/>
              </w:rPr>
            </w:pPr>
            <w:proofErr w:type="spellStart"/>
            <w:r w:rsidRPr="00CF5AEF">
              <w:rPr>
                <w:rFonts w:cs="굴림"/>
                <w:bCs/>
                <w:snapToGrid w:val="0"/>
                <w:sz w:val="16"/>
                <w:szCs w:val="16"/>
              </w:rPr>
              <w:t>고객변심</w:t>
            </w:r>
            <w:proofErr w:type="spellEnd"/>
          </w:p>
        </w:tc>
        <w:tc>
          <w:tcPr>
            <w:tcW w:w="479" w:type="pct"/>
            <w:vAlign w:val="center"/>
          </w:tcPr>
          <w:p w14:paraId="2A67057A" w14:textId="77777777" w:rsidR="007E1F4A" w:rsidRPr="00CF5AEF" w:rsidRDefault="007E1F4A" w:rsidP="00971584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CF5AEF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597" w:type="pct"/>
            <w:vAlign w:val="center"/>
          </w:tcPr>
          <w:p w14:paraId="4D49D497" w14:textId="77777777" w:rsidR="007E1F4A" w:rsidRPr="00CF5AEF" w:rsidRDefault="007E1F4A" w:rsidP="00971584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CF5AEF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061" w:type="pct"/>
            <w:vAlign w:val="center"/>
          </w:tcPr>
          <w:p w14:paraId="246D7255" w14:textId="6FC195B6" w:rsidR="007E1F4A" w:rsidRPr="00CF5AEF" w:rsidRDefault="007E1F4A" w:rsidP="00971584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  <w:szCs w:val="16"/>
              </w:rPr>
            </w:pPr>
            <w:r w:rsidRPr="00CF5AEF">
              <w:rPr>
                <w:rFonts w:cs="굴림"/>
                <w:bCs/>
                <w:iCs/>
                <w:sz w:val="16"/>
                <w:szCs w:val="16"/>
              </w:rPr>
              <w:t xml:space="preserve">구매자가 </w:t>
            </w:r>
            <w:r w:rsidRPr="00CF5AEF">
              <w:rPr>
                <w:rFonts w:cs="굴림" w:hint="eastAsia"/>
                <w:bCs/>
                <w:iCs/>
                <w:sz w:val="16"/>
                <w:szCs w:val="16"/>
              </w:rPr>
              <w:t>A</w:t>
            </w:r>
            <w:r w:rsidRPr="00CF5AEF">
              <w:rPr>
                <w:rFonts w:cs="굴림"/>
                <w:bCs/>
                <w:iCs/>
                <w:sz w:val="16"/>
                <w:szCs w:val="16"/>
              </w:rPr>
              <w:t>/S</w:t>
            </w:r>
            <w:r w:rsidRPr="00CF5AEF">
              <w:rPr>
                <w:rFonts w:cs="굴림" w:hint="eastAsia"/>
                <w:bCs/>
                <w:iCs/>
                <w:sz w:val="16"/>
                <w:szCs w:val="16"/>
              </w:rPr>
              <w:t xml:space="preserve"> </w:t>
            </w:r>
            <w:r w:rsidRPr="00CF5AEF">
              <w:rPr>
                <w:rFonts w:cs="굴림"/>
                <w:bCs/>
                <w:iCs/>
                <w:sz w:val="16"/>
                <w:szCs w:val="16"/>
              </w:rPr>
              <w:t xml:space="preserve">상품을 </w:t>
            </w:r>
            <w:r w:rsidRPr="00CF5AEF">
              <w:rPr>
                <w:rFonts w:cs="굴림" w:hint="eastAsia"/>
                <w:bCs/>
                <w:iCs/>
                <w:sz w:val="16"/>
                <w:szCs w:val="16"/>
              </w:rPr>
              <w:t>A</w:t>
            </w:r>
            <w:r w:rsidRPr="00CF5AEF">
              <w:rPr>
                <w:rFonts w:cs="굴림"/>
                <w:bCs/>
                <w:iCs/>
                <w:sz w:val="16"/>
                <w:szCs w:val="16"/>
              </w:rPr>
              <w:t>/S</w:t>
            </w:r>
            <w:r w:rsidRPr="00CF5AEF">
              <w:rPr>
                <w:rFonts w:cs="굴림" w:hint="eastAsia"/>
                <w:bCs/>
                <w:iCs/>
                <w:sz w:val="16"/>
                <w:szCs w:val="16"/>
              </w:rPr>
              <w:t>하지</w:t>
            </w:r>
            <w:r w:rsidRPr="00CF5AEF">
              <w:rPr>
                <w:rFonts w:cs="굴림"/>
                <w:bCs/>
                <w:iCs/>
                <w:sz w:val="16"/>
                <w:szCs w:val="16"/>
              </w:rPr>
              <w:t xml:space="preserve"> 않고</w:t>
            </w:r>
            <w:r w:rsidRPr="00CF5AEF">
              <w:rPr>
                <w:rFonts w:cs="굴림" w:hint="eastAsia"/>
                <w:bCs/>
                <w:iCs/>
                <w:sz w:val="16"/>
                <w:szCs w:val="16"/>
              </w:rPr>
              <w:t>,</w:t>
            </w:r>
            <w:r w:rsidRPr="00CF5AEF">
              <w:rPr>
                <w:rFonts w:cs="굴림"/>
                <w:bCs/>
                <w:iCs/>
                <w:sz w:val="16"/>
                <w:szCs w:val="16"/>
              </w:rPr>
              <w:t xml:space="preserve"> 사용하겠다고 요청한 경우</w:t>
            </w:r>
          </w:p>
        </w:tc>
      </w:tr>
      <w:tr w:rsidR="007E1F4A" w:rsidRPr="001D69C3" w14:paraId="078F2E26" w14:textId="77777777" w:rsidTr="00971584">
        <w:trPr>
          <w:trHeight w:val="397"/>
        </w:trPr>
        <w:tc>
          <w:tcPr>
            <w:tcW w:w="863" w:type="pct"/>
            <w:shd w:val="clear" w:color="auto" w:fill="F2F2F2"/>
            <w:vAlign w:val="center"/>
          </w:tcPr>
          <w:p w14:paraId="33C230AC" w14:textId="77777777" w:rsidR="007E1F4A" w:rsidRPr="00CF5AEF" w:rsidRDefault="007E1F4A" w:rsidP="00971584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sz w:val="16"/>
                <w:szCs w:val="16"/>
              </w:rPr>
            </w:pPr>
            <w:r w:rsidRPr="00CF5AEF">
              <w:rPr>
                <w:rFonts w:cs="굴림" w:hint="eastAsia"/>
                <w:bCs/>
                <w:snapToGrid w:val="0"/>
                <w:sz w:val="16"/>
                <w:szCs w:val="16"/>
              </w:rPr>
              <w:t>관리자 임의 처리</w:t>
            </w:r>
          </w:p>
        </w:tc>
        <w:tc>
          <w:tcPr>
            <w:tcW w:w="479" w:type="pct"/>
            <w:vAlign w:val="center"/>
          </w:tcPr>
          <w:p w14:paraId="3BD2139F" w14:textId="77777777" w:rsidR="007E1F4A" w:rsidRPr="00CF5AEF" w:rsidRDefault="007E1F4A" w:rsidP="00971584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CF5AEF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X</w:t>
            </w:r>
          </w:p>
        </w:tc>
        <w:tc>
          <w:tcPr>
            <w:tcW w:w="597" w:type="pct"/>
            <w:vAlign w:val="center"/>
          </w:tcPr>
          <w:p w14:paraId="05478C23" w14:textId="77777777" w:rsidR="007E1F4A" w:rsidRPr="00CF5AEF" w:rsidRDefault="007E1F4A" w:rsidP="00971584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CF5AEF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061" w:type="pct"/>
            <w:vAlign w:val="center"/>
          </w:tcPr>
          <w:p w14:paraId="24D7D83C" w14:textId="2EB340C9" w:rsidR="007E1F4A" w:rsidRPr="00CF5AEF" w:rsidRDefault="007E1F4A" w:rsidP="00971584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  <w:szCs w:val="16"/>
              </w:rPr>
            </w:pPr>
            <w:r w:rsidRPr="00CF5AEF">
              <w:rPr>
                <w:rFonts w:cs="굴림" w:hint="eastAsia"/>
                <w:bCs/>
                <w:iCs/>
                <w:sz w:val="16"/>
                <w:szCs w:val="16"/>
              </w:rPr>
              <w:t>관리자가 임의로 A</w:t>
            </w:r>
            <w:r w:rsidRPr="00CF5AEF">
              <w:rPr>
                <w:rFonts w:cs="굴림"/>
                <w:bCs/>
                <w:iCs/>
                <w:sz w:val="16"/>
                <w:szCs w:val="16"/>
              </w:rPr>
              <w:t>/S</w:t>
            </w:r>
            <w:r w:rsidRPr="00CF5AEF">
              <w:rPr>
                <w:rFonts w:cs="굴림" w:hint="eastAsia"/>
                <w:bCs/>
                <w:iCs/>
                <w:sz w:val="16"/>
                <w:szCs w:val="16"/>
              </w:rPr>
              <w:t xml:space="preserve"> 접수 건에 대하여 철회를 진행하는 경우</w:t>
            </w:r>
          </w:p>
        </w:tc>
      </w:tr>
      <w:tr w:rsidR="007E1F4A" w:rsidRPr="001D69C3" w14:paraId="34BF8FBB" w14:textId="77777777" w:rsidTr="00971584">
        <w:trPr>
          <w:trHeight w:val="397"/>
        </w:trPr>
        <w:tc>
          <w:tcPr>
            <w:tcW w:w="863" w:type="pct"/>
            <w:shd w:val="clear" w:color="auto" w:fill="F2F2F2"/>
            <w:vAlign w:val="center"/>
          </w:tcPr>
          <w:p w14:paraId="1AEA0BB3" w14:textId="77777777" w:rsidR="007E1F4A" w:rsidRPr="00CF5AEF" w:rsidRDefault="007E1F4A" w:rsidP="00971584">
            <w:pPr>
              <w:spacing w:before="20" w:after="40" w:line="240" w:lineRule="exact"/>
              <w:jc w:val="left"/>
              <w:rPr>
                <w:rFonts w:cs="굴림"/>
                <w:bCs/>
                <w:snapToGrid w:val="0"/>
                <w:sz w:val="16"/>
                <w:szCs w:val="16"/>
              </w:rPr>
            </w:pPr>
            <w:r w:rsidRPr="00CF5AEF">
              <w:rPr>
                <w:rFonts w:cs="굴림" w:hint="eastAsia"/>
                <w:bCs/>
                <w:snapToGrid w:val="0"/>
                <w:sz w:val="16"/>
                <w:szCs w:val="16"/>
              </w:rPr>
              <w:t>기타</w:t>
            </w:r>
          </w:p>
        </w:tc>
        <w:tc>
          <w:tcPr>
            <w:tcW w:w="479" w:type="pct"/>
            <w:vAlign w:val="center"/>
          </w:tcPr>
          <w:p w14:paraId="1FCF85BB" w14:textId="77777777" w:rsidR="007E1F4A" w:rsidRPr="00CF5AEF" w:rsidRDefault="007E1F4A" w:rsidP="00971584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CF5AEF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597" w:type="pct"/>
            <w:vAlign w:val="center"/>
          </w:tcPr>
          <w:p w14:paraId="774A1725" w14:textId="77777777" w:rsidR="007E1F4A" w:rsidRPr="00CF5AEF" w:rsidRDefault="007E1F4A" w:rsidP="00971584">
            <w:pPr>
              <w:spacing w:before="20" w:after="40" w:line="240" w:lineRule="exact"/>
              <w:jc w:val="center"/>
              <w:rPr>
                <w:rFonts w:cs="굴림"/>
                <w:bCs/>
                <w:iCs/>
                <w:sz w:val="16"/>
                <w:szCs w:val="16"/>
              </w:rPr>
            </w:pPr>
            <w:r w:rsidRPr="00CF5AEF">
              <w:rPr>
                <w:rFonts w:cs="Arial" w:hint="eastAsia"/>
                <w:color w:val="000000" w:themeColor="text1"/>
                <w:spacing w:val="-12"/>
                <w:kern w:val="24"/>
                <w:sz w:val="16"/>
                <w:szCs w:val="16"/>
              </w:rPr>
              <w:t>○</w:t>
            </w:r>
          </w:p>
        </w:tc>
        <w:tc>
          <w:tcPr>
            <w:tcW w:w="3061" w:type="pct"/>
            <w:vAlign w:val="center"/>
          </w:tcPr>
          <w:p w14:paraId="7066D9D4" w14:textId="28F5F90E" w:rsidR="007E1F4A" w:rsidRPr="00CF5AEF" w:rsidRDefault="007E1F4A" w:rsidP="00971584">
            <w:pPr>
              <w:spacing w:before="20" w:after="40" w:line="240" w:lineRule="exact"/>
              <w:jc w:val="left"/>
              <w:rPr>
                <w:rFonts w:cs="굴림"/>
                <w:bCs/>
                <w:iCs/>
                <w:sz w:val="16"/>
                <w:szCs w:val="16"/>
              </w:rPr>
            </w:pPr>
            <w:proofErr w:type="spellStart"/>
            <w:r w:rsidRPr="00CF5AEF">
              <w:rPr>
                <w:rFonts w:cs="굴림" w:hint="eastAsia"/>
                <w:bCs/>
                <w:iCs/>
                <w:sz w:val="16"/>
                <w:szCs w:val="16"/>
              </w:rPr>
              <w:t>고객변심</w:t>
            </w:r>
            <w:proofErr w:type="spellEnd"/>
            <w:r w:rsidRPr="00CF5AEF">
              <w:rPr>
                <w:rFonts w:cs="굴림" w:hint="eastAsia"/>
                <w:bCs/>
                <w:iCs/>
                <w:sz w:val="16"/>
                <w:szCs w:val="16"/>
              </w:rPr>
              <w:t>,</w:t>
            </w:r>
            <w:r w:rsidRPr="00CF5AEF">
              <w:rPr>
                <w:rFonts w:cs="굴림"/>
                <w:bCs/>
                <w:iCs/>
                <w:sz w:val="16"/>
                <w:szCs w:val="16"/>
              </w:rPr>
              <w:t xml:space="preserve"> </w:t>
            </w:r>
            <w:r w:rsidRPr="00CF5AEF">
              <w:rPr>
                <w:rFonts w:cs="굴림" w:hint="eastAsia"/>
                <w:bCs/>
                <w:iCs/>
                <w:sz w:val="16"/>
                <w:szCs w:val="16"/>
              </w:rPr>
              <w:t xml:space="preserve">관리자 임의 처리 외 사유에 의하여 </w:t>
            </w:r>
            <w:r w:rsidRPr="00CF5AEF">
              <w:rPr>
                <w:rFonts w:cs="굴림"/>
                <w:bCs/>
                <w:iCs/>
                <w:sz w:val="16"/>
                <w:szCs w:val="16"/>
              </w:rPr>
              <w:t>A/S</w:t>
            </w:r>
            <w:r w:rsidRPr="00CF5AEF">
              <w:rPr>
                <w:rFonts w:cs="굴림" w:hint="eastAsia"/>
                <w:bCs/>
                <w:iCs/>
                <w:sz w:val="16"/>
                <w:szCs w:val="16"/>
              </w:rPr>
              <w:t>를 철회하는 경우</w:t>
            </w:r>
            <w:r w:rsidRPr="00CF5AEF">
              <w:rPr>
                <w:rFonts w:hint="eastAsia"/>
                <w:noProof/>
                <w:color w:val="000000" w:themeColor="text1"/>
                <w:sz w:val="16"/>
                <w:szCs w:val="16"/>
              </w:rPr>
              <w:t xml:space="preserve"> </w:t>
            </w:r>
          </w:p>
        </w:tc>
      </w:tr>
    </w:tbl>
    <w:p w14:paraId="71DB67D6" w14:textId="77777777" w:rsidR="007E1F4A" w:rsidRPr="007E1F4A" w:rsidRDefault="007E1F4A" w:rsidP="00433766">
      <w:pPr>
        <w:pStyle w:val="3Depth"/>
        <w:numPr>
          <w:ilvl w:val="0"/>
          <w:numId w:val="0"/>
        </w:numPr>
      </w:pPr>
    </w:p>
    <w:sectPr w:rsidR="007E1F4A" w:rsidRPr="007E1F4A">
      <w:headerReference w:type="default" r:id="rId15"/>
      <w:footerReference w:type="default" r:id="rId16"/>
      <w:pgSz w:w="11907" w:h="16840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D07A8E" w14:textId="77777777" w:rsidR="00D45B4D" w:rsidRDefault="00D45B4D">
      <w:r>
        <w:separator/>
      </w:r>
    </w:p>
  </w:endnote>
  <w:endnote w:type="continuationSeparator" w:id="0">
    <w:p w14:paraId="5A7DF37F" w14:textId="77777777" w:rsidR="00D45B4D" w:rsidRDefault="00D45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돋움"/>
    <w:panose1 w:val="020B0604020202020204"/>
    <w:charset w:val="81"/>
    <w:family w:val="modern"/>
    <w:pitch w:val="variable"/>
    <w:sig w:usb0="00000000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나눔고딕">
    <w:altName w:val="맑은 고딕"/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B6E981" w14:textId="77777777" w:rsidR="003D0A15" w:rsidRDefault="003D0A15">
    <w:pPr>
      <w:pStyle w:val="ab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928E60F" w14:textId="77777777" w:rsidR="003D0A15" w:rsidRDefault="003D0A15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DE0069" w14:textId="77777777" w:rsidR="003D0A15" w:rsidRDefault="003D0A15" w:rsidP="00C1402A">
    <w:pPr>
      <w:pStyle w:val="ab"/>
      <w:tabs>
        <w:tab w:val="clear" w:pos="4320"/>
        <w:tab w:val="clear" w:pos="8640"/>
        <w:tab w:val="center" w:pos="4513"/>
        <w:tab w:val="right" w:pos="9027"/>
      </w:tabs>
      <w:jc w:val="right"/>
    </w:pPr>
    <w:r>
      <w:rPr>
        <w:noProof/>
      </w:rPr>
      <w:drawing>
        <wp:inline distT="0" distB="0" distL="0" distR="0" wp14:anchorId="79070570" wp14:editId="1D689F36">
          <wp:extent cx="409575" cy="133350"/>
          <wp:effectExtent l="0" t="0" r="0" b="0"/>
          <wp:docPr id="2" name="그림 2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 w:rsidRPr="00FE0754">
      <w:rPr>
        <w:rFonts w:hint="eastAsia"/>
        <w:bCs/>
        <w:sz w:val="16"/>
        <w:szCs w:val="16"/>
      </w:rPr>
      <w:t>Copyright 3top 201</w:t>
    </w:r>
    <w:del w:id="0" w:author="3top_user000" w:date="2018-07-18T10:17:00Z">
      <w:r w:rsidRPr="00FE0754" w:rsidDel="001360DE">
        <w:rPr>
          <w:rFonts w:hint="eastAsia"/>
          <w:bCs/>
          <w:sz w:val="16"/>
          <w:szCs w:val="16"/>
        </w:rPr>
        <w:delText>3</w:delText>
      </w:r>
    </w:del>
    <w:ins w:id="1" w:author="3top_user000" w:date="2018-07-18T10:17:00Z">
      <w:r>
        <w:rPr>
          <w:bCs/>
          <w:sz w:val="16"/>
          <w:szCs w:val="16"/>
        </w:rPr>
        <w:t>8</w:t>
      </w:r>
    </w:ins>
    <w:r w:rsidRPr="00FE0754">
      <w:rPr>
        <w:rFonts w:hint="eastAsia"/>
        <w:bCs/>
        <w:sz w:val="16"/>
        <w:szCs w:val="16"/>
      </w:rPr>
      <w:t xml:space="preserve"> 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718239" w14:textId="77777777" w:rsidR="003D0A15" w:rsidRPr="00366218" w:rsidRDefault="003D0A15" w:rsidP="00930DCE">
    <w:pPr>
      <w:widowControl/>
      <w:tabs>
        <w:tab w:val="center" w:pos="4513"/>
        <w:tab w:val="right" w:pos="9027"/>
      </w:tabs>
      <w:spacing w:line="240" w:lineRule="auto"/>
      <w:ind w:right="98"/>
      <w:jc w:val="right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1B0A878" wp14:editId="013BD2DF">
              <wp:simplePos x="0" y="0"/>
              <wp:positionH relativeFrom="column">
                <wp:posOffset>8890</wp:posOffset>
              </wp:positionH>
              <wp:positionV relativeFrom="paragraph">
                <wp:posOffset>-43815</wp:posOffset>
              </wp:positionV>
              <wp:extent cx="5711825" cy="18415"/>
              <wp:effectExtent l="0" t="0" r="3810" b="635"/>
              <wp:wrapNone/>
              <wp:docPr id="1" name="사각형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1182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D57F28" id="사각형 38" o:spid="_x0000_s1026" style="position:absolute;left:0;text-align:left;margin-left:.7pt;margin-top:-3.45pt;width:449.75pt;height:1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" fillcolor="black" stroked="f" strokeweight="1pt"/>
          </w:pict>
        </mc:Fallback>
      </mc:AlternateContent>
    </w:r>
    <w:r>
      <w:rPr>
        <w:noProof/>
      </w:rPr>
      <w:drawing>
        <wp:inline distT="0" distB="0" distL="0" distR="0" wp14:anchorId="6F156F3A" wp14:editId="24590972">
          <wp:extent cx="428625" cy="133350"/>
          <wp:effectExtent l="0" t="0" r="0" b="0"/>
          <wp:docPr id="4" name="그림 4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30DCE">
      <w:rPr>
        <w:b/>
        <w:bCs/>
      </w:rPr>
      <w:tab/>
    </w:r>
    <w:r w:rsidRPr="00C6385D">
      <w:rPr>
        <w:b/>
        <w:bCs/>
      </w:rPr>
      <w:fldChar w:fldCharType="begin"/>
    </w:r>
    <w:r w:rsidRPr="00C6385D">
      <w:rPr>
        <w:b/>
        <w:bCs/>
      </w:rPr>
      <w:instrText>PAGE   \* MERGEFORMAT</w:instrText>
    </w:r>
    <w:r w:rsidRPr="00C6385D">
      <w:rPr>
        <w:b/>
        <w:bCs/>
      </w:rPr>
      <w:fldChar w:fldCharType="separate"/>
    </w:r>
    <w:r w:rsidRPr="00963390">
      <w:rPr>
        <w:b/>
        <w:bCs/>
        <w:noProof/>
        <w:lang w:val="ko-KR"/>
      </w:rPr>
      <w:t>8</w:t>
    </w:r>
    <w:r w:rsidRPr="00C6385D">
      <w:rPr>
        <w:b/>
        <w:bCs/>
      </w:rPr>
      <w:fldChar w:fldCharType="end"/>
    </w:r>
    <w:r w:rsidRPr="00930DCE">
      <w:rPr>
        <w:b/>
        <w:bCs/>
      </w:rPr>
      <w:tab/>
    </w:r>
    <w:r w:rsidRPr="00FE0754">
      <w:rPr>
        <w:rFonts w:hint="eastAsia"/>
        <w:bCs/>
        <w:sz w:val="16"/>
        <w:szCs w:val="16"/>
      </w:rPr>
      <w:t>Copyright 3top 201</w:t>
    </w:r>
    <w:del w:id="252" w:author="3top_user000" w:date="2018-07-18T10:17:00Z">
      <w:r w:rsidRPr="00FE0754" w:rsidDel="001360DE">
        <w:rPr>
          <w:rFonts w:hint="eastAsia"/>
          <w:bCs/>
          <w:sz w:val="16"/>
          <w:szCs w:val="16"/>
        </w:rPr>
        <w:delText>3</w:delText>
      </w:r>
    </w:del>
    <w:ins w:id="253" w:author="3top_user000" w:date="2018-07-18T10:17:00Z">
      <w:r>
        <w:rPr>
          <w:bCs/>
          <w:sz w:val="16"/>
          <w:szCs w:val="16"/>
        </w:rPr>
        <w:t>8</w:t>
      </w:r>
    </w:ins>
    <w:r w:rsidRPr="00FE0754">
      <w:rPr>
        <w:rFonts w:hint="eastAsia"/>
        <w:bCs/>
        <w:sz w:val="16"/>
        <w:szCs w:val="16"/>
      </w:rPr>
      <w:t xml:space="preserve"> 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AA8BBB" w14:textId="77777777" w:rsidR="00D45B4D" w:rsidRDefault="00D45B4D">
      <w:r>
        <w:separator/>
      </w:r>
    </w:p>
  </w:footnote>
  <w:footnote w:type="continuationSeparator" w:id="0">
    <w:p w14:paraId="7C77D780" w14:textId="77777777" w:rsidR="00D45B4D" w:rsidRDefault="00D45B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1E989F" w14:textId="77777777" w:rsidR="003D0A15" w:rsidRDefault="003D0A15">
    <w:pPr>
      <w:pStyle w:val="aa"/>
      <w:ind w:rightChars="-166" w:right="-332"/>
      <w:jc w:val="right"/>
    </w:pPr>
  </w:p>
  <w:p w14:paraId="69D1BCEA" w14:textId="77777777" w:rsidR="003D0A15" w:rsidRDefault="003D0A15">
    <w:pPr>
      <w:pStyle w:val="aa"/>
      <w:jc w:val="right"/>
    </w:pPr>
  </w:p>
  <w:p w14:paraId="2E493CD8" w14:textId="77777777" w:rsidR="003D0A15" w:rsidRDefault="003D0A15">
    <w:pPr>
      <w:pStyle w:val="aa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73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342"/>
      <w:gridCol w:w="2343"/>
      <w:gridCol w:w="2344"/>
      <w:gridCol w:w="2344"/>
    </w:tblGrid>
    <w:tr w:rsidR="003D0A15" w:rsidRPr="00450C21" w14:paraId="45D90A98" w14:textId="77777777" w:rsidTr="00CC16C8">
      <w:trPr>
        <w:cantSplit/>
        <w:trHeight w:val="353"/>
      </w:trPr>
      <w:tc>
        <w:tcPr>
          <w:tcW w:w="9373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6044AE21" w14:textId="77777777" w:rsidR="003D0A15" w:rsidRPr="00EE3FF6" w:rsidRDefault="003D0A15">
          <w:pPr>
            <w:spacing w:line="0" w:lineRule="atLeast"/>
            <w:jc w:val="center"/>
            <w:rPr>
              <w:b/>
              <w:bCs/>
              <w:sz w:val="32"/>
            </w:rPr>
          </w:pPr>
          <w:r w:rsidRPr="00EE3FF6">
            <w:rPr>
              <w:rFonts w:hint="eastAsia"/>
              <w:b/>
              <w:sz w:val="32"/>
            </w:rPr>
            <w:t>[</w:t>
          </w:r>
          <w:r>
            <w:rPr>
              <w:rFonts w:hint="eastAsia"/>
              <w:b/>
              <w:sz w:val="32"/>
            </w:rPr>
            <w:t>클레임</w:t>
          </w:r>
          <w:r w:rsidRPr="00EE3FF6">
            <w:rPr>
              <w:rFonts w:hint="eastAsia"/>
              <w:b/>
              <w:sz w:val="32"/>
            </w:rPr>
            <w:t>]</w:t>
          </w:r>
          <w:r w:rsidRPr="00EE3FF6">
            <w:rPr>
              <w:b/>
              <w:sz w:val="32"/>
            </w:rPr>
            <w:t xml:space="preserve"> </w:t>
          </w:r>
          <w:r w:rsidRPr="00EE3FF6">
            <w:rPr>
              <w:rFonts w:hint="eastAsia"/>
              <w:b/>
              <w:sz w:val="32"/>
            </w:rPr>
            <w:t>서비스 정책서</w:t>
          </w:r>
        </w:p>
      </w:tc>
    </w:tr>
    <w:tr w:rsidR="003D0A15" w:rsidRPr="00450C21" w14:paraId="30748C77" w14:textId="77777777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3278448F" w14:textId="77777777" w:rsidR="003D0A15" w:rsidRPr="004B15C0" w:rsidRDefault="003D0A15">
          <w:pPr>
            <w:spacing w:line="0" w:lineRule="atLeast"/>
            <w:jc w:val="center"/>
          </w:pPr>
          <w:r w:rsidRPr="004B15C0">
            <w:rPr>
              <w:rFonts w:hint="eastAsia"/>
            </w:rPr>
            <w:t>프로젝트</w:t>
          </w:r>
        </w:p>
      </w:tc>
      <w:tc>
        <w:tcPr>
          <w:tcW w:w="7031" w:type="dxa"/>
          <w:gridSpan w:val="3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4AEAE589" w14:textId="77777777" w:rsidR="003D0A15" w:rsidRPr="004B15C0" w:rsidRDefault="003D0A15">
          <w:pPr>
            <w:tabs>
              <w:tab w:val="left" w:pos="1135"/>
            </w:tabs>
            <w:spacing w:line="0" w:lineRule="atLeast"/>
            <w:ind w:right="68"/>
          </w:pPr>
          <w:r w:rsidRPr="004B15C0">
            <w:rPr>
              <w:rFonts w:hint="eastAsia"/>
            </w:rPr>
            <w:t>ABC-MART 온라인 쇼핑몰 2.0 구축</w:t>
          </w:r>
        </w:p>
      </w:tc>
    </w:tr>
    <w:tr w:rsidR="003D0A15" w:rsidRPr="00450C21" w14:paraId="69AB4965" w14:textId="77777777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023D86F4" w14:textId="77777777" w:rsidR="003D0A15" w:rsidRPr="004B15C0" w:rsidRDefault="003D0A15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작성자</w:t>
          </w:r>
        </w:p>
      </w:tc>
      <w:tc>
        <w:tcPr>
          <w:tcW w:w="23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0D6EEA54" w14:textId="6B4F36EE" w:rsidR="003D0A15" w:rsidRPr="004B15C0" w:rsidRDefault="003D0A15" w:rsidP="00711C1E">
          <w:pPr>
            <w:spacing w:line="0" w:lineRule="atLeast"/>
            <w:jc w:val="center"/>
          </w:pPr>
          <w:r>
            <w:rPr>
              <w:rFonts w:hint="eastAsia"/>
            </w:rPr>
            <w:t>신진아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73204805" w14:textId="77777777" w:rsidR="003D0A15" w:rsidRPr="004B15C0" w:rsidRDefault="003D0A15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작성일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3877DECE" w14:textId="3AF46EF0" w:rsidR="003D0A15" w:rsidRPr="004B15C0" w:rsidRDefault="00E913EE" w:rsidP="002E274B">
          <w:pPr>
            <w:tabs>
              <w:tab w:val="left" w:pos="1135"/>
            </w:tabs>
            <w:spacing w:line="0" w:lineRule="atLeast"/>
            <w:ind w:right="68"/>
            <w:jc w:val="center"/>
          </w:pPr>
          <w:r>
            <w:t>2019-07-01</w:t>
          </w:r>
        </w:p>
      </w:tc>
    </w:tr>
    <w:tr w:rsidR="003D0A15" w:rsidRPr="00450C21" w14:paraId="6DF3E603" w14:textId="77777777" w:rsidTr="00CC16C8">
      <w:trPr>
        <w:cantSplit/>
        <w:trHeight w:val="207"/>
      </w:trPr>
      <w:tc>
        <w:tcPr>
          <w:tcW w:w="2342" w:type="dxa"/>
          <w:tcBorders>
            <w:top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6B2B893F" w14:textId="77777777" w:rsidR="003D0A15" w:rsidRPr="004B15C0" w:rsidRDefault="003D0A15" w:rsidP="00AC3467">
          <w:pPr>
            <w:spacing w:line="0" w:lineRule="atLeast"/>
            <w:jc w:val="center"/>
          </w:pPr>
          <w:r w:rsidRPr="004B15C0">
            <w:rPr>
              <w:rFonts w:hint="eastAsia"/>
            </w:rPr>
            <w:t>승인자</w:t>
          </w:r>
        </w:p>
      </w:tc>
      <w:tc>
        <w:tcPr>
          <w:tcW w:w="2343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003D22C3" w14:textId="77777777" w:rsidR="003D0A15" w:rsidRPr="004B15C0" w:rsidRDefault="003D0A15" w:rsidP="00711C1E">
          <w:pPr>
            <w:spacing w:line="0" w:lineRule="atLeast"/>
            <w:jc w:val="center"/>
          </w:pP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446B4378" w14:textId="77777777" w:rsidR="003D0A15" w:rsidRPr="004B15C0" w:rsidRDefault="003D0A15">
          <w:pPr>
            <w:spacing w:line="0" w:lineRule="atLeast"/>
            <w:jc w:val="center"/>
          </w:pPr>
          <w:r w:rsidRPr="004B15C0">
            <w:rPr>
              <w:rFonts w:hint="eastAsia"/>
            </w:rPr>
            <w:t>승인일</w:t>
          </w: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62082803" w14:textId="77777777" w:rsidR="003D0A15" w:rsidRPr="004B15C0" w:rsidRDefault="003D0A15" w:rsidP="00711C1E">
          <w:pPr>
            <w:spacing w:line="0" w:lineRule="atLeast"/>
            <w:jc w:val="center"/>
          </w:pPr>
        </w:p>
      </w:tc>
    </w:tr>
  </w:tbl>
  <w:p w14:paraId="40CBE2A6" w14:textId="77777777" w:rsidR="003D0A15" w:rsidRPr="00450C21" w:rsidRDefault="003D0A15" w:rsidP="001D69C3">
    <w:pPr>
      <w:pStyle w:val="aa"/>
      <w:ind w:right="1000"/>
      <w:rPr>
        <w:rFonts w:ascii="나눔고딕" w:eastAsia="나눔고딕" w:hAnsi="나눔고딕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182D1C"/>
    <w:multiLevelType w:val="hybridMultilevel"/>
    <w:tmpl w:val="63144C66"/>
    <w:lvl w:ilvl="0" w:tplc="45F65EE8">
      <w:start w:val="1"/>
      <w:numFmt w:val="decimal"/>
      <w:lvlText w:val="%1)"/>
      <w:lvlJc w:val="left"/>
      <w:pPr>
        <w:ind w:left="799" w:hanging="396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20534A8"/>
    <w:multiLevelType w:val="hybridMultilevel"/>
    <w:tmpl w:val="C0A62BC0"/>
    <w:lvl w:ilvl="0" w:tplc="A4CA684E">
      <w:start w:val="1"/>
      <w:numFmt w:val="bullet"/>
      <w:lvlText w:val="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3DE1765"/>
    <w:multiLevelType w:val="hybridMultilevel"/>
    <w:tmpl w:val="F5B853A0"/>
    <w:lvl w:ilvl="0" w:tplc="A4CA684E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A4164964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 Unicode MS" w:hint="eastAsia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F26540D"/>
    <w:multiLevelType w:val="hybridMultilevel"/>
    <w:tmpl w:val="23A244A0"/>
    <w:lvl w:ilvl="0" w:tplc="D280203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1A47CC7"/>
    <w:multiLevelType w:val="hybridMultilevel"/>
    <w:tmpl w:val="24DC73BA"/>
    <w:lvl w:ilvl="0" w:tplc="6A861BF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3A026DE"/>
    <w:multiLevelType w:val="hybridMultilevel"/>
    <w:tmpl w:val="B9348A5C"/>
    <w:lvl w:ilvl="0" w:tplc="A4CA684E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A3634E4"/>
    <w:multiLevelType w:val="multilevel"/>
    <w:tmpl w:val="AA340160"/>
    <w:lvl w:ilvl="0">
      <w:start w:val="2"/>
      <w:numFmt w:val="decimal"/>
      <w:suff w:val="space"/>
      <w:lvlText w:val="%1"/>
      <w:lvlJc w:val="left"/>
      <w:pPr>
        <w:ind w:left="992" w:hanging="992"/>
      </w:pPr>
      <w:rPr>
        <w:rFonts w:hint="eastAsia"/>
      </w:rPr>
    </w:lvl>
    <w:lvl w:ilvl="1">
      <w:start w:val="2"/>
      <w:numFmt w:val="decimal"/>
      <w:suff w:val="space"/>
      <w:lvlText w:val="%1.%2"/>
      <w:lvlJc w:val="left"/>
      <w:pPr>
        <w:ind w:left="992" w:hanging="822"/>
      </w:pPr>
      <w:rPr>
        <w:rFonts w:hint="eastAsia"/>
      </w:rPr>
    </w:lvl>
    <w:lvl w:ilvl="2">
      <w:start w:val="1"/>
      <w:numFmt w:val="decimal"/>
      <w:pStyle w:val="-3"/>
      <w:suff w:val="space"/>
      <w:lvlText w:val="%1.%2.%3"/>
      <w:lvlJc w:val="left"/>
      <w:pPr>
        <w:ind w:left="992" w:hanging="652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1356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928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50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712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284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496" w:hanging="1800"/>
      </w:pPr>
      <w:rPr>
        <w:rFonts w:hint="eastAsia"/>
      </w:rPr>
    </w:lvl>
  </w:abstractNum>
  <w:abstractNum w:abstractNumId="8" w15:restartNumberingAfterBreak="0">
    <w:nsid w:val="1DD81469"/>
    <w:multiLevelType w:val="hybridMultilevel"/>
    <w:tmpl w:val="6A9EC5BA"/>
    <w:lvl w:ilvl="0" w:tplc="A4CA684E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EFB3884"/>
    <w:multiLevelType w:val="hybridMultilevel"/>
    <w:tmpl w:val="E250B384"/>
    <w:lvl w:ilvl="0" w:tplc="67CEB00A">
      <w:start w:val="1"/>
      <w:numFmt w:val="decimal"/>
      <w:lvlText w:val="%1)"/>
      <w:lvlJc w:val="left"/>
      <w:pPr>
        <w:ind w:left="826" w:hanging="400"/>
      </w:pPr>
      <w:rPr>
        <w:rFonts w:hint="default"/>
        <w:b w:val="0"/>
        <w:color w:val="000000" w:themeColor="text1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>
      <w:start w:val="1"/>
      <w:numFmt w:val="lowerRoman"/>
      <w:lvlText w:val="%3."/>
      <w:lvlJc w:val="right"/>
      <w:pPr>
        <w:ind w:left="1626" w:hanging="400"/>
      </w:pPr>
    </w:lvl>
    <w:lvl w:ilvl="3" w:tplc="0409000F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1F8B581B"/>
    <w:multiLevelType w:val="hybridMultilevel"/>
    <w:tmpl w:val="3C40E34A"/>
    <w:lvl w:ilvl="0" w:tplc="A4CA684E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A4B3E77"/>
    <w:multiLevelType w:val="multilevel"/>
    <w:tmpl w:val="28B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458A7"/>
    <w:multiLevelType w:val="multilevel"/>
    <w:tmpl w:val="823A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243E3"/>
    <w:multiLevelType w:val="hybridMultilevel"/>
    <w:tmpl w:val="EDF682F6"/>
    <w:lvl w:ilvl="0" w:tplc="57A273F4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4" w15:restartNumberingAfterBreak="0">
    <w:nsid w:val="37296414"/>
    <w:multiLevelType w:val="hybridMultilevel"/>
    <w:tmpl w:val="39FABB8E"/>
    <w:lvl w:ilvl="0" w:tplc="E8746EE2">
      <w:start w:val="1"/>
      <w:numFmt w:val="bullet"/>
      <w:pStyle w:val="2"/>
      <w:lvlText w:val="-"/>
      <w:lvlJc w:val="left"/>
      <w:pPr>
        <w:tabs>
          <w:tab w:val="num" w:pos="930"/>
        </w:tabs>
        <w:ind w:left="907" w:hanging="340"/>
      </w:pPr>
      <w:rPr>
        <w:rFonts w:ascii="바탕체" w:eastAsia="바탕체" w:hAnsi="바탕체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CE02893"/>
    <w:multiLevelType w:val="hybridMultilevel"/>
    <w:tmpl w:val="E5A474BA"/>
    <w:lvl w:ilvl="0" w:tplc="A4CA684E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16F6EE1"/>
    <w:multiLevelType w:val="multilevel"/>
    <w:tmpl w:val="8BAA8A48"/>
    <w:lvl w:ilvl="0">
      <w:start w:val="1"/>
      <w:numFmt w:val="decimal"/>
      <w:pStyle w:val="-1"/>
      <w:suff w:val="space"/>
      <w:lvlText w:val="%1"/>
      <w:lvlJc w:val="left"/>
      <w:pPr>
        <w:ind w:left="992" w:hanging="992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992" w:hanging="822"/>
      </w:pPr>
      <w:rPr>
        <w:rFonts w:eastAsia="맑은 고딕" w:hint="eastAsia"/>
        <w:color w:val="000000" w:themeColor="text1"/>
        <w:sz w:val="22"/>
        <w:szCs w:val="24"/>
        <w:lang w:eastAsia="ko-KR"/>
      </w:rPr>
    </w:lvl>
    <w:lvl w:ilvl="2">
      <w:start w:val="1"/>
      <w:numFmt w:val="bullet"/>
      <w:lvlText w:val=""/>
      <w:lvlJc w:val="left"/>
      <w:pPr>
        <w:ind w:left="992" w:hanging="567"/>
      </w:pPr>
      <w:rPr>
        <w:rFonts w:ascii="Wingdings" w:hAnsi="Wingdings" w:hint="default"/>
        <w:color w:val="000000" w:themeColor="text1"/>
        <w:sz w:val="22"/>
        <w:szCs w:val="22"/>
      </w:rPr>
    </w:lvl>
    <w:lvl w:ilvl="3">
      <w:start w:val="1"/>
      <w:numFmt w:val="bullet"/>
      <w:lvlText w:val=""/>
      <w:lvlJc w:val="left"/>
      <w:pPr>
        <w:ind w:left="708" w:hanging="708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478E449F"/>
    <w:multiLevelType w:val="multilevel"/>
    <w:tmpl w:val="A9B4DE30"/>
    <w:lvl w:ilvl="0">
      <w:start w:val="2"/>
      <w:numFmt w:val="decimal"/>
      <w:lvlText w:val="%1"/>
      <w:lvlJc w:val="left"/>
      <w:pPr>
        <w:ind w:left="525" w:hanging="525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737" w:hanging="5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144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356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928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50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712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284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496" w:hanging="1800"/>
      </w:pPr>
      <w:rPr>
        <w:rFonts w:hint="eastAsia"/>
      </w:rPr>
    </w:lvl>
  </w:abstractNum>
  <w:abstractNum w:abstractNumId="18" w15:restartNumberingAfterBreak="0">
    <w:nsid w:val="549F25B1"/>
    <w:multiLevelType w:val="multilevel"/>
    <w:tmpl w:val="1082C512"/>
    <w:lvl w:ilvl="0">
      <w:start w:val="1"/>
      <w:numFmt w:val="decimal"/>
      <w:suff w:val="space"/>
      <w:lvlText w:val="%1"/>
      <w:lvlJc w:val="left"/>
      <w:pPr>
        <w:ind w:left="992" w:hanging="992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992" w:hanging="822"/>
      </w:pPr>
      <w:rPr>
        <w:rFonts w:eastAsia="맑은 고딕" w:hint="eastAsia"/>
        <w:color w:val="000000" w:themeColor="text1"/>
        <w:sz w:val="22"/>
        <w:szCs w:val="24"/>
        <w:lang w:eastAsia="ko-KR"/>
      </w:rPr>
    </w:lvl>
    <w:lvl w:ilvl="2">
      <w:start w:val="1"/>
      <w:numFmt w:val="bullet"/>
      <w:lvlText w:val=""/>
      <w:lvlJc w:val="left"/>
      <w:pPr>
        <w:ind w:left="992" w:hanging="567"/>
      </w:pPr>
      <w:rPr>
        <w:rFonts w:ascii="Wingdings" w:hAnsi="Wingdings" w:hint="default"/>
        <w:color w:val="000000" w:themeColor="text1"/>
        <w:sz w:val="22"/>
        <w:szCs w:val="22"/>
      </w:rPr>
    </w:lvl>
    <w:lvl w:ilvl="3">
      <w:start w:val="1"/>
      <w:numFmt w:val="bullet"/>
      <w:lvlText w:val=""/>
      <w:lvlJc w:val="left"/>
      <w:pPr>
        <w:ind w:left="708" w:hanging="708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57702CD0"/>
    <w:multiLevelType w:val="hybridMultilevel"/>
    <w:tmpl w:val="B73298AA"/>
    <w:lvl w:ilvl="0" w:tplc="6A861BF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A454678"/>
    <w:multiLevelType w:val="hybridMultilevel"/>
    <w:tmpl w:val="B2447184"/>
    <w:lvl w:ilvl="0" w:tplc="6FE6606A">
      <w:start w:val="1"/>
      <w:numFmt w:val="bullet"/>
      <w:pStyle w:val="a"/>
      <w:lvlText w:val=""/>
      <w:lvlJc w:val="left"/>
      <w:pPr>
        <w:ind w:left="800" w:hanging="400"/>
      </w:pPr>
      <w:rPr>
        <w:rFonts w:ascii="Wingdings" w:hAnsi="Wingdings" w:hint="default"/>
        <w:color w:val="000000" w:themeColor="text1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A750973"/>
    <w:multiLevelType w:val="hybridMultilevel"/>
    <w:tmpl w:val="4A10DBF6"/>
    <w:lvl w:ilvl="0" w:tplc="9B325E46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  <w:color w:val="auto"/>
        <w:lang w:eastAsia="ko-KR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DA66A1E"/>
    <w:multiLevelType w:val="hybridMultilevel"/>
    <w:tmpl w:val="A1BC1BA4"/>
    <w:lvl w:ilvl="0" w:tplc="4D7294C4">
      <w:start w:val="1"/>
      <w:numFmt w:val="decimal"/>
      <w:lvlText w:val="%1)"/>
      <w:lvlJc w:val="left"/>
      <w:pPr>
        <w:ind w:left="826" w:hanging="40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E4D791D"/>
    <w:multiLevelType w:val="multilevel"/>
    <w:tmpl w:val="7EE0B83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-2"/>
      <w:suff w:val="space"/>
      <w:lvlText w:val="%1.%2"/>
      <w:lvlJc w:val="left"/>
      <w:pPr>
        <w:ind w:left="992" w:hanging="822"/>
      </w:pPr>
      <w:rPr>
        <w:rFonts w:hint="eastAsia"/>
        <w:b/>
        <w:color w:val="000000" w:themeColor="text1"/>
      </w:rPr>
    </w:lvl>
    <w:lvl w:ilvl="2">
      <w:start w:val="1"/>
      <w:numFmt w:val="decimal"/>
      <w:lvlText w:val="%1.%2.%3"/>
      <w:lvlJc w:val="left"/>
      <w:pPr>
        <w:ind w:left="992" w:hanging="652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4" w15:restartNumberingAfterBreak="0">
    <w:nsid w:val="5E646808"/>
    <w:multiLevelType w:val="multilevel"/>
    <w:tmpl w:val="4AC28432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bullet"/>
      <w:lvlText w:val="•"/>
      <w:lvlJc w:val="left"/>
      <w:pPr>
        <w:ind w:left="2551" w:hanging="850"/>
      </w:pPr>
      <w:rPr>
        <w:rFonts w:ascii="맑은 고딕" w:eastAsia="맑은 고딕" w:hAnsi="맑은 고딕" w:hint="eastAsia"/>
        <w:color w:val="auto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 w15:restartNumberingAfterBreak="0">
    <w:nsid w:val="645D21A4"/>
    <w:multiLevelType w:val="hybridMultilevel"/>
    <w:tmpl w:val="D0FE4AAE"/>
    <w:lvl w:ilvl="0" w:tplc="54C6BD0A">
      <w:start w:val="1"/>
      <w:numFmt w:val="decimal"/>
      <w:lvlText w:val="%1)"/>
      <w:lvlJc w:val="left"/>
      <w:pPr>
        <w:ind w:left="826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>
      <w:start w:val="1"/>
      <w:numFmt w:val="lowerRoman"/>
      <w:lvlText w:val="%3."/>
      <w:lvlJc w:val="right"/>
      <w:pPr>
        <w:ind w:left="1626" w:hanging="400"/>
      </w:pPr>
    </w:lvl>
    <w:lvl w:ilvl="3" w:tplc="0409000F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6" w15:restartNumberingAfterBreak="0">
    <w:nsid w:val="6BB9693E"/>
    <w:multiLevelType w:val="multilevel"/>
    <w:tmpl w:val="39C81160"/>
    <w:lvl w:ilvl="0">
      <w:start w:val="1"/>
      <w:numFmt w:val="decimal"/>
      <w:pStyle w:val="1Depth"/>
      <w:suff w:val="space"/>
      <w:lvlText w:val="%1"/>
      <w:lvlJc w:val="left"/>
      <w:pPr>
        <w:ind w:left="992" w:hanging="992"/>
      </w:pPr>
      <w:rPr>
        <w:rFonts w:ascii="맑은 고딕" w:eastAsia="바탕" w:hAnsi="맑은 고딕" w:cs="Times New Roman" w:hint="eastAsia"/>
      </w:rPr>
    </w:lvl>
    <w:lvl w:ilvl="1">
      <w:start w:val="1"/>
      <w:numFmt w:val="decimal"/>
      <w:pStyle w:val="2Depth"/>
      <w:suff w:val="space"/>
      <w:lvlText w:val="%1.%2"/>
      <w:lvlJc w:val="left"/>
      <w:pPr>
        <w:ind w:left="992" w:hanging="822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Depth"/>
      <w:suff w:val="space"/>
      <w:lvlText w:val="%1.%2.%3"/>
      <w:lvlJc w:val="left"/>
      <w:pPr>
        <w:ind w:left="992" w:hanging="652"/>
      </w:pPr>
      <w:rPr>
        <w:rFonts w:hint="eastAsia"/>
        <w:b/>
      </w:rPr>
    </w:lvl>
    <w:lvl w:ilvl="3">
      <w:start w:val="1"/>
      <w:numFmt w:val="bullet"/>
      <w:pStyle w:val="a0"/>
      <w:suff w:val="space"/>
      <w:lvlText w:val=""/>
      <w:lvlJc w:val="left"/>
      <w:pPr>
        <w:ind w:left="851" w:hanging="171"/>
      </w:pPr>
      <w:rPr>
        <w:rFonts w:ascii="Wingdings" w:hAnsi="Wingdings" w:hint="default"/>
      </w:rPr>
    </w:lvl>
    <w:lvl w:ilvl="4">
      <w:start w:val="1"/>
      <w:numFmt w:val="decimal"/>
      <w:pStyle w:val="11"/>
      <w:lvlText w:val="%5)"/>
      <w:lvlJc w:val="left"/>
      <w:pPr>
        <w:ind w:left="1276" w:hanging="425"/>
      </w:pPr>
      <w:rPr>
        <w:rFonts w:hint="default"/>
        <w:lang w:eastAsia="ko-KR"/>
      </w:rPr>
    </w:lvl>
    <w:lvl w:ilvl="5">
      <w:start w:val="1"/>
      <w:numFmt w:val="decimalEnclosedCircle"/>
      <w:pStyle w:val="a1"/>
      <w:lvlText w:val="%6"/>
      <w:lvlJc w:val="left"/>
      <w:pPr>
        <w:ind w:left="1701" w:hanging="425"/>
      </w:pPr>
      <w:rPr>
        <w:rFonts w:hint="default"/>
      </w:rPr>
    </w:lvl>
    <w:lvl w:ilvl="6">
      <w:start w:val="1"/>
      <w:numFmt w:val="bullet"/>
      <w:pStyle w:val="a2"/>
      <w:lvlText w:val=""/>
      <w:lvlJc w:val="left"/>
      <w:pPr>
        <w:ind w:left="2126" w:hanging="425"/>
      </w:pPr>
      <w:rPr>
        <w:rFonts w:ascii="Wingdings" w:hAnsi="Wingdings" w:hint="default"/>
      </w:rPr>
    </w:lvl>
    <w:lvl w:ilvl="7">
      <w:start w:val="1"/>
      <w:numFmt w:val="upperLetter"/>
      <w:pStyle w:val="A3"/>
      <w:lvlText w:val="%8."/>
      <w:lvlJc w:val="left"/>
      <w:pPr>
        <w:ind w:left="2552" w:hanging="426"/>
      </w:pPr>
      <w:rPr>
        <w:rFonts w:hint="eastAsia"/>
      </w:rPr>
    </w:lvl>
    <w:lvl w:ilvl="8">
      <w:start w:val="1"/>
      <w:numFmt w:val="lowerLetter"/>
      <w:lvlText w:val="%9"/>
      <w:lvlJc w:val="left"/>
      <w:pPr>
        <w:ind w:left="2977" w:hanging="425"/>
      </w:pPr>
      <w:rPr>
        <w:rFonts w:hint="eastAsia"/>
      </w:rPr>
    </w:lvl>
  </w:abstractNum>
  <w:abstractNum w:abstractNumId="27" w15:restartNumberingAfterBreak="0">
    <w:nsid w:val="71046DB0"/>
    <w:multiLevelType w:val="hybridMultilevel"/>
    <w:tmpl w:val="94DE7C86"/>
    <w:lvl w:ilvl="0" w:tplc="A4CA684E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2F869F5"/>
    <w:multiLevelType w:val="hybridMultilevel"/>
    <w:tmpl w:val="C3CACF9C"/>
    <w:lvl w:ilvl="0" w:tplc="1F8C7EE0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FC503D0"/>
    <w:multiLevelType w:val="hybridMultilevel"/>
    <w:tmpl w:val="D5E8CEE6"/>
    <w:lvl w:ilvl="0" w:tplc="A4CA684E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18"/>
  </w:num>
  <w:num w:numId="4">
    <w:abstractNumId w:val="24"/>
  </w:num>
  <w:num w:numId="5">
    <w:abstractNumId w:val="9"/>
  </w:num>
  <w:num w:numId="6">
    <w:abstractNumId w:val="25"/>
  </w:num>
  <w:num w:numId="7">
    <w:abstractNumId w:val="10"/>
  </w:num>
  <w:num w:numId="8">
    <w:abstractNumId w:val="1"/>
  </w:num>
  <w:num w:numId="9">
    <w:abstractNumId w:val="13"/>
  </w:num>
  <w:num w:numId="10">
    <w:abstractNumId w:val="3"/>
  </w:num>
  <w:num w:numId="11">
    <w:abstractNumId w:val="6"/>
  </w:num>
  <w:num w:numId="12">
    <w:abstractNumId w:val="15"/>
  </w:num>
  <w:num w:numId="13">
    <w:abstractNumId w:val="7"/>
  </w:num>
  <w:num w:numId="14">
    <w:abstractNumId w:val="17"/>
  </w:num>
  <w:num w:numId="15">
    <w:abstractNumId w:val="23"/>
  </w:num>
  <w:num w:numId="16">
    <w:abstractNumId w:val="7"/>
    <w:lvlOverride w:ilvl="0">
      <w:startOverride w:val="6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29"/>
  </w:num>
  <w:num w:numId="20">
    <w:abstractNumId w:val="26"/>
  </w:num>
  <w:num w:numId="21">
    <w:abstractNumId w:val="20"/>
  </w:num>
  <w:num w:numId="22">
    <w:abstractNumId w:val="16"/>
  </w:num>
  <w:num w:numId="23">
    <w:abstractNumId w:val="26"/>
    <w:lvlOverride w:ilvl="0">
      <w:lvl w:ilvl="0">
        <w:start w:val="1"/>
        <w:numFmt w:val="decimal"/>
        <w:pStyle w:val="1Depth"/>
        <w:suff w:val="space"/>
        <w:lvlText w:val="%1"/>
        <w:lvlJc w:val="left"/>
        <w:pPr>
          <w:ind w:left="992" w:hanging="992"/>
        </w:pPr>
        <w:rPr>
          <w:rFonts w:ascii="맑은 고딕" w:eastAsia="바탕" w:hAnsi="맑은 고딕" w:cs="Times New Roman" w:hint="eastAsia"/>
        </w:rPr>
      </w:lvl>
    </w:lvlOverride>
    <w:lvlOverride w:ilvl="1">
      <w:lvl w:ilvl="1">
        <w:start w:val="1"/>
        <w:numFmt w:val="decimal"/>
        <w:pStyle w:val="2Depth"/>
        <w:suff w:val="space"/>
        <w:lvlText w:val="%1.%2"/>
        <w:lvlJc w:val="left"/>
        <w:pPr>
          <w:ind w:left="992" w:hanging="822"/>
        </w:pPr>
        <w:rPr>
          <w:rFonts w:hint="eastAsia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3Depth"/>
        <w:suff w:val="space"/>
        <w:lvlText w:val="%1.%2.%3"/>
        <w:lvlJc w:val="left"/>
        <w:pPr>
          <w:ind w:left="992" w:hanging="652"/>
        </w:pPr>
        <w:rPr>
          <w:rFonts w:hint="eastAsia"/>
          <w:b/>
        </w:rPr>
      </w:lvl>
    </w:lvlOverride>
    <w:lvlOverride w:ilvl="3">
      <w:lvl w:ilvl="3">
        <w:start w:val="1"/>
        <w:numFmt w:val="bullet"/>
        <w:pStyle w:val="a0"/>
        <w:suff w:val="space"/>
        <w:lvlText w:val=""/>
        <w:lvlJc w:val="left"/>
        <w:pPr>
          <w:ind w:left="851" w:hanging="171"/>
        </w:pPr>
        <w:rPr>
          <w:rFonts w:ascii="Wingdings" w:hAnsi="Wingdings" w:hint="default"/>
        </w:rPr>
      </w:lvl>
    </w:lvlOverride>
    <w:lvlOverride w:ilvl="4">
      <w:lvl w:ilvl="4">
        <w:start w:val="1"/>
        <w:numFmt w:val="decimal"/>
        <w:pStyle w:val="11"/>
        <w:lvlText w:val="%5)"/>
        <w:lvlJc w:val="left"/>
        <w:pPr>
          <w:ind w:left="1276" w:hanging="425"/>
        </w:pPr>
        <w:rPr>
          <w:rFonts w:hint="default"/>
        </w:rPr>
      </w:lvl>
    </w:lvlOverride>
    <w:lvlOverride w:ilvl="5">
      <w:lvl w:ilvl="5">
        <w:start w:val="1"/>
        <w:numFmt w:val="decimalEnclosedCircle"/>
        <w:pStyle w:val="a1"/>
        <w:lvlText w:val="%6"/>
        <w:lvlJc w:val="left"/>
        <w:pPr>
          <w:ind w:left="1701" w:hanging="425"/>
        </w:pPr>
        <w:rPr>
          <w:rFonts w:hint="default"/>
        </w:rPr>
      </w:lvl>
    </w:lvlOverride>
    <w:lvlOverride w:ilvl="6">
      <w:lvl w:ilvl="6">
        <w:start w:val="1"/>
        <w:numFmt w:val="bullet"/>
        <w:pStyle w:val="a2"/>
        <w:lvlText w:val=""/>
        <w:lvlJc w:val="left"/>
        <w:pPr>
          <w:ind w:left="2126" w:hanging="425"/>
        </w:pPr>
        <w:rPr>
          <w:rFonts w:ascii="Wingdings" w:hAnsi="Wingdings" w:hint="default"/>
        </w:rPr>
      </w:lvl>
    </w:lvlOverride>
    <w:lvlOverride w:ilvl="7">
      <w:lvl w:ilvl="7">
        <w:start w:val="1"/>
        <w:numFmt w:val="upperLetter"/>
        <w:pStyle w:val="A3"/>
        <w:lvlText w:val="%8."/>
        <w:lvlJc w:val="left"/>
        <w:pPr>
          <w:ind w:left="2552" w:hanging="426"/>
        </w:pPr>
        <w:rPr>
          <w:rFonts w:hint="eastAsia"/>
        </w:rPr>
      </w:lvl>
    </w:lvlOverride>
    <w:lvlOverride w:ilvl="8">
      <w:lvl w:ilvl="8">
        <w:start w:val="1"/>
        <w:numFmt w:val="lowerLetter"/>
        <w:lvlText w:val="%9"/>
        <w:lvlJc w:val="left"/>
        <w:pPr>
          <w:ind w:left="2977" w:hanging="425"/>
        </w:pPr>
        <w:rPr>
          <w:rFonts w:hint="eastAsia"/>
        </w:rPr>
      </w:lvl>
    </w:lvlOverride>
  </w:num>
  <w:num w:numId="24">
    <w:abstractNumId w:val="26"/>
  </w:num>
  <w:num w:numId="25">
    <w:abstractNumId w:val="4"/>
  </w:num>
  <w:num w:numId="26">
    <w:abstractNumId w:val="26"/>
  </w:num>
  <w:num w:numId="27">
    <w:abstractNumId w:val="26"/>
  </w:num>
  <w:num w:numId="28">
    <w:abstractNumId w:val="26"/>
  </w:num>
  <w:num w:numId="29">
    <w:abstractNumId w:val="26"/>
  </w:num>
  <w:num w:numId="30">
    <w:abstractNumId w:val="5"/>
  </w:num>
  <w:num w:numId="31">
    <w:abstractNumId w:val="19"/>
  </w:num>
  <w:num w:numId="32">
    <w:abstractNumId w:val="2"/>
  </w:num>
  <w:num w:numId="33">
    <w:abstractNumId w:val="27"/>
  </w:num>
  <w:num w:numId="34">
    <w:abstractNumId w:val="20"/>
  </w:num>
  <w:num w:numId="35">
    <w:abstractNumId w:val="11"/>
  </w:num>
  <w:num w:numId="36">
    <w:abstractNumId w:val="21"/>
  </w:num>
  <w:num w:numId="37">
    <w:abstractNumId w:val="28"/>
  </w:num>
  <w:num w:numId="38">
    <w:abstractNumId w:val="8"/>
  </w:num>
  <w:num w:numId="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2"/>
  </w:num>
  <w:numIdMacAtCleanup w:val="2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3top_user000">
    <w15:presenceInfo w15:providerId="None" w15:userId="3top_user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29F"/>
    <w:rsid w:val="0000493F"/>
    <w:rsid w:val="0000511F"/>
    <w:rsid w:val="00007A1D"/>
    <w:rsid w:val="00007C77"/>
    <w:rsid w:val="00011471"/>
    <w:rsid w:val="00012B30"/>
    <w:rsid w:val="000138BF"/>
    <w:rsid w:val="00013FF4"/>
    <w:rsid w:val="000150C1"/>
    <w:rsid w:val="00015D19"/>
    <w:rsid w:val="000166A3"/>
    <w:rsid w:val="000169D2"/>
    <w:rsid w:val="000202DE"/>
    <w:rsid w:val="0002043C"/>
    <w:rsid w:val="00022633"/>
    <w:rsid w:val="000227FA"/>
    <w:rsid w:val="000230E4"/>
    <w:rsid w:val="00024CAF"/>
    <w:rsid w:val="000256AD"/>
    <w:rsid w:val="00025E01"/>
    <w:rsid w:val="00025E02"/>
    <w:rsid w:val="0002702C"/>
    <w:rsid w:val="00031060"/>
    <w:rsid w:val="00031AF6"/>
    <w:rsid w:val="00031D02"/>
    <w:rsid w:val="000329BA"/>
    <w:rsid w:val="000342F5"/>
    <w:rsid w:val="00042799"/>
    <w:rsid w:val="00043C7B"/>
    <w:rsid w:val="00044DE3"/>
    <w:rsid w:val="00044F68"/>
    <w:rsid w:val="00045EE0"/>
    <w:rsid w:val="00047468"/>
    <w:rsid w:val="000476A1"/>
    <w:rsid w:val="00047E1C"/>
    <w:rsid w:val="00052803"/>
    <w:rsid w:val="00053BC6"/>
    <w:rsid w:val="00054EAD"/>
    <w:rsid w:val="0005602C"/>
    <w:rsid w:val="000564D9"/>
    <w:rsid w:val="00057F00"/>
    <w:rsid w:val="0006006F"/>
    <w:rsid w:val="00062FE9"/>
    <w:rsid w:val="00065994"/>
    <w:rsid w:val="00071319"/>
    <w:rsid w:val="00075913"/>
    <w:rsid w:val="000765B3"/>
    <w:rsid w:val="00077461"/>
    <w:rsid w:val="00080079"/>
    <w:rsid w:val="00080D83"/>
    <w:rsid w:val="000824CA"/>
    <w:rsid w:val="00086796"/>
    <w:rsid w:val="000869F9"/>
    <w:rsid w:val="0009095E"/>
    <w:rsid w:val="00090A3F"/>
    <w:rsid w:val="00094D48"/>
    <w:rsid w:val="00095C06"/>
    <w:rsid w:val="0009601A"/>
    <w:rsid w:val="0009647F"/>
    <w:rsid w:val="000A1D56"/>
    <w:rsid w:val="000A28E6"/>
    <w:rsid w:val="000A3A8A"/>
    <w:rsid w:val="000A4641"/>
    <w:rsid w:val="000A53D9"/>
    <w:rsid w:val="000A658B"/>
    <w:rsid w:val="000A6CEC"/>
    <w:rsid w:val="000B0D7E"/>
    <w:rsid w:val="000B1590"/>
    <w:rsid w:val="000B2680"/>
    <w:rsid w:val="000B45D6"/>
    <w:rsid w:val="000B6ACD"/>
    <w:rsid w:val="000B7F07"/>
    <w:rsid w:val="000C29FF"/>
    <w:rsid w:val="000C40BB"/>
    <w:rsid w:val="000C48FA"/>
    <w:rsid w:val="000C4A91"/>
    <w:rsid w:val="000C4AED"/>
    <w:rsid w:val="000C5192"/>
    <w:rsid w:val="000C6147"/>
    <w:rsid w:val="000C7303"/>
    <w:rsid w:val="000D05FD"/>
    <w:rsid w:val="000D06FC"/>
    <w:rsid w:val="000D64D9"/>
    <w:rsid w:val="000E0174"/>
    <w:rsid w:val="000E0FE4"/>
    <w:rsid w:val="000E190B"/>
    <w:rsid w:val="000E1A7F"/>
    <w:rsid w:val="000E1E5D"/>
    <w:rsid w:val="000E4A0C"/>
    <w:rsid w:val="000E5523"/>
    <w:rsid w:val="000E6422"/>
    <w:rsid w:val="000F16EB"/>
    <w:rsid w:val="000F568C"/>
    <w:rsid w:val="000F673E"/>
    <w:rsid w:val="00101174"/>
    <w:rsid w:val="001027FF"/>
    <w:rsid w:val="001069C3"/>
    <w:rsid w:val="00107DC0"/>
    <w:rsid w:val="0011067B"/>
    <w:rsid w:val="00111E5A"/>
    <w:rsid w:val="0011573D"/>
    <w:rsid w:val="00120843"/>
    <w:rsid w:val="00120EF4"/>
    <w:rsid w:val="00120FB2"/>
    <w:rsid w:val="00120FBB"/>
    <w:rsid w:val="00127E54"/>
    <w:rsid w:val="0013026A"/>
    <w:rsid w:val="00130CFB"/>
    <w:rsid w:val="00131ED3"/>
    <w:rsid w:val="00134609"/>
    <w:rsid w:val="0013590E"/>
    <w:rsid w:val="00136601"/>
    <w:rsid w:val="00137716"/>
    <w:rsid w:val="00141B67"/>
    <w:rsid w:val="0014339D"/>
    <w:rsid w:val="00143981"/>
    <w:rsid w:val="00144B87"/>
    <w:rsid w:val="00146AEA"/>
    <w:rsid w:val="00153B46"/>
    <w:rsid w:val="001542E0"/>
    <w:rsid w:val="00160E17"/>
    <w:rsid w:val="00161429"/>
    <w:rsid w:val="00162616"/>
    <w:rsid w:val="00163A82"/>
    <w:rsid w:val="00165A20"/>
    <w:rsid w:val="00165E74"/>
    <w:rsid w:val="00166441"/>
    <w:rsid w:val="00166A00"/>
    <w:rsid w:val="00166E9A"/>
    <w:rsid w:val="00166FFD"/>
    <w:rsid w:val="00167BB0"/>
    <w:rsid w:val="0017036D"/>
    <w:rsid w:val="0017371F"/>
    <w:rsid w:val="00173C21"/>
    <w:rsid w:val="00174833"/>
    <w:rsid w:val="00174F92"/>
    <w:rsid w:val="001750DC"/>
    <w:rsid w:val="001754B4"/>
    <w:rsid w:val="00175FF6"/>
    <w:rsid w:val="00180400"/>
    <w:rsid w:val="0018061A"/>
    <w:rsid w:val="001822CF"/>
    <w:rsid w:val="0018398D"/>
    <w:rsid w:val="00183B92"/>
    <w:rsid w:val="00183E9B"/>
    <w:rsid w:val="001847A7"/>
    <w:rsid w:val="00185B6E"/>
    <w:rsid w:val="0018691F"/>
    <w:rsid w:val="00186B7D"/>
    <w:rsid w:val="00192C3D"/>
    <w:rsid w:val="001937FC"/>
    <w:rsid w:val="00194316"/>
    <w:rsid w:val="001950F7"/>
    <w:rsid w:val="001953A2"/>
    <w:rsid w:val="00195C3E"/>
    <w:rsid w:val="001966A1"/>
    <w:rsid w:val="001A1DB7"/>
    <w:rsid w:val="001A21EB"/>
    <w:rsid w:val="001A4C28"/>
    <w:rsid w:val="001A536E"/>
    <w:rsid w:val="001A7293"/>
    <w:rsid w:val="001A79D2"/>
    <w:rsid w:val="001A7A52"/>
    <w:rsid w:val="001B10F3"/>
    <w:rsid w:val="001B1759"/>
    <w:rsid w:val="001B3F65"/>
    <w:rsid w:val="001B5BC0"/>
    <w:rsid w:val="001B6F6C"/>
    <w:rsid w:val="001B71E1"/>
    <w:rsid w:val="001C1613"/>
    <w:rsid w:val="001C20C1"/>
    <w:rsid w:val="001C234D"/>
    <w:rsid w:val="001C2AF2"/>
    <w:rsid w:val="001C4781"/>
    <w:rsid w:val="001C48AB"/>
    <w:rsid w:val="001C567C"/>
    <w:rsid w:val="001C5825"/>
    <w:rsid w:val="001C629F"/>
    <w:rsid w:val="001C7924"/>
    <w:rsid w:val="001D1BC6"/>
    <w:rsid w:val="001D227C"/>
    <w:rsid w:val="001D4096"/>
    <w:rsid w:val="001D562A"/>
    <w:rsid w:val="001D69C3"/>
    <w:rsid w:val="001E0A7C"/>
    <w:rsid w:val="001E24A9"/>
    <w:rsid w:val="001E5040"/>
    <w:rsid w:val="001E623B"/>
    <w:rsid w:val="001E727C"/>
    <w:rsid w:val="001F1BF4"/>
    <w:rsid w:val="001F2EBA"/>
    <w:rsid w:val="001F4AB1"/>
    <w:rsid w:val="001F5EED"/>
    <w:rsid w:val="001F6160"/>
    <w:rsid w:val="001F6592"/>
    <w:rsid w:val="001F7BFC"/>
    <w:rsid w:val="00200324"/>
    <w:rsid w:val="00200E61"/>
    <w:rsid w:val="0020171D"/>
    <w:rsid w:val="002028AD"/>
    <w:rsid w:val="00202D2A"/>
    <w:rsid w:val="00202FB7"/>
    <w:rsid w:val="00203D92"/>
    <w:rsid w:val="002107AD"/>
    <w:rsid w:val="002205F9"/>
    <w:rsid w:val="00221396"/>
    <w:rsid w:val="00221978"/>
    <w:rsid w:val="00224BB8"/>
    <w:rsid w:val="00224E2C"/>
    <w:rsid w:val="00230621"/>
    <w:rsid w:val="00232456"/>
    <w:rsid w:val="0023481F"/>
    <w:rsid w:val="00234DF1"/>
    <w:rsid w:val="00235B24"/>
    <w:rsid w:val="002364CB"/>
    <w:rsid w:val="00236CD8"/>
    <w:rsid w:val="00237797"/>
    <w:rsid w:val="002411E9"/>
    <w:rsid w:val="00244A0F"/>
    <w:rsid w:val="002516DE"/>
    <w:rsid w:val="00251BFF"/>
    <w:rsid w:val="002522FE"/>
    <w:rsid w:val="00254FCF"/>
    <w:rsid w:val="0026112D"/>
    <w:rsid w:val="00261688"/>
    <w:rsid w:val="00262721"/>
    <w:rsid w:val="002642B6"/>
    <w:rsid w:val="002653A3"/>
    <w:rsid w:val="00266A52"/>
    <w:rsid w:val="00267DC4"/>
    <w:rsid w:val="0027221B"/>
    <w:rsid w:val="00272469"/>
    <w:rsid w:val="00272D4C"/>
    <w:rsid w:val="00274897"/>
    <w:rsid w:val="00275870"/>
    <w:rsid w:val="002767D8"/>
    <w:rsid w:val="00281904"/>
    <w:rsid w:val="0028210D"/>
    <w:rsid w:val="00282838"/>
    <w:rsid w:val="00285A87"/>
    <w:rsid w:val="00286842"/>
    <w:rsid w:val="00286D4D"/>
    <w:rsid w:val="00287FF6"/>
    <w:rsid w:val="00291D5F"/>
    <w:rsid w:val="002926F8"/>
    <w:rsid w:val="0029288B"/>
    <w:rsid w:val="00292B11"/>
    <w:rsid w:val="0029546E"/>
    <w:rsid w:val="00296929"/>
    <w:rsid w:val="00297ADA"/>
    <w:rsid w:val="002A0A55"/>
    <w:rsid w:val="002A0A73"/>
    <w:rsid w:val="002A0F59"/>
    <w:rsid w:val="002A780A"/>
    <w:rsid w:val="002A7BD5"/>
    <w:rsid w:val="002B0DA3"/>
    <w:rsid w:val="002B20FC"/>
    <w:rsid w:val="002B3AF7"/>
    <w:rsid w:val="002B48AD"/>
    <w:rsid w:val="002B49EF"/>
    <w:rsid w:val="002B6BB2"/>
    <w:rsid w:val="002C29E4"/>
    <w:rsid w:val="002C48C7"/>
    <w:rsid w:val="002D0F3B"/>
    <w:rsid w:val="002D1A3F"/>
    <w:rsid w:val="002D253B"/>
    <w:rsid w:val="002D2662"/>
    <w:rsid w:val="002D27F6"/>
    <w:rsid w:val="002D285B"/>
    <w:rsid w:val="002D44A5"/>
    <w:rsid w:val="002D4934"/>
    <w:rsid w:val="002D59CB"/>
    <w:rsid w:val="002D705A"/>
    <w:rsid w:val="002D7A62"/>
    <w:rsid w:val="002E07F2"/>
    <w:rsid w:val="002E126B"/>
    <w:rsid w:val="002E274B"/>
    <w:rsid w:val="002E344F"/>
    <w:rsid w:val="002E35EF"/>
    <w:rsid w:val="002E3844"/>
    <w:rsid w:val="002E465E"/>
    <w:rsid w:val="002E4CCD"/>
    <w:rsid w:val="002E519F"/>
    <w:rsid w:val="002E5460"/>
    <w:rsid w:val="002E5F8E"/>
    <w:rsid w:val="002E6FFE"/>
    <w:rsid w:val="002F0FBF"/>
    <w:rsid w:val="002F20E8"/>
    <w:rsid w:val="002F293C"/>
    <w:rsid w:val="002F52DE"/>
    <w:rsid w:val="003002C4"/>
    <w:rsid w:val="00302341"/>
    <w:rsid w:val="00304E29"/>
    <w:rsid w:val="00305209"/>
    <w:rsid w:val="003076EA"/>
    <w:rsid w:val="003077DC"/>
    <w:rsid w:val="003078FC"/>
    <w:rsid w:val="00311C92"/>
    <w:rsid w:val="00312082"/>
    <w:rsid w:val="00313025"/>
    <w:rsid w:val="003135A4"/>
    <w:rsid w:val="00313643"/>
    <w:rsid w:val="00321AAA"/>
    <w:rsid w:val="00321B39"/>
    <w:rsid w:val="00323992"/>
    <w:rsid w:val="003240A2"/>
    <w:rsid w:val="00326AEC"/>
    <w:rsid w:val="0032741B"/>
    <w:rsid w:val="0032774B"/>
    <w:rsid w:val="00330435"/>
    <w:rsid w:val="003306E1"/>
    <w:rsid w:val="00330DDD"/>
    <w:rsid w:val="003322AF"/>
    <w:rsid w:val="00333565"/>
    <w:rsid w:val="00334675"/>
    <w:rsid w:val="003346C5"/>
    <w:rsid w:val="0033752B"/>
    <w:rsid w:val="0034091B"/>
    <w:rsid w:val="00341A82"/>
    <w:rsid w:val="00342A46"/>
    <w:rsid w:val="00342B9B"/>
    <w:rsid w:val="00343BAC"/>
    <w:rsid w:val="00346906"/>
    <w:rsid w:val="00346BD1"/>
    <w:rsid w:val="003478AC"/>
    <w:rsid w:val="00351BFA"/>
    <w:rsid w:val="00353C68"/>
    <w:rsid w:val="00353E3E"/>
    <w:rsid w:val="00354BCD"/>
    <w:rsid w:val="00354CA1"/>
    <w:rsid w:val="003557E1"/>
    <w:rsid w:val="00355BA3"/>
    <w:rsid w:val="003568EA"/>
    <w:rsid w:val="00361314"/>
    <w:rsid w:val="00361336"/>
    <w:rsid w:val="00362418"/>
    <w:rsid w:val="00362B26"/>
    <w:rsid w:val="00362F94"/>
    <w:rsid w:val="003646A2"/>
    <w:rsid w:val="00365F79"/>
    <w:rsid w:val="00366C6B"/>
    <w:rsid w:val="00373CC7"/>
    <w:rsid w:val="0037461F"/>
    <w:rsid w:val="00375DB3"/>
    <w:rsid w:val="00376D6E"/>
    <w:rsid w:val="00377EFC"/>
    <w:rsid w:val="0038036F"/>
    <w:rsid w:val="0038095A"/>
    <w:rsid w:val="00381063"/>
    <w:rsid w:val="00382268"/>
    <w:rsid w:val="00385B11"/>
    <w:rsid w:val="00387C89"/>
    <w:rsid w:val="003906C1"/>
    <w:rsid w:val="00392130"/>
    <w:rsid w:val="00392702"/>
    <w:rsid w:val="00392713"/>
    <w:rsid w:val="0039312B"/>
    <w:rsid w:val="003943AD"/>
    <w:rsid w:val="0039477F"/>
    <w:rsid w:val="00394CA8"/>
    <w:rsid w:val="0039796D"/>
    <w:rsid w:val="00397D21"/>
    <w:rsid w:val="003A0B80"/>
    <w:rsid w:val="003A10D4"/>
    <w:rsid w:val="003A1855"/>
    <w:rsid w:val="003A1880"/>
    <w:rsid w:val="003A2223"/>
    <w:rsid w:val="003A301D"/>
    <w:rsid w:val="003A479C"/>
    <w:rsid w:val="003A5EBE"/>
    <w:rsid w:val="003A76EF"/>
    <w:rsid w:val="003A7B53"/>
    <w:rsid w:val="003B0FED"/>
    <w:rsid w:val="003B1911"/>
    <w:rsid w:val="003B2661"/>
    <w:rsid w:val="003B4EA3"/>
    <w:rsid w:val="003B5F37"/>
    <w:rsid w:val="003B7216"/>
    <w:rsid w:val="003C316B"/>
    <w:rsid w:val="003C6D91"/>
    <w:rsid w:val="003C7B46"/>
    <w:rsid w:val="003D0A15"/>
    <w:rsid w:val="003D3EAE"/>
    <w:rsid w:val="003D436B"/>
    <w:rsid w:val="003D603E"/>
    <w:rsid w:val="003D681E"/>
    <w:rsid w:val="003D7767"/>
    <w:rsid w:val="003E14AB"/>
    <w:rsid w:val="003E1EA5"/>
    <w:rsid w:val="003E3DE7"/>
    <w:rsid w:val="003E4228"/>
    <w:rsid w:val="003E4A52"/>
    <w:rsid w:val="003E4BDC"/>
    <w:rsid w:val="003E7F85"/>
    <w:rsid w:val="003E7FBB"/>
    <w:rsid w:val="003F0E7C"/>
    <w:rsid w:val="003F1D8E"/>
    <w:rsid w:val="003F5550"/>
    <w:rsid w:val="003F5780"/>
    <w:rsid w:val="003F5C08"/>
    <w:rsid w:val="003F7FE5"/>
    <w:rsid w:val="00401278"/>
    <w:rsid w:val="004013B1"/>
    <w:rsid w:val="004017AF"/>
    <w:rsid w:val="00401B6E"/>
    <w:rsid w:val="004026AA"/>
    <w:rsid w:val="00404904"/>
    <w:rsid w:val="00410E7E"/>
    <w:rsid w:val="00414EDB"/>
    <w:rsid w:val="00415542"/>
    <w:rsid w:val="00415EF8"/>
    <w:rsid w:val="0042299E"/>
    <w:rsid w:val="00426F6D"/>
    <w:rsid w:val="00427AE4"/>
    <w:rsid w:val="004334F1"/>
    <w:rsid w:val="00433766"/>
    <w:rsid w:val="0043386F"/>
    <w:rsid w:val="0043461C"/>
    <w:rsid w:val="00435714"/>
    <w:rsid w:val="00435F9A"/>
    <w:rsid w:val="00443284"/>
    <w:rsid w:val="00443C7D"/>
    <w:rsid w:val="00444178"/>
    <w:rsid w:val="004460C8"/>
    <w:rsid w:val="004466ED"/>
    <w:rsid w:val="00446B5F"/>
    <w:rsid w:val="00447139"/>
    <w:rsid w:val="00450576"/>
    <w:rsid w:val="0045079C"/>
    <w:rsid w:val="00450C21"/>
    <w:rsid w:val="00451FDE"/>
    <w:rsid w:val="00452A1F"/>
    <w:rsid w:val="00453CBD"/>
    <w:rsid w:val="00453CF0"/>
    <w:rsid w:val="00454877"/>
    <w:rsid w:val="00454A4D"/>
    <w:rsid w:val="00455044"/>
    <w:rsid w:val="0045520C"/>
    <w:rsid w:val="00457AF2"/>
    <w:rsid w:val="00457BC6"/>
    <w:rsid w:val="00461422"/>
    <w:rsid w:val="00461C57"/>
    <w:rsid w:val="00461E93"/>
    <w:rsid w:val="00462483"/>
    <w:rsid w:val="004624ED"/>
    <w:rsid w:val="00467522"/>
    <w:rsid w:val="00467543"/>
    <w:rsid w:val="00472AB2"/>
    <w:rsid w:val="004750DF"/>
    <w:rsid w:val="00475568"/>
    <w:rsid w:val="004757BE"/>
    <w:rsid w:val="00476A2F"/>
    <w:rsid w:val="00480558"/>
    <w:rsid w:val="004819B1"/>
    <w:rsid w:val="004820ED"/>
    <w:rsid w:val="00482C21"/>
    <w:rsid w:val="00484BB7"/>
    <w:rsid w:val="004852C6"/>
    <w:rsid w:val="00486FD9"/>
    <w:rsid w:val="00491C2F"/>
    <w:rsid w:val="00493DEA"/>
    <w:rsid w:val="0049424E"/>
    <w:rsid w:val="0049433F"/>
    <w:rsid w:val="004969A6"/>
    <w:rsid w:val="00497EDE"/>
    <w:rsid w:val="004A0349"/>
    <w:rsid w:val="004A3438"/>
    <w:rsid w:val="004A3452"/>
    <w:rsid w:val="004A60FC"/>
    <w:rsid w:val="004A6155"/>
    <w:rsid w:val="004B15C0"/>
    <w:rsid w:val="004B18C9"/>
    <w:rsid w:val="004B1BAC"/>
    <w:rsid w:val="004B49DE"/>
    <w:rsid w:val="004B4C11"/>
    <w:rsid w:val="004B6C7E"/>
    <w:rsid w:val="004B7B4E"/>
    <w:rsid w:val="004C00F7"/>
    <w:rsid w:val="004C0D92"/>
    <w:rsid w:val="004C1137"/>
    <w:rsid w:val="004C1B8F"/>
    <w:rsid w:val="004C2E46"/>
    <w:rsid w:val="004C370D"/>
    <w:rsid w:val="004C5BA5"/>
    <w:rsid w:val="004C69C0"/>
    <w:rsid w:val="004C7F7C"/>
    <w:rsid w:val="004D1437"/>
    <w:rsid w:val="004D3B49"/>
    <w:rsid w:val="004D4588"/>
    <w:rsid w:val="004D5C30"/>
    <w:rsid w:val="004D724C"/>
    <w:rsid w:val="004E1DFF"/>
    <w:rsid w:val="004E2907"/>
    <w:rsid w:val="004E2A00"/>
    <w:rsid w:val="004E4C4C"/>
    <w:rsid w:val="004F16D2"/>
    <w:rsid w:val="004F1797"/>
    <w:rsid w:val="004F213C"/>
    <w:rsid w:val="004F552F"/>
    <w:rsid w:val="004F5A6D"/>
    <w:rsid w:val="004F6A47"/>
    <w:rsid w:val="004F6B88"/>
    <w:rsid w:val="00500723"/>
    <w:rsid w:val="00500B80"/>
    <w:rsid w:val="00500F22"/>
    <w:rsid w:val="005024E2"/>
    <w:rsid w:val="00503414"/>
    <w:rsid w:val="0050399A"/>
    <w:rsid w:val="00505254"/>
    <w:rsid w:val="005073B5"/>
    <w:rsid w:val="00507648"/>
    <w:rsid w:val="005079AC"/>
    <w:rsid w:val="00507EEB"/>
    <w:rsid w:val="0051317E"/>
    <w:rsid w:val="005137DE"/>
    <w:rsid w:val="00513AE3"/>
    <w:rsid w:val="00514001"/>
    <w:rsid w:val="00514DE6"/>
    <w:rsid w:val="005221AD"/>
    <w:rsid w:val="00522462"/>
    <w:rsid w:val="00523D1F"/>
    <w:rsid w:val="005253F2"/>
    <w:rsid w:val="0053229D"/>
    <w:rsid w:val="0053253F"/>
    <w:rsid w:val="00532550"/>
    <w:rsid w:val="00532DFF"/>
    <w:rsid w:val="00533339"/>
    <w:rsid w:val="005334A9"/>
    <w:rsid w:val="0053464C"/>
    <w:rsid w:val="00534EC1"/>
    <w:rsid w:val="00536556"/>
    <w:rsid w:val="0053761D"/>
    <w:rsid w:val="00537D38"/>
    <w:rsid w:val="00540B6A"/>
    <w:rsid w:val="00541647"/>
    <w:rsid w:val="00542189"/>
    <w:rsid w:val="00543B67"/>
    <w:rsid w:val="00544C2A"/>
    <w:rsid w:val="00545308"/>
    <w:rsid w:val="00545F51"/>
    <w:rsid w:val="0054797A"/>
    <w:rsid w:val="00547E1F"/>
    <w:rsid w:val="00547F00"/>
    <w:rsid w:val="005502B6"/>
    <w:rsid w:val="005530AD"/>
    <w:rsid w:val="005538F3"/>
    <w:rsid w:val="005541FA"/>
    <w:rsid w:val="005574A0"/>
    <w:rsid w:val="005601C2"/>
    <w:rsid w:val="00562B48"/>
    <w:rsid w:val="005640DB"/>
    <w:rsid w:val="0056434B"/>
    <w:rsid w:val="00566139"/>
    <w:rsid w:val="00566FBB"/>
    <w:rsid w:val="005675F8"/>
    <w:rsid w:val="00567F24"/>
    <w:rsid w:val="00573400"/>
    <w:rsid w:val="00573D57"/>
    <w:rsid w:val="0057427E"/>
    <w:rsid w:val="00575457"/>
    <w:rsid w:val="00576140"/>
    <w:rsid w:val="00576EFD"/>
    <w:rsid w:val="005800EB"/>
    <w:rsid w:val="00580BCA"/>
    <w:rsid w:val="00580C40"/>
    <w:rsid w:val="00580F0A"/>
    <w:rsid w:val="00582EFB"/>
    <w:rsid w:val="00584D1F"/>
    <w:rsid w:val="0058564B"/>
    <w:rsid w:val="00587EBD"/>
    <w:rsid w:val="005902B0"/>
    <w:rsid w:val="00593E67"/>
    <w:rsid w:val="0059411E"/>
    <w:rsid w:val="00594F12"/>
    <w:rsid w:val="00595A06"/>
    <w:rsid w:val="00595EF5"/>
    <w:rsid w:val="0059640B"/>
    <w:rsid w:val="00596C19"/>
    <w:rsid w:val="005A24B8"/>
    <w:rsid w:val="005A35CE"/>
    <w:rsid w:val="005A74B1"/>
    <w:rsid w:val="005A7E49"/>
    <w:rsid w:val="005B1005"/>
    <w:rsid w:val="005B4A37"/>
    <w:rsid w:val="005B69A3"/>
    <w:rsid w:val="005B6F1B"/>
    <w:rsid w:val="005B733C"/>
    <w:rsid w:val="005B7A09"/>
    <w:rsid w:val="005B7BEC"/>
    <w:rsid w:val="005C014E"/>
    <w:rsid w:val="005C138D"/>
    <w:rsid w:val="005C49B0"/>
    <w:rsid w:val="005C59F0"/>
    <w:rsid w:val="005C674A"/>
    <w:rsid w:val="005D0092"/>
    <w:rsid w:val="005D0125"/>
    <w:rsid w:val="005D086F"/>
    <w:rsid w:val="005D09CA"/>
    <w:rsid w:val="005D0A03"/>
    <w:rsid w:val="005D2441"/>
    <w:rsid w:val="005D3859"/>
    <w:rsid w:val="005D3962"/>
    <w:rsid w:val="005D4FA1"/>
    <w:rsid w:val="005D5B8D"/>
    <w:rsid w:val="005D62EE"/>
    <w:rsid w:val="005E2555"/>
    <w:rsid w:val="005E33E1"/>
    <w:rsid w:val="005E4315"/>
    <w:rsid w:val="005E769D"/>
    <w:rsid w:val="005E77BC"/>
    <w:rsid w:val="005E7E95"/>
    <w:rsid w:val="005F4C18"/>
    <w:rsid w:val="005F68E9"/>
    <w:rsid w:val="005F7ADF"/>
    <w:rsid w:val="005F7DA7"/>
    <w:rsid w:val="0060091F"/>
    <w:rsid w:val="00600FA1"/>
    <w:rsid w:val="00604459"/>
    <w:rsid w:val="006058E5"/>
    <w:rsid w:val="00606E34"/>
    <w:rsid w:val="006075E5"/>
    <w:rsid w:val="0061139D"/>
    <w:rsid w:val="00612522"/>
    <w:rsid w:val="00612892"/>
    <w:rsid w:val="00612D40"/>
    <w:rsid w:val="006178B7"/>
    <w:rsid w:val="00617F51"/>
    <w:rsid w:val="00623117"/>
    <w:rsid w:val="00623988"/>
    <w:rsid w:val="00624B5C"/>
    <w:rsid w:val="006256E0"/>
    <w:rsid w:val="00627977"/>
    <w:rsid w:val="00627E03"/>
    <w:rsid w:val="0063129A"/>
    <w:rsid w:val="00631511"/>
    <w:rsid w:val="006337AD"/>
    <w:rsid w:val="00633859"/>
    <w:rsid w:val="006339C0"/>
    <w:rsid w:val="00634D52"/>
    <w:rsid w:val="00634F9F"/>
    <w:rsid w:val="00636588"/>
    <w:rsid w:val="00637ECB"/>
    <w:rsid w:val="00640E68"/>
    <w:rsid w:val="0064192C"/>
    <w:rsid w:val="00642918"/>
    <w:rsid w:val="0064356A"/>
    <w:rsid w:val="00644803"/>
    <w:rsid w:val="006448F9"/>
    <w:rsid w:val="006461CB"/>
    <w:rsid w:val="006505F1"/>
    <w:rsid w:val="00651742"/>
    <w:rsid w:val="00651A83"/>
    <w:rsid w:val="006521B6"/>
    <w:rsid w:val="00652CE4"/>
    <w:rsid w:val="006556EB"/>
    <w:rsid w:val="00656A70"/>
    <w:rsid w:val="00657E94"/>
    <w:rsid w:val="00663E2D"/>
    <w:rsid w:val="00663F40"/>
    <w:rsid w:val="00665B82"/>
    <w:rsid w:val="00665CC9"/>
    <w:rsid w:val="0066604D"/>
    <w:rsid w:val="00667B03"/>
    <w:rsid w:val="0067432B"/>
    <w:rsid w:val="00675B13"/>
    <w:rsid w:val="00675B6E"/>
    <w:rsid w:val="0067628A"/>
    <w:rsid w:val="0068149E"/>
    <w:rsid w:val="00681A95"/>
    <w:rsid w:val="00682593"/>
    <w:rsid w:val="00684D8D"/>
    <w:rsid w:val="00684DC3"/>
    <w:rsid w:val="00685CFA"/>
    <w:rsid w:val="0068624C"/>
    <w:rsid w:val="00690BBC"/>
    <w:rsid w:val="00690E32"/>
    <w:rsid w:val="006934D3"/>
    <w:rsid w:val="00693B9C"/>
    <w:rsid w:val="00695B96"/>
    <w:rsid w:val="006968E8"/>
    <w:rsid w:val="00697235"/>
    <w:rsid w:val="006972D3"/>
    <w:rsid w:val="006A068E"/>
    <w:rsid w:val="006A0DC0"/>
    <w:rsid w:val="006A159A"/>
    <w:rsid w:val="006A4157"/>
    <w:rsid w:val="006A437A"/>
    <w:rsid w:val="006A6E2F"/>
    <w:rsid w:val="006B2FBF"/>
    <w:rsid w:val="006B7ACC"/>
    <w:rsid w:val="006C0943"/>
    <w:rsid w:val="006C5662"/>
    <w:rsid w:val="006D019D"/>
    <w:rsid w:val="006D1A0E"/>
    <w:rsid w:val="006D44FF"/>
    <w:rsid w:val="006D4AB3"/>
    <w:rsid w:val="006D699C"/>
    <w:rsid w:val="006E0D59"/>
    <w:rsid w:val="006E30F0"/>
    <w:rsid w:val="006E510E"/>
    <w:rsid w:val="006E659C"/>
    <w:rsid w:val="006E6900"/>
    <w:rsid w:val="006E6963"/>
    <w:rsid w:val="006E6EDF"/>
    <w:rsid w:val="006E7232"/>
    <w:rsid w:val="006E7F61"/>
    <w:rsid w:val="006F1DEF"/>
    <w:rsid w:val="006F2DAA"/>
    <w:rsid w:val="006F3F3B"/>
    <w:rsid w:val="006F5B65"/>
    <w:rsid w:val="00700045"/>
    <w:rsid w:val="00700206"/>
    <w:rsid w:val="0070197B"/>
    <w:rsid w:val="00702684"/>
    <w:rsid w:val="007030F8"/>
    <w:rsid w:val="00705859"/>
    <w:rsid w:val="00707377"/>
    <w:rsid w:val="00711992"/>
    <w:rsid w:val="00711C1E"/>
    <w:rsid w:val="00711F77"/>
    <w:rsid w:val="00712663"/>
    <w:rsid w:val="00712D70"/>
    <w:rsid w:val="007133AB"/>
    <w:rsid w:val="007140B3"/>
    <w:rsid w:val="0071412C"/>
    <w:rsid w:val="00717224"/>
    <w:rsid w:val="007175BF"/>
    <w:rsid w:val="00717FF5"/>
    <w:rsid w:val="0072068B"/>
    <w:rsid w:val="00721570"/>
    <w:rsid w:val="00724CDA"/>
    <w:rsid w:val="00726D71"/>
    <w:rsid w:val="007275C3"/>
    <w:rsid w:val="00730DDF"/>
    <w:rsid w:val="0073167D"/>
    <w:rsid w:val="007317A1"/>
    <w:rsid w:val="00732EAF"/>
    <w:rsid w:val="00733AE0"/>
    <w:rsid w:val="00737BA7"/>
    <w:rsid w:val="00741BB5"/>
    <w:rsid w:val="00741FBA"/>
    <w:rsid w:val="0074216C"/>
    <w:rsid w:val="00742573"/>
    <w:rsid w:val="00743704"/>
    <w:rsid w:val="0074710C"/>
    <w:rsid w:val="007475AB"/>
    <w:rsid w:val="007476C5"/>
    <w:rsid w:val="00747CC2"/>
    <w:rsid w:val="00755425"/>
    <w:rsid w:val="0075723B"/>
    <w:rsid w:val="0075781B"/>
    <w:rsid w:val="00757B49"/>
    <w:rsid w:val="00764022"/>
    <w:rsid w:val="007651D6"/>
    <w:rsid w:val="007677EB"/>
    <w:rsid w:val="00767A40"/>
    <w:rsid w:val="00771B5A"/>
    <w:rsid w:val="007729A5"/>
    <w:rsid w:val="007750BE"/>
    <w:rsid w:val="007767CF"/>
    <w:rsid w:val="00777608"/>
    <w:rsid w:val="00780082"/>
    <w:rsid w:val="00780C4A"/>
    <w:rsid w:val="00782C7C"/>
    <w:rsid w:val="007844F3"/>
    <w:rsid w:val="0078604A"/>
    <w:rsid w:val="00787F09"/>
    <w:rsid w:val="00792BFE"/>
    <w:rsid w:val="0079316B"/>
    <w:rsid w:val="0079392E"/>
    <w:rsid w:val="00795192"/>
    <w:rsid w:val="007967A3"/>
    <w:rsid w:val="00797315"/>
    <w:rsid w:val="007A1B88"/>
    <w:rsid w:val="007A307A"/>
    <w:rsid w:val="007A6A73"/>
    <w:rsid w:val="007A7546"/>
    <w:rsid w:val="007B0CFF"/>
    <w:rsid w:val="007B2DFD"/>
    <w:rsid w:val="007B2EA9"/>
    <w:rsid w:val="007B3F56"/>
    <w:rsid w:val="007B5136"/>
    <w:rsid w:val="007B60D9"/>
    <w:rsid w:val="007C0226"/>
    <w:rsid w:val="007C08A7"/>
    <w:rsid w:val="007C3936"/>
    <w:rsid w:val="007C6021"/>
    <w:rsid w:val="007C6343"/>
    <w:rsid w:val="007D1213"/>
    <w:rsid w:val="007D1AE6"/>
    <w:rsid w:val="007D38DF"/>
    <w:rsid w:val="007D393C"/>
    <w:rsid w:val="007D4805"/>
    <w:rsid w:val="007D5240"/>
    <w:rsid w:val="007D5CF6"/>
    <w:rsid w:val="007D5DE9"/>
    <w:rsid w:val="007D5F93"/>
    <w:rsid w:val="007D6A6E"/>
    <w:rsid w:val="007D7297"/>
    <w:rsid w:val="007E05B0"/>
    <w:rsid w:val="007E0796"/>
    <w:rsid w:val="007E1175"/>
    <w:rsid w:val="007E1F4A"/>
    <w:rsid w:val="007E2B44"/>
    <w:rsid w:val="007E3216"/>
    <w:rsid w:val="007E4FAE"/>
    <w:rsid w:val="007E52B6"/>
    <w:rsid w:val="007E571C"/>
    <w:rsid w:val="007E7226"/>
    <w:rsid w:val="007E738D"/>
    <w:rsid w:val="007F1E45"/>
    <w:rsid w:val="007F2FD7"/>
    <w:rsid w:val="007F3DA0"/>
    <w:rsid w:val="007F6A01"/>
    <w:rsid w:val="007F70CE"/>
    <w:rsid w:val="00800FE6"/>
    <w:rsid w:val="008021F2"/>
    <w:rsid w:val="00803523"/>
    <w:rsid w:val="00804614"/>
    <w:rsid w:val="00804BED"/>
    <w:rsid w:val="008065BA"/>
    <w:rsid w:val="00806CA5"/>
    <w:rsid w:val="00806FBD"/>
    <w:rsid w:val="0080785E"/>
    <w:rsid w:val="008116E1"/>
    <w:rsid w:val="0081217D"/>
    <w:rsid w:val="00813792"/>
    <w:rsid w:val="00815134"/>
    <w:rsid w:val="008163D0"/>
    <w:rsid w:val="00816CE9"/>
    <w:rsid w:val="008173BD"/>
    <w:rsid w:val="008179FE"/>
    <w:rsid w:val="00822841"/>
    <w:rsid w:val="0082691A"/>
    <w:rsid w:val="00826D07"/>
    <w:rsid w:val="00826FD4"/>
    <w:rsid w:val="0082742D"/>
    <w:rsid w:val="00830983"/>
    <w:rsid w:val="008316E7"/>
    <w:rsid w:val="00831DFC"/>
    <w:rsid w:val="00832DA2"/>
    <w:rsid w:val="008352D7"/>
    <w:rsid w:val="008360B4"/>
    <w:rsid w:val="00836A1F"/>
    <w:rsid w:val="008371E0"/>
    <w:rsid w:val="00837F0C"/>
    <w:rsid w:val="00841670"/>
    <w:rsid w:val="00842A63"/>
    <w:rsid w:val="00842CA3"/>
    <w:rsid w:val="008435D0"/>
    <w:rsid w:val="0084434F"/>
    <w:rsid w:val="0084666C"/>
    <w:rsid w:val="00852715"/>
    <w:rsid w:val="00853756"/>
    <w:rsid w:val="00853EBF"/>
    <w:rsid w:val="00854EF2"/>
    <w:rsid w:val="00856632"/>
    <w:rsid w:val="00856EB4"/>
    <w:rsid w:val="00861307"/>
    <w:rsid w:val="00861C69"/>
    <w:rsid w:val="0086289A"/>
    <w:rsid w:val="0086419C"/>
    <w:rsid w:val="00864415"/>
    <w:rsid w:val="00864465"/>
    <w:rsid w:val="00865872"/>
    <w:rsid w:val="00865B82"/>
    <w:rsid w:val="00866482"/>
    <w:rsid w:val="00866A03"/>
    <w:rsid w:val="00866CB1"/>
    <w:rsid w:val="00871667"/>
    <w:rsid w:val="008734AD"/>
    <w:rsid w:val="0087583D"/>
    <w:rsid w:val="00876735"/>
    <w:rsid w:val="008768FE"/>
    <w:rsid w:val="00876E83"/>
    <w:rsid w:val="00877F08"/>
    <w:rsid w:val="008801DD"/>
    <w:rsid w:val="00880357"/>
    <w:rsid w:val="00880B06"/>
    <w:rsid w:val="00881173"/>
    <w:rsid w:val="00881372"/>
    <w:rsid w:val="00882B67"/>
    <w:rsid w:val="00886A8A"/>
    <w:rsid w:val="00887848"/>
    <w:rsid w:val="00887E4A"/>
    <w:rsid w:val="00890AC7"/>
    <w:rsid w:val="008926FF"/>
    <w:rsid w:val="00892DE9"/>
    <w:rsid w:val="00892E52"/>
    <w:rsid w:val="00893A36"/>
    <w:rsid w:val="00893ACF"/>
    <w:rsid w:val="0089458E"/>
    <w:rsid w:val="008951CE"/>
    <w:rsid w:val="008956A2"/>
    <w:rsid w:val="00897391"/>
    <w:rsid w:val="008A2CCE"/>
    <w:rsid w:val="008A2E80"/>
    <w:rsid w:val="008A43B6"/>
    <w:rsid w:val="008A549B"/>
    <w:rsid w:val="008A55A8"/>
    <w:rsid w:val="008B1689"/>
    <w:rsid w:val="008B3709"/>
    <w:rsid w:val="008B3D8B"/>
    <w:rsid w:val="008B513E"/>
    <w:rsid w:val="008B55A8"/>
    <w:rsid w:val="008B5B0B"/>
    <w:rsid w:val="008B5D5F"/>
    <w:rsid w:val="008B65B4"/>
    <w:rsid w:val="008B7D31"/>
    <w:rsid w:val="008C0A32"/>
    <w:rsid w:val="008C0DC7"/>
    <w:rsid w:val="008C269E"/>
    <w:rsid w:val="008C3C98"/>
    <w:rsid w:val="008C41FC"/>
    <w:rsid w:val="008C461B"/>
    <w:rsid w:val="008C56E0"/>
    <w:rsid w:val="008C6A99"/>
    <w:rsid w:val="008D072E"/>
    <w:rsid w:val="008D1582"/>
    <w:rsid w:val="008D2ED8"/>
    <w:rsid w:val="008D6862"/>
    <w:rsid w:val="008D6C0C"/>
    <w:rsid w:val="008E0C67"/>
    <w:rsid w:val="008E17DF"/>
    <w:rsid w:val="008E7497"/>
    <w:rsid w:val="008E7B32"/>
    <w:rsid w:val="008E7CD3"/>
    <w:rsid w:val="008E7D6A"/>
    <w:rsid w:val="008F0537"/>
    <w:rsid w:val="008F11EB"/>
    <w:rsid w:val="008F307C"/>
    <w:rsid w:val="008F40BC"/>
    <w:rsid w:val="008F488A"/>
    <w:rsid w:val="008F68E6"/>
    <w:rsid w:val="00900161"/>
    <w:rsid w:val="00900B14"/>
    <w:rsid w:val="009056DB"/>
    <w:rsid w:val="00905F6C"/>
    <w:rsid w:val="00907FC0"/>
    <w:rsid w:val="00911FD5"/>
    <w:rsid w:val="0091318C"/>
    <w:rsid w:val="00913640"/>
    <w:rsid w:val="009162E6"/>
    <w:rsid w:val="00917D8F"/>
    <w:rsid w:val="009229AE"/>
    <w:rsid w:val="0092326D"/>
    <w:rsid w:val="00923D69"/>
    <w:rsid w:val="00924278"/>
    <w:rsid w:val="00925062"/>
    <w:rsid w:val="00930C9A"/>
    <w:rsid w:val="00930DCE"/>
    <w:rsid w:val="009322D5"/>
    <w:rsid w:val="00933E26"/>
    <w:rsid w:val="00933F8D"/>
    <w:rsid w:val="00934603"/>
    <w:rsid w:val="00935215"/>
    <w:rsid w:val="00935977"/>
    <w:rsid w:val="00935E9F"/>
    <w:rsid w:val="00936754"/>
    <w:rsid w:val="00941C7F"/>
    <w:rsid w:val="009436E6"/>
    <w:rsid w:val="00943E6E"/>
    <w:rsid w:val="00944C5B"/>
    <w:rsid w:val="00945FD8"/>
    <w:rsid w:val="0094609F"/>
    <w:rsid w:val="00951E71"/>
    <w:rsid w:val="0095213A"/>
    <w:rsid w:val="0095240A"/>
    <w:rsid w:val="00952944"/>
    <w:rsid w:val="00952D30"/>
    <w:rsid w:val="00953A5A"/>
    <w:rsid w:val="0095489E"/>
    <w:rsid w:val="00954A5E"/>
    <w:rsid w:val="00955C9D"/>
    <w:rsid w:val="0095697B"/>
    <w:rsid w:val="00957BD5"/>
    <w:rsid w:val="0096147B"/>
    <w:rsid w:val="00961A17"/>
    <w:rsid w:val="00962ECD"/>
    <w:rsid w:val="00963390"/>
    <w:rsid w:val="00963B7D"/>
    <w:rsid w:val="00964173"/>
    <w:rsid w:val="0096491C"/>
    <w:rsid w:val="009663DD"/>
    <w:rsid w:val="009700E6"/>
    <w:rsid w:val="009703DD"/>
    <w:rsid w:val="00970806"/>
    <w:rsid w:val="00971584"/>
    <w:rsid w:val="009716B2"/>
    <w:rsid w:val="0097170C"/>
    <w:rsid w:val="00974ABA"/>
    <w:rsid w:val="00974B2A"/>
    <w:rsid w:val="00976AB6"/>
    <w:rsid w:val="009804AC"/>
    <w:rsid w:val="00980F8C"/>
    <w:rsid w:val="00981CC6"/>
    <w:rsid w:val="009822FD"/>
    <w:rsid w:val="009827B0"/>
    <w:rsid w:val="00982D2F"/>
    <w:rsid w:val="00985152"/>
    <w:rsid w:val="009857CE"/>
    <w:rsid w:val="00987709"/>
    <w:rsid w:val="00987E3C"/>
    <w:rsid w:val="009903D4"/>
    <w:rsid w:val="00991CFB"/>
    <w:rsid w:val="00993BAD"/>
    <w:rsid w:val="00996A8E"/>
    <w:rsid w:val="009974FD"/>
    <w:rsid w:val="0099795A"/>
    <w:rsid w:val="00997F80"/>
    <w:rsid w:val="009A26BF"/>
    <w:rsid w:val="009A32BC"/>
    <w:rsid w:val="009A3707"/>
    <w:rsid w:val="009A3FD2"/>
    <w:rsid w:val="009A40D7"/>
    <w:rsid w:val="009A4A85"/>
    <w:rsid w:val="009A52BE"/>
    <w:rsid w:val="009A7365"/>
    <w:rsid w:val="009B124E"/>
    <w:rsid w:val="009B1297"/>
    <w:rsid w:val="009B253E"/>
    <w:rsid w:val="009B277D"/>
    <w:rsid w:val="009B2A1E"/>
    <w:rsid w:val="009B2CC9"/>
    <w:rsid w:val="009B3322"/>
    <w:rsid w:val="009B4FFD"/>
    <w:rsid w:val="009B7519"/>
    <w:rsid w:val="009B7C83"/>
    <w:rsid w:val="009C0413"/>
    <w:rsid w:val="009C0CC3"/>
    <w:rsid w:val="009C458C"/>
    <w:rsid w:val="009C74B7"/>
    <w:rsid w:val="009D0862"/>
    <w:rsid w:val="009D0D28"/>
    <w:rsid w:val="009D1270"/>
    <w:rsid w:val="009D12E4"/>
    <w:rsid w:val="009D1C84"/>
    <w:rsid w:val="009E0C99"/>
    <w:rsid w:val="009E1971"/>
    <w:rsid w:val="009E1B06"/>
    <w:rsid w:val="009E3AF1"/>
    <w:rsid w:val="009E78B2"/>
    <w:rsid w:val="009F15C9"/>
    <w:rsid w:val="009F211F"/>
    <w:rsid w:val="009F24BB"/>
    <w:rsid w:val="009F2525"/>
    <w:rsid w:val="009F3998"/>
    <w:rsid w:val="009F4BEA"/>
    <w:rsid w:val="009F50DF"/>
    <w:rsid w:val="009F5125"/>
    <w:rsid w:val="009F5D29"/>
    <w:rsid w:val="00A003F9"/>
    <w:rsid w:val="00A02408"/>
    <w:rsid w:val="00A02BE4"/>
    <w:rsid w:val="00A04457"/>
    <w:rsid w:val="00A04F7E"/>
    <w:rsid w:val="00A0567F"/>
    <w:rsid w:val="00A06488"/>
    <w:rsid w:val="00A0775B"/>
    <w:rsid w:val="00A10A1F"/>
    <w:rsid w:val="00A1155F"/>
    <w:rsid w:val="00A12F6E"/>
    <w:rsid w:val="00A15E73"/>
    <w:rsid w:val="00A170A6"/>
    <w:rsid w:val="00A17E77"/>
    <w:rsid w:val="00A2435C"/>
    <w:rsid w:val="00A254F4"/>
    <w:rsid w:val="00A27481"/>
    <w:rsid w:val="00A314B1"/>
    <w:rsid w:val="00A3167C"/>
    <w:rsid w:val="00A31AF9"/>
    <w:rsid w:val="00A32FA3"/>
    <w:rsid w:val="00A331DE"/>
    <w:rsid w:val="00A34369"/>
    <w:rsid w:val="00A34C14"/>
    <w:rsid w:val="00A34FCD"/>
    <w:rsid w:val="00A35658"/>
    <w:rsid w:val="00A41DC9"/>
    <w:rsid w:val="00A4273A"/>
    <w:rsid w:val="00A43A1B"/>
    <w:rsid w:val="00A44AAD"/>
    <w:rsid w:val="00A463D5"/>
    <w:rsid w:val="00A46F58"/>
    <w:rsid w:val="00A47E56"/>
    <w:rsid w:val="00A51FE0"/>
    <w:rsid w:val="00A5354D"/>
    <w:rsid w:val="00A5406C"/>
    <w:rsid w:val="00A5604E"/>
    <w:rsid w:val="00A571F1"/>
    <w:rsid w:val="00A574A7"/>
    <w:rsid w:val="00A607A6"/>
    <w:rsid w:val="00A60830"/>
    <w:rsid w:val="00A61551"/>
    <w:rsid w:val="00A66258"/>
    <w:rsid w:val="00A6678D"/>
    <w:rsid w:val="00A70365"/>
    <w:rsid w:val="00A722AE"/>
    <w:rsid w:val="00A74DE5"/>
    <w:rsid w:val="00A756CE"/>
    <w:rsid w:val="00A7630B"/>
    <w:rsid w:val="00A76896"/>
    <w:rsid w:val="00A80D5F"/>
    <w:rsid w:val="00A814A7"/>
    <w:rsid w:val="00A830CC"/>
    <w:rsid w:val="00A83CC6"/>
    <w:rsid w:val="00A86157"/>
    <w:rsid w:val="00A87EC4"/>
    <w:rsid w:val="00A91CF1"/>
    <w:rsid w:val="00A94BBB"/>
    <w:rsid w:val="00A9526C"/>
    <w:rsid w:val="00A9591F"/>
    <w:rsid w:val="00AA4559"/>
    <w:rsid w:val="00AA530B"/>
    <w:rsid w:val="00AA55FE"/>
    <w:rsid w:val="00AB1168"/>
    <w:rsid w:val="00AB25BA"/>
    <w:rsid w:val="00AB3592"/>
    <w:rsid w:val="00AB46C9"/>
    <w:rsid w:val="00AB57F9"/>
    <w:rsid w:val="00AB72E1"/>
    <w:rsid w:val="00AB7310"/>
    <w:rsid w:val="00AB786F"/>
    <w:rsid w:val="00AC3467"/>
    <w:rsid w:val="00AC4A92"/>
    <w:rsid w:val="00AC75D2"/>
    <w:rsid w:val="00AD1AEC"/>
    <w:rsid w:val="00AD206A"/>
    <w:rsid w:val="00AD32D9"/>
    <w:rsid w:val="00AE0CC4"/>
    <w:rsid w:val="00AE2BDB"/>
    <w:rsid w:val="00AE2D8B"/>
    <w:rsid w:val="00AE46D8"/>
    <w:rsid w:val="00AE47E8"/>
    <w:rsid w:val="00AE4989"/>
    <w:rsid w:val="00AE4A46"/>
    <w:rsid w:val="00AE4C66"/>
    <w:rsid w:val="00AF0310"/>
    <w:rsid w:val="00AF0680"/>
    <w:rsid w:val="00AF174D"/>
    <w:rsid w:val="00AF1B96"/>
    <w:rsid w:val="00AF22F0"/>
    <w:rsid w:val="00AF45BA"/>
    <w:rsid w:val="00AF4FBA"/>
    <w:rsid w:val="00AF6E33"/>
    <w:rsid w:val="00B000EB"/>
    <w:rsid w:val="00B00A7E"/>
    <w:rsid w:val="00B01DA1"/>
    <w:rsid w:val="00B02B25"/>
    <w:rsid w:val="00B039CA"/>
    <w:rsid w:val="00B057C5"/>
    <w:rsid w:val="00B05890"/>
    <w:rsid w:val="00B0643E"/>
    <w:rsid w:val="00B06FA8"/>
    <w:rsid w:val="00B0772D"/>
    <w:rsid w:val="00B07E21"/>
    <w:rsid w:val="00B10489"/>
    <w:rsid w:val="00B10C08"/>
    <w:rsid w:val="00B10E17"/>
    <w:rsid w:val="00B13316"/>
    <w:rsid w:val="00B15AC2"/>
    <w:rsid w:val="00B2173F"/>
    <w:rsid w:val="00B235D3"/>
    <w:rsid w:val="00B25A58"/>
    <w:rsid w:val="00B26493"/>
    <w:rsid w:val="00B3008C"/>
    <w:rsid w:val="00B33799"/>
    <w:rsid w:val="00B338C1"/>
    <w:rsid w:val="00B34B37"/>
    <w:rsid w:val="00B37BB8"/>
    <w:rsid w:val="00B37C3F"/>
    <w:rsid w:val="00B40428"/>
    <w:rsid w:val="00B4257B"/>
    <w:rsid w:val="00B42C85"/>
    <w:rsid w:val="00B432CB"/>
    <w:rsid w:val="00B43ACA"/>
    <w:rsid w:val="00B44666"/>
    <w:rsid w:val="00B45928"/>
    <w:rsid w:val="00B461F6"/>
    <w:rsid w:val="00B46743"/>
    <w:rsid w:val="00B46802"/>
    <w:rsid w:val="00B47F04"/>
    <w:rsid w:val="00B522D3"/>
    <w:rsid w:val="00B52461"/>
    <w:rsid w:val="00B52B69"/>
    <w:rsid w:val="00B53A81"/>
    <w:rsid w:val="00B545CA"/>
    <w:rsid w:val="00B54603"/>
    <w:rsid w:val="00B546BE"/>
    <w:rsid w:val="00B56011"/>
    <w:rsid w:val="00B61510"/>
    <w:rsid w:val="00B639CB"/>
    <w:rsid w:val="00B65428"/>
    <w:rsid w:val="00B66D9D"/>
    <w:rsid w:val="00B66EC8"/>
    <w:rsid w:val="00B676D2"/>
    <w:rsid w:val="00B7168D"/>
    <w:rsid w:val="00B71A75"/>
    <w:rsid w:val="00B73033"/>
    <w:rsid w:val="00B73643"/>
    <w:rsid w:val="00B746B8"/>
    <w:rsid w:val="00B74E82"/>
    <w:rsid w:val="00B74F2A"/>
    <w:rsid w:val="00B7616F"/>
    <w:rsid w:val="00B76B9B"/>
    <w:rsid w:val="00B81F8F"/>
    <w:rsid w:val="00B820D2"/>
    <w:rsid w:val="00B8505D"/>
    <w:rsid w:val="00B86E04"/>
    <w:rsid w:val="00B87317"/>
    <w:rsid w:val="00B87C14"/>
    <w:rsid w:val="00B87EA2"/>
    <w:rsid w:val="00B87F17"/>
    <w:rsid w:val="00B90149"/>
    <w:rsid w:val="00B93205"/>
    <w:rsid w:val="00B93B7F"/>
    <w:rsid w:val="00B95968"/>
    <w:rsid w:val="00B959BC"/>
    <w:rsid w:val="00B95A8A"/>
    <w:rsid w:val="00B9632E"/>
    <w:rsid w:val="00B972FE"/>
    <w:rsid w:val="00B97DEE"/>
    <w:rsid w:val="00BA0354"/>
    <w:rsid w:val="00BA1752"/>
    <w:rsid w:val="00BA1965"/>
    <w:rsid w:val="00BA3251"/>
    <w:rsid w:val="00BA3AA9"/>
    <w:rsid w:val="00BA59A9"/>
    <w:rsid w:val="00BA5A44"/>
    <w:rsid w:val="00BA622F"/>
    <w:rsid w:val="00BA6C30"/>
    <w:rsid w:val="00BA72F0"/>
    <w:rsid w:val="00BB09FD"/>
    <w:rsid w:val="00BB158D"/>
    <w:rsid w:val="00BB1C70"/>
    <w:rsid w:val="00BB229F"/>
    <w:rsid w:val="00BC0A8A"/>
    <w:rsid w:val="00BC1C30"/>
    <w:rsid w:val="00BC1C83"/>
    <w:rsid w:val="00BC2746"/>
    <w:rsid w:val="00BC68EF"/>
    <w:rsid w:val="00BC7306"/>
    <w:rsid w:val="00BD00C0"/>
    <w:rsid w:val="00BD016A"/>
    <w:rsid w:val="00BD42FE"/>
    <w:rsid w:val="00BD5598"/>
    <w:rsid w:val="00BD6E2D"/>
    <w:rsid w:val="00BD7D8A"/>
    <w:rsid w:val="00BE050B"/>
    <w:rsid w:val="00BE0F9A"/>
    <w:rsid w:val="00BE2065"/>
    <w:rsid w:val="00BE2084"/>
    <w:rsid w:val="00BE38D7"/>
    <w:rsid w:val="00BE515D"/>
    <w:rsid w:val="00BF1C09"/>
    <w:rsid w:val="00BF24F3"/>
    <w:rsid w:val="00BF4786"/>
    <w:rsid w:val="00BF7BD9"/>
    <w:rsid w:val="00C018F5"/>
    <w:rsid w:val="00C019B6"/>
    <w:rsid w:val="00C02071"/>
    <w:rsid w:val="00C02474"/>
    <w:rsid w:val="00C05930"/>
    <w:rsid w:val="00C078CA"/>
    <w:rsid w:val="00C117C8"/>
    <w:rsid w:val="00C1191A"/>
    <w:rsid w:val="00C12746"/>
    <w:rsid w:val="00C12EF1"/>
    <w:rsid w:val="00C1402A"/>
    <w:rsid w:val="00C1560E"/>
    <w:rsid w:val="00C15F52"/>
    <w:rsid w:val="00C17C0F"/>
    <w:rsid w:val="00C22639"/>
    <w:rsid w:val="00C2704D"/>
    <w:rsid w:val="00C309C1"/>
    <w:rsid w:val="00C31EDC"/>
    <w:rsid w:val="00C3235D"/>
    <w:rsid w:val="00C328E4"/>
    <w:rsid w:val="00C32CA6"/>
    <w:rsid w:val="00C32FA2"/>
    <w:rsid w:val="00C342D6"/>
    <w:rsid w:val="00C34BEB"/>
    <w:rsid w:val="00C37BDB"/>
    <w:rsid w:val="00C424C2"/>
    <w:rsid w:val="00C45548"/>
    <w:rsid w:val="00C4572D"/>
    <w:rsid w:val="00C459AD"/>
    <w:rsid w:val="00C464D8"/>
    <w:rsid w:val="00C47845"/>
    <w:rsid w:val="00C500E7"/>
    <w:rsid w:val="00C511B7"/>
    <w:rsid w:val="00C51709"/>
    <w:rsid w:val="00C51D53"/>
    <w:rsid w:val="00C5212F"/>
    <w:rsid w:val="00C52DE7"/>
    <w:rsid w:val="00C54316"/>
    <w:rsid w:val="00C54E7E"/>
    <w:rsid w:val="00C56C4D"/>
    <w:rsid w:val="00C56D1C"/>
    <w:rsid w:val="00C5763E"/>
    <w:rsid w:val="00C57EFB"/>
    <w:rsid w:val="00C606E0"/>
    <w:rsid w:val="00C611B8"/>
    <w:rsid w:val="00C61A8C"/>
    <w:rsid w:val="00C6385D"/>
    <w:rsid w:val="00C63E2E"/>
    <w:rsid w:val="00C64069"/>
    <w:rsid w:val="00C643EA"/>
    <w:rsid w:val="00C64A59"/>
    <w:rsid w:val="00C662D3"/>
    <w:rsid w:val="00C6680C"/>
    <w:rsid w:val="00C754BC"/>
    <w:rsid w:val="00C7573B"/>
    <w:rsid w:val="00C761FB"/>
    <w:rsid w:val="00C76755"/>
    <w:rsid w:val="00C76EDB"/>
    <w:rsid w:val="00C774CE"/>
    <w:rsid w:val="00C80D21"/>
    <w:rsid w:val="00C81097"/>
    <w:rsid w:val="00C8113A"/>
    <w:rsid w:val="00C8158A"/>
    <w:rsid w:val="00C816CF"/>
    <w:rsid w:val="00C81DDA"/>
    <w:rsid w:val="00C82CB6"/>
    <w:rsid w:val="00C832D9"/>
    <w:rsid w:val="00C85527"/>
    <w:rsid w:val="00C87321"/>
    <w:rsid w:val="00C87FE6"/>
    <w:rsid w:val="00C9020B"/>
    <w:rsid w:val="00C902AA"/>
    <w:rsid w:val="00C90F4A"/>
    <w:rsid w:val="00C91526"/>
    <w:rsid w:val="00C920E0"/>
    <w:rsid w:val="00C9333A"/>
    <w:rsid w:val="00C94E1E"/>
    <w:rsid w:val="00C95602"/>
    <w:rsid w:val="00C97D3B"/>
    <w:rsid w:val="00CA41D7"/>
    <w:rsid w:val="00CA5766"/>
    <w:rsid w:val="00CA5786"/>
    <w:rsid w:val="00CA5E45"/>
    <w:rsid w:val="00CA5F1B"/>
    <w:rsid w:val="00CA648F"/>
    <w:rsid w:val="00CB097D"/>
    <w:rsid w:val="00CB167A"/>
    <w:rsid w:val="00CB20A3"/>
    <w:rsid w:val="00CB5C54"/>
    <w:rsid w:val="00CB7C19"/>
    <w:rsid w:val="00CC16C8"/>
    <w:rsid w:val="00CC1ED1"/>
    <w:rsid w:val="00CC3052"/>
    <w:rsid w:val="00CC4C69"/>
    <w:rsid w:val="00CC530D"/>
    <w:rsid w:val="00CC63E5"/>
    <w:rsid w:val="00CC79ED"/>
    <w:rsid w:val="00CD2EDB"/>
    <w:rsid w:val="00CD3163"/>
    <w:rsid w:val="00CD326E"/>
    <w:rsid w:val="00CD40E3"/>
    <w:rsid w:val="00CD5DB4"/>
    <w:rsid w:val="00CE222B"/>
    <w:rsid w:val="00CE253F"/>
    <w:rsid w:val="00CE3B09"/>
    <w:rsid w:val="00CE3E9A"/>
    <w:rsid w:val="00CE44BC"/>
    <w:rsid w:val="00CE7464"/>
    <w:rsid w:val="00CE7B75"/>
    <w:rsid w:val="00CF04D9"/>
    <w:rsid w:val="00CF09C1"/>
    <w:rsid w:val="00CF1393"/>
    <w:rsid w:val="00CF3604"/>
    <w:rsid w:val="00CF3E0B"/>
    <w:rsid w:val="00CF42DE"/>
    <w:rsid w:val="00CF4C8C"/>
    <w:rsid w:val="00CF5AEF"/>
    <w:rsid w:val="00CF7244"/>
    <w:rsid w:val="00D01F23"/>
    <w:rsid w:val="00D03BD8"/>
    <w:rsid w:val="00D04A3B"/>
    <w:rsid w:val="00D075E7"/>
    <w:rsid w:val="00D0798E"/>
    <w:rsid w:val="00D100D1"/>
    <w:rsid w:val="00D117C3"/>
    <w:rsid w:val="00D11D83"/>
    <w:rsid w:val="00D11EF7"/>
    <w:rsid w:val="00D14D86"/>
    <w:rsid w:val="00D16A81"/>
    <w:rsid w:val="00D23FF3"/>
    <w:rsid w:val="00D258B2"/>
    <w:rsid w:val="00D30307"/>
    <w:rsid w:val="00D30437"/>
    <w:rsid w:val="00D30A69"/>
    <w:rsid w:val="00D33D99"/>
    <w:rsid w:val="00D343C1"/>
    <w:rsid w:val="00D40842"/>
    <w:rsid w:val="00D40DF9"/>
    <w:rsid w:val="00D442B0"/>
    <w:rsid w:val="00D4457C"/>
    <w:rsid w:val="00D44B78"/>
    <w:rsid w:val="00D45B4D"/>
    <w:rsid w:val="00D46BFE"/>
    <w:rsid w:val="00D46E9A"/>
    <w:rsid w:val="00D47070"/>
    <w:rsid w:val="00D50C59"/>
    <w:rsid w:val="00D53AA9"/>
    <w:rsid w:val="00D557EC"/>
    <w:rsid w:val="00D602C2"/>
    <w:rsid w:val="00D606FE"/>
    <w:rsid w:val="00D616BC"/>
    <w:rsid w:val="00D62B0C"/>
    <w:rsid w:val="00D634EB"/>
    <w:rsid w:val="00D64D14"/>
    <w:rsid w:val="00D67175"/>
    <w:rsid w:val="00D709F0"/>
    <w:rsid w:val="00D73BF2"/>
    <w:rsid w:val="00D7465A"/>
    <w:rsid w:val="00D75BC0"/>
    <w:rsid w:val="00D77366"/>
    <w:rsid w:val="00D7796A"/>
    <w:rsid w:val="00D82645"/>
    <w:rsid w:val="00D82FB1"/>
    <w:rsid w:val="00D83EBE"/>
    <w:rsid w:val="00D84FD0"/>
    <w:rsid w:val="00D8669B"/>
    <w:rsid w:val="00D87EC1"/>
    <w:rsid w:val="00D90327"/>
    <w:rsid w:val="00D903EF"/>
    <w:rsid w:val="00D91E11"/>
    <w:rsid w:val="00D941E7"/>
    <w:rsid w:val="00D943F2"/>
    <w:rsid w:val="00D96449"/>
    <w:rsid w:val="00DA19E8"/>
    <w:rsid w:val="00DA30AC"/>
    <w:rsid w:val="00DA6122"/>
    <w:rsid w:val="00DA6CD9"/>
    <w:rsid w:val="00DB0D4A"/>
    <w:rsid w:val="00DB1143"/>
    <w:rsid w:val="00DB12C1"/>
    <w:rsid w:val="00DB3782"/>
    <w:rsid w:val="00DB3A67"/>
    <w:rsid w:val="00DB3C99"/>
    <w:rsid w:val="00DB4E71"/>
    <w:rsid w:val="00DB567D"/>
    <w:rsid w:val="00DB67A8"/>
    <w:rsid w:val="00DB6CEA"/>
    <w:rsid w:val="00DB7287"/>
    <w:rsid w:val="00DC2A99"/>
    <w:rsid w:val="00DC5E20"/>
    <w:rsid w:val="00DC6265"/>
    <w:rsid w:val="00DC6460"/>
    <w:rsid w:val="00DC64FF"/>
    <w:rsid w:val="00DC740C"/>
    <w:rsid w:val="00DC7AE9"/>
    <w:rsid w:val="00DD0516"/>
    <w:rsid w:val="00DD0CEC"/>
    <w:rsid w:val="00DD2F92"/>
    <w:rsid w:val="00DD3C9E"/>
    <w:rsid w:val="00DD475E"/>
    <w:rsid w:val="00DD5433"/>
    <w:rsid w:val="00DD5B98"/>
    <w:rsid w:val="00DD6A3F"/>
    <w:rsid w:val="00DE6BAB"/>
    <w:rsid w:val="00DF2FA3"/>
    <w:rsid w:val="00DF63F6"/>
    <w:rsid w:val="00DF6DFD"/>
    <w:rsid w:val="00DF79FD"/>
    <w:rsid w:val="00E00D87"/>
    <w:rsid w:val="00E0349F"/>
    <w:rsid w:val="00E045E8"/>
    <w:rsid w:val="00E11019"/>
    <w:rsid w:val="00E11C4D"/>
    <w:rsid w:val="00E11F78"/>
    <w:rsid w:val="00E16C3D"/>
    <w:rsid w:val="00E17391"/>
    <w:rsid w:val="00E176A5"/>
    <w:rsid w:val="00E17701"/>
    <w:rsid w:val="00E20872"/>
    <w:rsid w:val="00E23BB4"/>
    <w:rsid w:val="00E2406F"/>
    <w:rsid w:val="00E241AA"/>
    <w:rsid w:val="00E24C23"/>
    <w:rsid w:val="00E2586C"/>
    <w:rsid w:val="00E2667B"/>
    <w:rsid w:val="00E27770"/>
    <w:rsid w:val="00E3080B"/>
    <w:rsid w:val="00E345BB"/>
    <w:rsid w:val="00E34D5F"/>
    <w:rsid w:val="00E40989"/>
    <w:rsid w:val="00E41F3E"/>
    <w:rsid w:val="00E4269E"/>
    <w:rsid w:val="00E42BC2"/>
    <w:rsid w:val="00E44547"/>
    <w:rsid w:val="00E44B42"/>
    <w:rsid w:val="00E46E79"/>
    <w:rsid w:val="00E47C08"/>
    <w:rsid w:val="00E55D2A"/>
    <w:rsid w:val="00E56B50"/>
    <w:rsid w:val="00E608CB"/>
    <w:rsid w:val="00E60F01"/>
    <w:rsid w:val="00E60F62"/>
    <w:rsid w:val="00E63B8D"/>
    <w:rsid w:val="00E66076"/>
    <w:rsid w:val="00E672E9"/>
    <w:rsid w:val="00E73B3D"/>
    <w:rsid w:val="00E7403C"/>
    <w:rsid w:val="00E74726"/>
    <w:rsid w:val="00E74B18"/>
    <w:rsid w:val="00E75ABD"/>
    <w:rsid w:val="00E77265"/>
    <w:rsid w:val="00E7763E"/>
    <w:rsid w:val="00E81BA4"/>
    <w:rsid w:val="00E82936"/>
    <w:rsid w:val="00E83521"/>
    <w:rsid w:val="00E83FAC"/>
    <w:rsid w:val="00E85339"/>
    <w:rsid w:val="00E85AFE"/>
    <w:rsid w:val="00E872D6"/>
    <w:rsid w:val="00E90305"/>
    <w:rsid w:val="00E90DAC"/>
    <w:rsid w:val="00E913EE"/>
    <w:rsid w:val="00E91D71"/>
    <w:rsid w:val="00E948F9"/>
    <w:rsid w:val="00EA279F"/>
    <w:rsid w:val="00EA3375"/>
    <w:rsid w:val="00EA3A1F"/>
    <w:rsid w:val="00EA485E"/>
    <w:rsid w:val="00EA6DCC"/>
    <w:rsid w:val="00EB00A4"/>
    <w:rsid w:val="00EB25FC"/>
    <w:rsid w:val="00EB30EB"/>
    <w:rsid w:val="00EB411E"/>
    <w:rsid w:val="00EB6854"/>
    <w:rsid w:val="00EB6995"/>
    <w:rsid w:val="00EB6DF3"/>
    <w:rsid w:val="00EC0222"/>
    <w:rsid w:val="00EC0BE6"/>
    <w:rsid w:val="00EC10D8"/>
    <w:rsid w:val="00EC14CC"/>
    <w:rsid w:val="00EC217C"/>
    <w:rsid w:val="00EC27DD"/>
    <w:rsid w:val="00EC5DB3"/>
    <w:rsid w:val="00EC7569"/>
    <w:rsid w:val="00ED031D"/>
    <w:rsid w:val="00ED0B49"/>
    <w:rsid w:val="00ED24E5"/>
    <w:rsid w:val="00ED28C9"/>
    <w:rsid w:val="00ED2A75"/>
    <w:rsid w:val="00ED2F00"/>
    <w:rsid w:val="00ED34FC"/>
    <w:rsid w:val="00ED7F08"/>
    <w:rsid w:val="00EE0826"/>
    <w:rsid w:val="00EE2756"/>
    <w:rsid w:val="00EE2D58"/>
    <w:rsid w:val="00EE3FF6"/>
    <w:rsid w:val="00EE5AA2"/>
    <w:rsid w:val="00EE76C5"/>
    <w:rsid w:val="00EF0DC0"/>
    <w:rsid w:val="00EF0FC1"/>
    <w:rsid w:val="00EF214C"/>
    <w:rsid w:val="00EF4156"/>
    <w:rsid w:val="00EF63A5"/>
    <w:rsid w:val="00EF682E"/>
    <w:rsid w:val="00EF7ADF"/>
    <w:rsid w:val="00F034A3"/>
    <w:rsid w:val="00F03F63"/>
    <w:rsid w:val="00F05372"/>
    <w:rsid w:val="00F07E36"/>
    <w:rsid w:val="00F12504"/>
    <w:rsid w:val="00F14F9E"/>
    <w:rsid w:val="00F17146"/>
    <w:rsid w:val="00F171AC"/>
    <w:rsid w:val="00F209EA"/>
    <w:rsid w:val="00F222D8"/>
    <w:rsid w:val="00F222DC"/>
    <w:rsid w:val="00F23ED2"/>
    <w:rsid w:val="00F25B82"/>
    <w:rsid w:val="00F27D48"/>
    <w:rsid w:val="00F32BBC"/>
    <w:rsid w:val="00F36465"/>
    <w:rsid w:val="00F379BF"/>
    <w:rsid w:val="00F4270D"/>
    <w:rsid w:val="00F4335D"/>
    <w:rsid w:val="00F46070"/>
    <w:rsid w:val="00F46458"/>
    <w:rsid w:val="00F509E0"/>
    <w:rsid w:val="00F50BC6"/>
    <w:rsid w:val="00F5185C"/>
    <w:rsid w:val="00F52A0F"/>
    <w:rsid w:val="00F53564"/>
    <w:rsid w:val="00F541FD"/>
    <w:rsid w:val="00F5557F"/>
    <w:rsid w:val="00F5764B"/>
    <w:rsid w:val="00F60862"/>
    <w:rsid w:val="00F60B85"/>
    <w:rsid w:val="00F611BC"/>
    <w:rsid w:val="00F62014"/>
    <w:rsid w:val="00F62B2F"/>
    <w:rsid w:val="00F635FB"/>
    <w:rsid w:val="00F65D91"/>
    <w:rsid w:val="00F66008"/>
    <w:rsid w:val="00F666E9"/>
    <w:rsid w:val="00F67A4A"/>
    <w:rsid w:val="00F7253A"/>
    <w:rsid w:val="00F72736"/>
    <w:rsid w:val="00F728AC"/>
    <w:rsid w:val="00F729DF"/>
    <w:rsid w:val="00F73643"/>
    <w:rsid w:val="00F741CA"/>
    <w:rsid w:val="00F74868"/>
    <w:rsid w:val="00F774BE"/>
    <w:rsid w:val="00F77C07"/>
    <w:rsid w:val="00F81CD5"/>
    <w:rsid w:val="00F8264C"/>
    <w:rsid w:val="00F82C1E"/>
    <w:rsid w:val="00F834CA"/>
    <w:rsid w:val="00F850E7"/>
    <w:rsid w:val="00F865C7"/>
    <w:rsid w:val="00F86952"/>
    <w:rsid w:val="00F86B7A"/>
    <w:rsid w:val="00F879DF"/>
    <w:rsid w:val="00F91639"/>
    <w:rsid w:val="00F91D5F"/>
    <w:rsid w:val="00F96244"/>
    <w:rsid w:val="00FA17D4"/>
    <w:rsid w:val="00FA58DA"/>
    <w:rsid w:val="00FA7BA3"/>
    <w:rsid w:val="00FB2226"/>
    <w:rsid w:val="00FB5714"/>
    <w:rsid w:val="00FB5D25"/>
    <w:rsid w:val="00FB6213"/>
    <w:rsid w:val="00FB6686"/>
    <w:rsid w:val="00FB6E4C"/>
    <w:rsid w:val="00FB7F5F"/>
    <w:rsid w:val="00FC099F"/>
    <w:rsid w:val="00FC1BE2"/>
    <w:rsid w:val="00FC1E66"/>
    <w:rsid w:val="00FC2BE3"/>
    <w:rsid w:val="00FC2D84"/>
    <w:rsid w:val="00FC4FB4"/>
    <w:rsid w:val="00FC50ED"/>
    <w:rsid w:val="00FC64ED"/>
    <w:rsid w:val="00FC6AA3"/>
    <w:rsid w:val="00FC78B0"/>
    <w:rsid w:val="00FC7AB0"/>
    <w:rsid w:val="00FD0908"/>
    <w:rsid w:val="00FD1784"/>
    <w:rsid w:val="00FD44F8"/>
    <w:rsid w:val="00FD47D7"/>
    <w:rsid w:val="00FD4B50"/>
    <w:rsid w:val="00FD5248"/>
    <w:rsid w:val="00FD719C"/>
    <w:rsid w:val="00FE089A"/>
    <w:rsid w:val="00FE2141"/>
    <w:rsid w:val="00FE348F"/>
    <w:rsid w:val="00FE34EB"/>
    <w:rsid w:val="00FE4C77"/>
    <w:rsid w:val="00FE59A4"/>
    <w:rsid w:val="00FE724B"/>
    <w:rsid w:val="00FE7FAB"/>
    <w:rsid w:val="00FF06E4"/>
    <w:rsid w:val="00FF235C"/>
    <w:rsid w:val="00FF2654"/>
    <w:rsid w:val="00FF534C"/>
    <w:rsid w:val="00FF6A78"/>
    <w:rsid w:val="00FF708A"/>
    <w:rsid w:val="00FF77CF"/>
    <w:rsid w:val="00FF78E5"/>
    <w:rsid w:val="00FF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69F95E47"/>
  <w15:chartTrackingRefBased/>
  <w15:docId w15:val="{241C56FB-E68A-4647-8C35-41A3B3BE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Arial Unicode MS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Hyperlink" w:uiPriority="99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pPr>
      <w:widowControl w:val="0"/>
      <w:spacing w:line="240" w:lineRule="atLeast"/>
      <w:jc w:val="both"/>
    </w:pPr>
  </w:style>
  <w:style w:type="paragraph" w:styleId="1">
    <w:name w:val="heading 1"/>
    <w:aliases w:val="l1,level 1 heading"/>
    <w:basedOn w:val="a4"/>
    <w:next w:val="a4"/>
    <w:link w:val="1Char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0">
    <w:name w:val="heading 2"/>
    <w:basedOn w:val="a4"/>
    <w:next w:val="a4"/>
    <w:link w:val="2Char"/>
    <w:rsid w:val="005E7E95"/>
    <w:pPr>
      <w:outlineLvl w:val="1"/>
    </w:pPr>
  </w:style>
  <w:style w:type="paragraph" w:styleId="3">
    <w:name w:val="heading 3"/>
    <w:basedOn w:val="1"/>
    <w:next w:val="a4"/>
    <w:link w:val="3Char"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4"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4"/>
    <w:next w:val="a4"/>
    <w:pPr>
      <w:numPr>
        <w:ilvl w:val="4"/>
        <w:numId w:val="1"/>
      </w:numPr>
      <w:spacing w:before="240" w:after="60"/>
      <w:outlineLvl w:val="4"/>
    </w:pPr>
  </w:style>
  <w:style w:type="paragraph" w:styleId="6">
    <w:name w:val="heading 6"/>
    <w:basedOn w:val="a4"/>
    <w:next w:val="a4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7">
    <w:name w:val="heading 7"/>
    <w:basedOn w:val="a4"/>
    <w:next w:val="a4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4"/>
    <w:next w:val="a4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4"/>
    <w:next w:val="a4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table" w:styleId="a8">
    <w:name w:val="Table Grid"/>
    <w:basedOn w:val="a6"/>
    <w:uiPriority w:val="59"/>
    <w:rsid w:val="008179F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itle"/>
    <w:basedOn w:val="a4"/>
    <w:next w:val="a4"/>
    <w:link w:val="Char"/>
    <w:pPr>
      <w:spacing w:line="240" w:lineRule="auto"/>
      <w:jc w:val="center"/>
    </w:pPr>
    <w:rPr>
      <w:rFonts w:ascii="Arial" w:hAnsi="Arial"/>
      <w:b/>
      <w:sz w:val="36"/>
    </w:rPr>
  </w:style>
  <w:style w:type="paragraph" w:styleId="12">
    <w:name w:val="toc 1"/>
    <w:basedOn w:val="a4"/>
    <w:next w:val="a4"/>
    <w:uiPriority w:val="39"/>
    <w:pPr>
      <w:spacing w:before="120" w:after="120"/>
      <w:jc w:val="left"/>
    </w:pPr>
    <w:rPr>
      <w:b/>
      <w:bCs/>
      <w:caps/>
    </w:rPr>
  </w:style>
  <w:style w:type="paragraph" w:styleId="30">
    <w:name w:val="toc 3"/>
    <w:basedOn w:val="a4"/>
    <w:next w:val="a4"/>
    <w:uiPriority w:val="39"/>
    <w:pPr>
      <w:ind w:left="400"/>
      <w:jc w:val="left"/>
    </w:pPr>
    <w:rPr>
      <w:i/>
      <w:iCs/>
    </w:rPr>
  </w:style>
  <w:style w:type="paragraph" w:styleId="aa">
    <w:name w:val="header"/>
    <w:basedOn w:val="a4"/>
    <w:link w:val="Char0"/>
    <w:pPr>
      <w:tabs>
        <w:tab w:val="center" w:pos="4320"/>
        <w:tab w:val="right" w:pos="8640"/>
      </w:tabs>
    </w:pPr>
  </w:style>
  <w:style w:type="paragraph" w:styleId="ab">
    <w:name w:val="footer"/>
    <w:basedOn w:val="a4"/>
    <w:link w:val="Char1"/>
    <w:uiPriority w:val="99"/>
    <w:pPr>
      <w:tabs>
        <w:tab w:val="center" w:pos="4320"/>
        <w:tab w:val="right" w:pos="8640"/>
      </w:tabs>
    </w:pPr>
  </w:style>
  <w:style w:type="character" w:styleId="ac">
    <w:name w:val="page number"/>
    <w:basedOn w:val="a5"/>
  </w:style>
  <w:style w:type="paragraph" w:customStyle="1" w:styleId="TOC1">
    <w:name w:val="TOC 제목1"/>
    <w:basedOn w:val="1"/>
    <w:next w:val="a4"/>
    <w:pPr>
      <w:keepLines/>
      <w:widowControl/>
      <w:numPr>
        <w:numId w:val="0"/>
      </w:numPr>
      <w:overflowPunct w:val="0"/>
      <w:autoSpaceDE w:val="0"/>
      <w:autoSpaceDN w:val="0"/>
      <w:adjustRightInd w:val="0"/>
      <w:spacing w:before="240" w:after="240" w:line="240" w:lineRule="auto"/>
      <w:ind w:left="720" w:hanging="720"/>
      <w:jc w:val="center"/>
      <w:outlineLvl w:val="9"/>
    </w:pPr>
    <w:rPr>
      <w:rFonts w:eastAsia="굴림체"/>
      <w:kern w:val="28"/>
      <w:sz w:val="32"/>
    </w:rPr>
  </w:style>
  <w:style w:type="paragraph" w:styleId="21">
    <w:name w:val="toc 2"/>
    <w:basedOn w:val="a4"/>
    <w:next w:val="a4"/>
    <w:autoRedefine/>
    <w:uiPriority w:val="39"/>
    <w:pPr>
      <w:ind w:left="200"/>
      <w:jc w:val="left"/>
    </w:pPr>
    <w:rPr>
      <w:smallCaps/>
    </w:rPr>
  </w:style>
  <w:style w:type="paragraph" w:styleId="ad">
    <w:name w:val="Body Text"/>
    <w:basedOn w:val="a4"/>
    <w:pPr>
      <w:spacing w:after="120" w:line="240" w:lineRule="auto"/>
      <w:ind w:left="1080"/>
    </w:pPr>
  </w:style>
  <w:style w:type="paragraph" w:customStyle="1" w:styleId="ClassDocumentation">
    <w:name w:val="Class Documentation"/>
    <w:basedOn w:val="a4"/>
    <w:pPr>
      <w:spacing w:line="240" w:lineRule="auto"/>
      <w:ind w:left="1440"/>
    </w:pPr>
    <w:rPr>
      <w:kern w:val="28"/>
    </w:rPr>
  </w:style>
  <w:style w:type="character" w:styleId="ae">
    <w:name w:val="annotation reference"/>
    <w:rPr>
      <w:color w:val="FF00FF"/>
      <w:sz w:val="16"/>
    </w:rPr>
  </w:style>
  <w:style w:type="paragraph" w:styleId="af">
    <w:name w:val="annotation text"/>
    <w:basedOn w:val="a4"/>
    <w:link w:val="Char10"/>
    <w:pPr>
      <w:keepLines/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Tabletext">
    <w:name w:val="Tabletext"/>
    <w:basedOn w:val="a4"/>
    <w:pPr>
      <w:keepLines/>
      <w:autoSpaceDE w:val="0"/>
      <w:autoSpaceDN w:val="0"/>
      <w:spacing w:after="120"/>
    </w:pPr>
  </w:style>
  <w:style w:type="character" w:customStyle="1" w:styleId="CharChar4">
    <w:name w:val="Char Char4"/>
    <w:rPr>
      <w:rFonts w:ascii="Tahoma" w:eastAsia="돋움" w:hAnsi="Tahoma"/>
      <w:lang w:val="en-US" w:eastAsia="en-US" w:bidi="ar-SA"/>
    </w:rPr>
  </w:style>
  <w:style w:type="paragraph" w:styleId="af0">
    <w:name w:val="Balloon Text"/>
    <w:basedOn w:val="a4"/>
    <w:link w:val="Char2"/>
    <w:rPr>
      <w:rFonts w:ascii="Arial" w:hAnsi="Arial"/>
      <w:sz w:val="18"/>
      <w:szCs w:val="18"/>
    </w:rPr>
  </w:style>
  <w:style w:type="paragraph" w:styleId="af1">
    <w:name w:val="caption"/>
    <w:basedOn w:val="a4"/>
    <w:next w:val="a4"/>
    <w:pPr>
      <w:spacing w:before="120" w:after="240"/>
      <w:jc w:val="left"/>
    </w:pPr>
    <w:rPr>
      <w:rFonts w:ascii="Times New Roman" w:eastAsia="바탕" w:hAnsi="Times New Roman"/>
      <w:b/>
      <w:bCs/>
    </w:rPr>
  </w:style>
  <w:style w:type="paragraph" w:styleId="40">
    <w:name w:val="toc 4"/>
    <w:basedOn w:val="a4"/>
    <w:next w:val="a4"/>
    <w:autoRedefine/>
    <w:uiPriority w:val="39"/>
    <w:rsid w:val="006A0DC0"/>
    <w:pPr>
      <w:ind w:left="600"/>
      <w:jc w:val="left"/>
    </w:pPr>
    <w:rPr>
      <w:sz w:val="18"/>
      <w:szCs w:val="18"/>
    </w:rPr>
  </w:style>
  <w:style w:type="paragraph" w:styleId="50">
    <w:name w:val="toc 5"/>
    <w:basedOn w:val="a4"/>
    <w:next w:val="a4"/>
    <w:autoRedefine/>
    <w:uiPriority w:val="39"/>
    <w:rsid w:val="006A0DC0"/>
    <w:pPr>
      <w:ind w:left="800"/>
      <w:jc w:val="left"/>
    </w:pPr>
    <w:rPr>
      <w:sz w:val="18"/>
      <w:szCs w:val="18"/>
    </w:rPr>
  </w:style>
  <w:style w:type="paragraph" w:styleId="60">
    <w:name w:val="toc 6"/>
    <w:basedOn w:val="a4"/>
    <w:next w:val="a4"/>
    <w:autoRedefine/>
    <w:uiPriority w:val="39"/>
    <w:rsid w:val="006A0DC0"/>
    <w:pPr>
      <w:ind w:left="1000"/>
      <w:jc w:val="left"/>
    </w:pPr>
    <w:rPr>
      <w:sz w:val="18"/>
      <w:szCs w:val="18"/>
    </w:rPr>
  </w:style>
  <w:style w:type="paragraph" w:styleId="70">
    <w:name w:val="toc 7"/>
    <w:basedOn w:val="a4"/>
    <w:next w:val="a4"/>
    <w:autoRedefine/>
    <w:uiPriority w:val="39"/>
    <w:rsid w:val="006A0DC0"/>
    <w:pPr>
      <w:ind w:left="1200"/>
      <w:jc w:val="left"/>
    </w:pPr>
    <w:rPr>
      <w:sz w:val="18"/>
      <w:szCs w:val="18"/>
    </w:rPr>
  </w:style>
  <w:style w:type="paragraph" w:styleId="80">
    <w:name w:val="toc 8"/>
    <w:basedOn w:val="a4"/>
    <w:next w:val="a4"/>
    <w:autoRedefine/>
    <w:uiPriority w:val="39"/>
    <w:rsid w:val="006A0DC0"/>
    <w:pPr>
      <w:ind w:left="1400"/>
      <w:jc w:val="left"/>
    </w:pPr>
    <w:rPr>
      <w:sz w:val="18"/>
      <w:szCs w:val="18"/>
    </w:rPr>
  </w:style>
  <w:style w:type="paragraph" w:styleId="90">
    <w:name w:val="toc 9"/>
    <w:basedOn w:val="a4"/>
    <w:next w:val="a4"/>
    <w:autoRedefine/>
    <w:uiPriority w:val="39"/>
    <w:rsid w:val="006A0DC0"/>
    <w:pPr>
      <w:ind w:left="1600"/>
      <w:jc w:val="left"/>
    </w:pPr>
    <w:rPr>
      <w:sz w:val="18"/>
      <w:szCs w:val="18"/>
    </w:rPr>
  </w:style>
  <w:style w:type="paragraph" w:styleId="af2">
    <w:name w:val="Normal (Web)"/>
    <w:basedOn w:val="a4"/>
    <w:uiPriority w:val="99"/>
    <w:unhideWhenUsed/>
    <w:rsid w:val="00A463D5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f3">
    <w:name w:val="List Paragraph"/>
    <w:basedOn w:val="a4"/>
    <w:link w:val="Char3"/>
    <w:uiPriority w:val="34"/>
    <w:qFormat/>
    <w:rsid w:val="00321AAA"/>
    <w:pPr>
      <w:ind w:leftChars="400" w:left="800"/>
    </w:pPr>
  </w:style>
  <w:style w:type="paragraph" w:styleId="TOC">
    <w:name w:val="TOC Heading"/>
    <w:basedOn w:val="1"/>
    <w:next w:val="a4"/>
    <w:uiPriority w:val="39"/>
    <w:semiHidden/>
    <w:unhideWhenUsed/>
    <w:qFormat/>
    <w:rsid w:val="0097170C"/>
    <w:pPr>
      <w:numPr>
        <w:numId w:val="0"/>
      </w:numPr>
      <w:spacing w:before="0" w:after="0"/>
      <w:outlineLvl w:val="9"/>
    </w:pPr>
    <w:rPr>
      <w:rFonts w:asciiTheme="majorHAnsi" w:eastAsiaTheme="majorEastAsia" w:hAnsiTheme="majorHAnsi" w:cstheme="majorBidi"/>
      <w:b w:val="0"/>
      <w:sz w:val="28"/>
      <w:szCs w:val="28"/>
    </w:rPr>
  </w:style>
  <w:style w:type="paragraph" w:customStyle="1" w:styleId="af4">
    <w:name w:val="바탕글"/>
    <w:rsid w:val="0097170C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 w:eastAsia="바탕체" w:hAnsi="Times New Roman" w:cs="Times New Roman"/>
      <w:color w:val="000000"/>
    </w:rPr>
  </w:style>
  <w:style w:type="character" w:customStyle="1" w:styleId="2Char">
    <w:name w:val="제목 2 Char"/>
    <w:basedOn w:val="a5"/>
    <w:link w:val="20"/>
    <w:rsid w:val="005E7E95"/>
  </w:style>
  <w:style w:type="character" w:styleId="af5">
    <w:name w:val="Hyperlink"/>
    <w:basedOn w:val="a5"/>
    <w:uiPriority w:val="99"/>
    <w:rsid w:val="0097170C"/>
    <w:rPr>
      <w:color w:val="0000FF"/>
      <w:u w:val="single"/>
    </w:rPr>
  </w:style>
  <w:style w:type="paragraph" w:customStyle="1" w:styleId="RFP">
    <w:name w:val="RFP본문"/>
    <w:basedOn w:val="ab"/>
    <w:rsid w:val="0097170C"/>
    <w:pPr>
      <w:tabs>
        <w:tab w:val="clear" w:pos="4320"/>
        <w:tab w:val="clear" w:pos="8640"/>
      </w:tabs>
      <w:wordWrap w:val="0"/>
      <w:autoSpaceDE w:val="0"/>
      <w:autoSpaceDN w:val="0"/>
      <w:spacing w:line="240" w:lineRule="auto"/>
      <w:ind w:leftChars="337" w:left="540"/>
      <w:jc w:val="left"/>
    </w:pPr>
    <w:rPr>
      <w:rFonts w:ascii="Arial" w:eastAsia="굴림체" w:hAnsi="Arial" w:cs="Arial"/>
      <w:snapToGrid w:val="0"/>
      <w:kern w:val="2"/>
      <w:sz w:val="22"/>
      <w:szCs w:val="24"/>
    </w:rPr>
  </w:style>
  <w:style w:type="numbering" w:customStyle="1" w:styleId="10">
    <w:name w:val="스타일1"/>
    <w:uiPriority w:val="99"/>
    <w:rsid w:val="0097170C"/>
    <w:pPr>
      <w:numPr>
        <w:numId w:val="4"/>
      </w:numPr>
    </w:pPr>
  </w:style>
  <w:style w:type="paragraph" w:styleId="af6">
    <w:name w:val="Document Map"/>
    <w:basedOn w:val="a4"/>
    <w:link w:val="Char4"/>
    <w:rsid w:val="0097170C"/>
    <w:pPr>
      <w:shd w:val="clear" w:color="auto" w:fill="000080"/>
      <w:wordWrap w:val="0"/>
      <w:autoSpaceDE w:val="0"/>
      <w:autoSpaceDN w:val="0"/>
      <w:spacing w:line="240" w:lineRule="auto"/>
    </w:pPr>
    <w:rPr>
      <w:rFonts w:ascii="Arial" w:eastAsia="돋움" w:hAnsi="Arial" w:cs="Times New Roman"/>
      <w:kern w:val="2"/>
      <w:szCs w:val="24"/>
    </w:rPr>
  </w:style>
  <w:style w:type="character" w:customStyle="1" w:styleId="Char4">
    <w:name w:val="문서 구조 Char"/>
    <w:basedOn w:val="a5"/>
    <w:link w:val="af6"/>
    <w:rsid w:val="0097170C"/>
    <w:rPr>
      <w:rFonts w:ascii="Arial" w:eastAsia="돋움" w:hAnsi="Arial" w:cs="Times New Roman"/>
      <w:kern w:val="2"/>
      <w:szCs w:val="24"/>
      <w:shd w:val="clear" w:color="auto" w:fill="000080"/>
    </w:rPr>
  </w:style>
  <w:style w:type="paragraph" w:customStyle="1" w:styleId="13">
    <w:name w:val="본문1"/>
    <w:basedOn w:val="ad"/>
    <w:autoRedefine/>
    <w:rsid w:val="0097170C"/>
    <w:pPr>
      <w:tabs>
        <w:tab w:val="num" w:pos="800"/>
      </w:tabs>
      <w:autoSpaceDE w:val="0"/>
      <w:autoSpaceDN w:val="0"/>
      <w:spacing w:after="20"/>
      <w:ind w:left="800" w:hanging="400"/>
    </w:pPr>
    <w:rPr>
      <w:rFonts w:ascii="바탕체" w:eastAsia="바탕체" w:hAnsi="바탕체" w:cs="Arial"/>
      <w:color w:val="000000"/>
      <w:kern w:val="2"/>
      <w:sz w:val="22"/>
      <w:szCs w:val="22"/>
    </w:rPr>
  </w:style>
  <w:style w:type="paragraph" w:customStyle="1" w:styleId="2">
    <w:name w:val="본문2"/>
    <w:basedOn w:val="13"/>
    <w:autoRedefine/>
    <w:rsid w:val="0097170C"/>
    <w:pPr>
      <w:numPr>
        <w:numId w:val="2"/>
      </w:numPr>
      <w:spacing w:before="60" w:after="60"/>
      <w:jc w:val="left"/>
    </w:pPr>
    <w:rPr>
      <w:rFonts w:asciiTheme="minorHAnsi" w:eastAsiaTheme="minorHAnsi" w:hAnsiTheme="minorHAnsi"/>
      <w:sz w:val="20"/>
      <w:szCs w:val="20"/>
    </w:rPr>
  </w:style>
  <w:style w:type="paragraph" w:styleId="af7">
    <w:name w:val="Date"/>
    <w:basedOn w:val="a4"/>
    <w:next w:val="a4"/>
    <w:link w:val="Char5"/>
    <w:rsid w:val="0097170C"/>
    <w:pPr>
      <w:wordWrap w:val="0"/>
      <w:autoSpaceDE w:val="0"/>
      <w:autoSpaceDN w:val="0"/>
      <w:spacing w:line="240" w:lineRule="auto"/>
    </w:pPr>
    <w:rPr>
      <w:rFonts w:ascii="바탕" w:eastAsia="Calibri" w:hAnsi="Times New Roman" w:cs="Times New Roman"/>
      <w:kern w:val="2"/>
      <w:szCs w:val="24"/>
    </w:rPr>
  </w:style>
  <w:style w:type="character" w:customStyle="1" w:styleId="Char5">
    <w:name w:val="날짜 Char"/>
    <w:basedOn w:val="a5"/>
    <w:link w:val="af7"/>
    <w:rsid w:val="0097170C"/>
    <w:rPr>
      <w:rFonts w:ascii="바탕" w:eastAsia="Calibri" w:hAnsi="Times New Roman" w:cs="Times New Roman"/>
      <w:kern w:val="2"/>
      <w:szCs w:val="24"/>
    </w:rPr>
  </w:style>
  <w:style w:type="character" w:customStyle="1" w:styleId="Char2">
    <w:name w:val="풍선 도움말 텍스트 Char"/>
    <w:basedOn w:val="a5"/>
    <w:link w:val="af0"/>
    <w:rsid w:val="0097170C"/>
    <w:rPr>
      <w:rFonts w:ascii="Arial" w:hAnsi="Arial"/>
      <w:sz w:val="18"/>
      <w:szCs w:val="18"/>
    </w:rPr>
  </w:style>
  <w:style w:type="character" w:customStyle="1" w:styleId="Char6">
    <w:name w:val="메모 텍스트 Char"/>
    <w:basedOn w:val="a5"/>
    <w:rsid w:val="0097170C"/>
    <w:rPr>
      <w:rFonts w:ascii="바탕"/>
      <w:kern w:val="2"/>
      <w:szCs w:val="24"/>
    </w:rPr>
  </w:style>
  <w:style w:type="paragraph" w:styleId="af8">
    <w:name w:val="Normal Indent"/>
    <w:basedOn w:val="a4"/>
    <w:rsid w:val="0097170C"/>
    <w:pPr>
      <w:wordWrap w:val="0"/>
      <w:snapToGrid w:val="0"/>
      <w:spacing w:line="320" w:lineRule="exact"/>
      <w:ind w:left="851"/>
      <w:jc w:val="left"/>
    </w:pPr>
    <w:rPr>
      <w:rFonts w:ascii="Century Gothic" w:eastAsia="돋움" w:hAnsi="Century Gothic" w:cs="Times New Roman"/>
      <w:kern w:val="2"/>
    </w:rPr>
  </w:style>
  <w:style w:type="paragraph" w:styleId="af9">
    <w:name w:val="annotation subject"/>
    <w:basedOn w:val="af"/>
    <w:next w:val="af"/>
    <w:link w:val="Char7"/>
    <w:rsid w:val="0097170C"/>
    <w:pPr>
      <w:keepLines w:val="0"/>
      <w:tabs>
        <w:tab w:val="clear" w:pos="187"/>
      </w:tabs>
      <w:wordWrap w:val="0"/>
      <w:autoSpaceDE w:val="0"/>
      <w:autoSpaceDN w:val="0"/>
      <w:spacing w:after="0" w:line="240" w:lineRule="auto"/>
      <w:ind w:left="0" w:firstLine="0"/>
      <w:jc w:val="left"/>
    </w:pPr>
    <w:rPr>
      <w:rFonts w:ascii="바탕" w:eastAsia="Calibri" w:hAnsi="Times New Roman" w:cs="Times New Roman"/>
      <w:b/>
      <w:bCs/>
      <w:kern w:val="2"/>
      <w:sz w:val="20"/>
      <w:szCs w:val="24"/>
    </w:rPr>
  </w:style>
  <w:style w:type="character" w:customStyle="1" w:styleId="Char10">
    <w:name w:val="메모 텍스트 Char1"/>
    <w:basedOn w:val="a5"/>
    <w:link w:val="af"/>
    <w:rsid w:val="0097170C"/>
    <w:rPr>
      <w:sz w:val="18"/>
    </w:rPr>
  </w:style>
  <w:style w:type="character" w:customStyle="1" w:styleId="Char7">
    <w:name w:val="메모 주제 Char"/>
    <w:basedOn w:val="Char10"/>
    <w:link w:val="af9"/>
    <w:rsid w:val="0097170C"/>
    <w:rPr>
      <w:rFonts w:ascii="바탕" w:eastAsia="Calibri" w:hAnsi="Times New Roman" w:cs="Times New Roman"/>
      <w:b/>
      <w:bCs/>
      <w:kern w:val="2"/>
      <w:sz w:val="18"/>
      <w:szCs w:val="24"/>
    </w:rPr>
  </w:style>
  <w:style w:type="paragraph" w:styleId="afa">
    <w:name w:val="Subtitle"/>
    <w:basedOn w:val="a4"/>
    <w:next w:val="a4"/>
    <w:link w:val="Char8"/>
    <w:rsid w:val="0097170C"/>
    <w:pPr>
      <w:wordWrap w:val="0"/>
      <w:autoSpaceDE w:val="0"/>
      <w:autoSpaceDN w:val="0"/>
      <w:spacing w:after="60" w:line="240" w:lineRule="auto"/>
      <w:jc w:val="center"/>
      <w:outlineLvl w:val="1"/>
    </w:pPr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Char8">
    <w:name w:val="부제 Char"/>
    <w:basedOn w:val="a5"/>
    <w:link w:val="afa"/>
    <w:rsid w:val="0097170C"/>
    <w:rPr>
      <w:rFonts w:asciiTheme="majorHAnsi" w:eastAsiaTheme="majorEastAsia" w:hAnsiTheme="majorHAnsi" w:cstheme="majorBidi"/>
      <w:kern w:val="2"/>
      <w:sz w:val="24"/>
      <w:szCs w:val="24"/>
    </w:rPr>
  </w:style>
  <w:style w:type="paragraph" w:customStyle="1" w:styleId="Normal1">
    <w:name w:val="Normal1"/>
    <w:basedOn w:val="a4"/>
    <w:rsid w:val="0097170C"/>
    <w:pPr>
      <w:keepNext/>
      <w:widowControl/>
      <w:spacing w:line="240" w:lineRule="auto"/>
      <w:jc w:val="left"/>
    </w:pPr>
    <w:rPr>
      <w:rFonts w:ascii="Book Antiqua" w:eastAsia="Times New Roman" w:hAnsi="Book Antiqua" w:cs="Times New Roman"/>
      <w:lang w:eastAsia="en-US"/>
    </w:rPr>
  </w:style>
  <w:style w:type="paragraph" w:customStyle="1" w:styleId="afb">
    <w:name w:val="스타일"/>
    <w:rsid w:val="0097170C"/>
    <w:pPr>
      <w:widowControl w:val="0"/>
      <w:tabs>
        <w:tab w:val="left" w:pos="807"/>
        <w:tab w:val="left" w:pos="1602"/>
        <w:tab w:val="left" w:pos="2396"/>
        <w:tab w:val="left" w:pos="3200"/>
        <w:tab w:val="left" w:pos="3852"/>
        <w:tab w:val="left" w:pos="4572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800" w:hanging="300"/>
      <w:jc w:val="both"/>
    </w:pPr>
    <w:rPr>
      <w:rFonts w:ascii="바탕체" w:eastAsia="바탕체" w:hAnsi="Times New Roman" w:cs="Times New Roman"/>
      <w:color w:val="000000"/>
      <w:sz w:val="24"/>
      <w:szCs w:val="24"/>
    </w:rPr>
  </w:style>
  <w:style w:type="paragraph" w:customStyle="1" w:styleId="ABLOCKPARA">
    <w:name w:val="A BLOCK PARA"/>
    <w:basedOn w:val="a4"/>
    <w:rsid w:val="0097170C"/>
    <w:pPr>
      <w:widowControl/>
      <w:spacing w:line="240" w:lineRule="auto"/>
      <w:jc w:val="left"/>
    </w:pPr>
    <w:rPr>
      <w:rFonts w:ascii="Book Antiqua" w:eastAsia="Calibri" w:hAnsi="Book Antiqua" w:cs="Times New Roman"/>
      <w:sz w:val="22"/>
    </w:rPr>
  </w:style>
  <w:style w:type="character" w:styleId="afc">
    <w:name w:val="Book Title"/>
    <w:aliases w:val="박스(1단계)"/>
    <w:basedOn w:val="a5"/>
    <w:uiPriority w:val="33"/>
    <w:rsid w:val="0097170C"/>
    <w:rPr>
      <w:rFonts w:eastAsiaTheme="minorEastAsia"/>
      <w:bCs/>
      <w:smallCaps/>
      <w:spacing w:val="5"/>
      <w:sz w:val="20"/>
    </w:rPr>
  </w:style>
  <w:style w:type="character" w:customStyle="1" w:styleId="3Char">
    <w:name w:val="제목 3 Char"/>
    <w:basedOn w:val="a5"/>
    <w:link w:val="3"/>
    <w:rsid w:val="0097170C"/>
    <w:rPr>
      <w:rFonts w:ascii="Arial" w:hAnsi="Arial"/>
      <w:i/>
    </w:rPr>
  </w:style>
  <w:style w:type="character" w:customStyle="1" w:styleId="1Char">
    <w:name w:val="제목 1 Char"/>
    <w:aliases w:val="l1 Char,level 1 heading Char"/>
    <w:basedOn w:val="a5"/>
    <w:link w:val="1"/>
    <w:rsid w:val="0097170C"/>
    <w:rPr>
      <w:rFonts w:ascii="Arial" w:hAnsi="Arial"/>
      <w:b/>
      <w:sz w:val="24"/>
    </w:rPr>
  </w:style>
  <w:style w:type="character" w:customStyle="1" w:styleId="Char">
    <w:name w:val="제목 Char"/>
    <w:basedOn w:val="a5"/>
    <w:link w:val="a9"/>
    <w:rsid w:val="0097170C"/>
    <w:rPr>
      <w:rFonts w:ascii="Arial" w:hAnsi="Arial"/>
      <w:b/>
      <w:sz w:val="36"/>
    </w:rPr>
  </w:style>
  <w:style w:type="paragraph" w:customStyle="1" w:styleId="1Depth">
    <w:name w:val="1Depth"/>
    <w:basedOn w:val="af3"/>
    <w:autoRedefine/>
    <w:qFormat/>
    <w:rsid w:val="00D82FB1"/>
    <w:pPr>
      <w:numPr>
        <w:numId w:val="20"/>
      </w:numPr>
      <w:wordWrap w:val="0"/>
      <w:autoSpaceDE w:val="0"/>
      <w:autoSpaceDN w:val="0"/>
      <w:spacing w:line="240" w:lineRule="auto"/>
      <w:ind w:leftChars="0" w:left="0"/>
      <w:outlineLvl w:val="0"/>
    </w:pPr>
    <w:rPr>
      <w:rFonts w:cs="Times New Roman"/>
      <w:b/>
      <w:kern w:val="2"/>
      <w:sz w:val="28"/>
      <w:szCs w:val="24"/>
    </w:rPr>
  </w:style>
  <w:style w:type="paragraph" w:customStyle="1" w:styleId="2Depth">
    <w:name w:val="2Depth"/>
    <w:basedOn w:val="af3"/>
    <w:link w:val="2DepthChar"/>
    <w:qFormat/>
    <w:rsid w:val="00AB7310"/>
    <w:pPr>
      <w:numPr>
        <w:ilvl w:val="1"/>
        <w:numId w:val="20"/>
      </w:numPr>
      <w:wordWrap w:val="0"/>
      <w:autoSpaceDE w:val="0"/>
      <w:autoSpaceDN w:val="0"/>
      <w:spacing w:line="240" w:lineRule="auto"/>
      <w:ind w:leftChars="0" w:left="0"/>
      <w:outlineLvl w:val="1"/>
    </w:pPr>
    <w:rPr>
      <w:rFonts w:asciiTheme="minorEastAsia" w:eastAsiaTheme="minorEastAsia" w:hAnsiTheme="minorEastAsia" w:cs="Calibri"/>
      <w:b/>
      <w:kern w:val="2"/>
      <w:sz w:val="24"/>
      <w:szCs w:val="24"/>
    </w:rPr>
  </w:style>
  <w:style w:type="paragraph" w:customStyle="1" w:styleId="3Depth">
    <w:name w:val="3Depth"/>
    <w:basedOn w:val="af3"/>
    <w:link w:val="3DepthChar"/>
    <w:qFormat/>
    <w:rsid w:val="001750DC"/>
    <w:pPr>
      <w:numPr>
        <w:ilvl w:val="2"/>
        <w:numId w:val="20"/>
      </w:numPr>
      <w:wordWrap w:val="0"/>
      <w:autoSpaceDE w:val="0"/>
      <w:autoSpaceDN w:val="0"/>
      <w:spacing w:line="240" w:lineRule="auto"/>
      <w:ind w:leftChars="0" w:left="0"/>
      <w:outlineLvl w:val="2"/>
    </w:pPr>
    <w:rPr>
      <w:rFonts w:asciiTheme="minorEastAsia" w:eastAsiaTheme="minorEastAsia" w:hAnsiTheme="minorEastAsia" w:cs="Calibri"/>
      <w:b/>
      <w:sz w:val="22"/>
    </w:rPr>
  </w:style>
  <w:style w:type="paragraph" w:customStyle="1" w:styleId="a">
    <w:name w:val="본문블릿"/>
    <w:basedOn w:val="3Depth"/>
    <w:link w:val="Char9"/>
    <w:autoRedefine/>
    <w:qFormat/>
    <w:rsid w:val="00080D83"/>
    <w:pPr>
      <w:numPr>
        <w:ilvl w:val="0"/>
        <w:numId w:val="21"/>
      </w:numPr>
      <w:jc w:val="left"/>
      <w:outlineLvl w:val="9"/>
    </w:pPr>
    <w:rPr>
      <w:b w:val="0"/>
    </w:rPr>
  </w:style>
  <w:style w:type="paragraph" w:customStyle="1" w:styleId="-1">
    <w:name w:val="닷컴제목-1"/>
    <w:basedOn w:val="1Depth"/>
    <w:rsid w:val="0097170C"/>
    <w:pPr>
      <w:numPr>
        <w:numId w:val="22"/>
      </w:numPr>
    </w:pPr>
  </w:style>
  <w:style w:type="paragraph" w:customStyle="1" w:styleId="-2">
    <w:name w:val="닷컴제목-2"/>
    <w:basedOn w:val="2Depth"/>
    <w:rsid w:val="0097170C"/>
    <w:pPr>
      <w:numPr>
        <w:numId w:val="15"/>
      </w:numPr>
      <w:ind w:leftChars="100" w:left="600" w:rightChars="100" w:right="100"/>
      <w:jc w:val="left"/>
    </w:pPr>
  </w:style>
  <w:style w:type="paragraph" w:customStyle="1" w:styleId="-3">
    <w:name w:val="닷컴제목-3"/>
    <w:basedOn w:val="3Depth"/>
    <w:rsid w:val="0097170C"/>
    <w:pPr>
      <w:numPr>
        <w:numId w:val="13"/>
      </w:numPr>
      <w:ind w:left="0"/>
    </w:pPr>
  </w:style>
  <w:style w:type="paragraph" w:customStyle="1" w:styleId="22">
    <w:name w:val="스타일2"/>
    <w:basedOn w:val="a"/>
    <w:link w:val="2Char0"/>
    <w:qFormat/>
    <w:rsid w:val="0097170C"/>
    <w:pPr>
      <w:ind w:rightChars="100" w:right="100"/>
    </w:pPr>
  </w:style>
  <w:style w:type="character" w:customStyle="1" w:styleId="Char3">
    <w:name w:val="목록 단락 Char"/>
    <w:basedOn w:val="a5"/>
    <w:link w:val="af3"/>
    <w:uiPriority w:val="34"/>
    <w:rsid w:val="0097170C"/>
  </w:style>
  <w:style w:type="character" w:customStyle="1" w:styleId="3DepthChar">
    <w:name w:val="3Depth Char"/>
    <w:basedOn w:val="Char3"/>
    <w:link w:val="3Depth"/>
    <w:rsid w:val="001750DC"/>
    <w:rPr>
      <w:rFonts w:asciiTheme="minorEastAsia" w:eastAsiaTheme="minorEastAsia" w:hAnsiTheme="minorEastAsia" w:cs="Calibri"/>
      <w:b/>
      <w:sz w:val="22"/>
    </w:rPr>
  </w:style>
  <w:style w:type="character" w:customStyle="1" w:styleId="Char9">
    <w:name w:val="본문블릿 Char"/>
    <w:basedOn w:val="3DepthChar"/>
    <w:link w:val="a"/>
    <w:rsid w:val="00080D83"/>
    <w:rPr>
      <w:rFonts w:asciiTheme="minorEastAsia" w:eastAsiaTheme="minorEastAsia" w:hAnsiTheme="minorEastAsia" w:cs="Calibri"/>
      <w:b w:val="0"/>
      <w:sz w:val="22"/>
    </w:rPr>
  </w:style>
  <w:style w:type="character" w:customStyle="1" w:styleId="2Char0">
    <w:name w:val="스타일2 Char"/>
    <w:basedOn w:val="Char9"/>
    <w:link w:val="22"/>
    <w:rsid w:val="0097170C"/>
    <w:rPr>
      <w:rFonts w:asciiTheme="minorEastAsia" w:eastAsiaTheme="minorEastAsia" w:hAnsiTheme="minorEastAsia" w:cs="Calibri"/>
      <w:b w:val="0"/>
      <w:sz w:val="22"/>
    </w:rPr>
  </w:style>
  <w:style w:type="character" w:customStyle="1" w:styleId="Char1">
    <w:name w:val="바닥글 Char"/>
    <w:basedOn w:val="a5"/>
    <w:link w:val="ab"/>
    <w:uiPriority w:val="99"/>
    <w:rsid w:val="0097170C"/>
  </w:style>
  <w:style w:type="character" w:customStyle="1" w:styleId="Char0">
    <w:name w:val="머리글 Char"/>
    <w:basedOn w:val="a5"/>
    <w:link w:val="aa"/>
    <w:rsid w:val="0097170C"/>
  </w:style>
  <w:style w:type="character" w:customStyle="1" w:styleId="1Char0">
    <w:name w:val="스타일1 Char"/>
    <w:basedOn w:val="Char3"/>
    <w:rsid w:val="0097170C"/>
    <w:rPr>
      <w:rFonts w:asciiTheme="minorEastAsia" w:eastAsiaTheme="minorEastAsia" w:hAnsiTheme="minorEastAsia"/>
    </w:rPr>
  </w:style>
  <w:style w:type="paragraph" w:customStyle="1" w:styleId="14">
    <w:name w:val="글머리1"/>
    <w:basedOn w:val="ad"/>
    <w:link w:val="1Char1"/>
    <w:rsid w:val="0097170C"/>
    <w:pPr>
      <w:widowControl/>
      <w:spacing w:after="0"/>
      <w:ind w:left="1200" w:hanging="400"/>
      <w:jc w:val="left"/>
    </w:pPr>
    <w:rPr>
      <w:rFonts w:cs="Arial"/>
      <w:kern w:val="2"/>
      <w:szCs w:val="24"/>
    </w:rPr>
  </w:style>
  <w:style w:type="character" w:customStyle="1" w:styleId="1Char1">
    <w:name w:val="글머리1 Char"/>
    <w:basedOn w:val="Char3"/>
    <w:link w:val="14"/>
    <w:rsid w:val="0097170C"/>
    <w:rPr>
      <w:rFonts w:cs="Arial"/>
      <w:kern w:val="2"/>
      <w:szCs w:val="24"/>
    </w:rPr>
  </w:style>
  <w:style w:type="character" w:styleId="afd">
    <w:name w:val="Unresolved Mention"/>
    <w:basedOn w:val="a5"/>
    <w:uiPriority w:val="99"/>
    <w:semiHidden/>
    <w:unhideWhenUsed/>
    <w:rsid w:val="00DD5433"/>
    <w:rPr>
      <w:color w:val="605E5C"/>
      <w:shd w:val="clear" w:color="auto" w:fill="E1DFDD"/>
    </w:rPr>
  </w:style>
  <w:style w:type="paragraph" w:customStyle="1" w:styleId="2Depth0">
    <w:name w:val="2Depth제목"/>
    <w:basedOn w:val="2Depth"/>
    <w:link w:val="2DepthChar0"/>
    <w:autoRedefine/>
    <w:rsid w:val="00DD2F92"/>
    <w:pPr>
      <w:numPr>
        <w:ilvl w:val="0"/>
        <w:numId w:val="0"/>
      </w:numPr>
      <w:ind w:left="992" w:hanging="822"/>
    </w:pPr>
  </w:style>
  <w:style w:type="paragraph" w:customStyle="1" w:styleId="afe">
    <w:name w:val="본문내용"/>
    <w:basedOn w:val="af3"/>
    <w:link w:val="Chara"/>
    <w:rsid w:val="005E7E95"/>
    <w:pPr>
      <w:ind w:leftChars="0" w:left="0" w:hanging="400"/>
    </w:pPr>
    <w:rPr>
      <w:sz w:val="22"/>
      <w:szCs w:val="22"/>
    </w:rPr>
  </w:style>
  <w:style w:type="character" w:customStyle="1" w:styleId="2DepthChar">
    <w:name w:val="2Depth Char"/>
    <w:basedOn w:val="Char3"/>
    <w:link w:val="2Depth"/>
    <w:rsid w:val="00AB7310"/>
    <w:rPr>
      <w:rFonts w:asciiTheme="minorEastAsia" w:eastAsiaTheme="minorEastAsia" w:hAnsiTheme="minorEastAsia" w:cs="Calibri"/>
      <w:b/>
      <w:kern w:val="2"/>
      <w:sz w:val="24"/>
      <w:szCs w:val="24"/>
    </w:rPr>
  </w:style>
  <w:style w:type="character" w:customStyle="1" w:styleId="2DepthChar0">
    <w:name w:val="2Depth제목 Char"/>
    <w:basedOn w:val="2DepthChar"/>
    <w:link w:val="2Depth0"/>
    <w:rsid w:val="00DD2F92"/>
    <w:rPr>
      <w:rFonts w:asciiTheme="minorEastAsia" w:eastAsiaTheme="minorEastAsia" w:hAnsiTheme="minorEastAsia" w:cs="Calibri"/>
      <w:b/>
      <w:kern w:val="2"/>
      <w:sz w:val="24"/>
      <w:szCs w:val="24"/>
    </w:rPr>
  </w:style>
  <w:style w:type="character" w:customStyle="1" w:styleId="Chara">
    <w:name w:val="본문내용 Char"/>
    <w:basedOn w:val="Char3"/>
    <w:link w:val="afe"/>
    <w:rsid w:val="005E7E95"/>
    <w:rPr>
      <w:sz w:val="22"/>
      <w:szCs w:val="22"/>
    </w:rPr>
  </w:style>
  <w:style w:type="paragraph" w:customStyle="1" w:styleId="a0">
    <w:name w:val="네모야"/>
    <w:basedOn w:val="a4"/>
    <w:rsid w:val="00E85AFE"/>
    <w:pPr>
      <w:numPr>
        <w:ilvl w:val="3"/>
        <w:numId w:val="20"/>
      </w:numPr>
    </w:pPr>
  </w:style>
  <w:style w:type="paragraph" w:customStyle="1" w:styleId="11">
    <w:name w:val="1)괄호"/>
    <w:basedOn w:val="a4"/>
    <w:rsid w:val="00E85AFE"/>
    <w:pPr>
      <w:numPr>
        <w:ilvl w:val="4"/>
        <w:numId w:val="20"/>
      </w:numPr>
    </w:pPr>
  </w:style>
  <w:style w:type="paragraph" w:customStyle="1" w:styleId="a1">
    <w:name w:val="동그르르"/>
    <w:basedOn w:val="a4"/>
    <w:rsid w:val="00E85AFE"/>
    <w:pPr>
      <w:numPr>
        <w:ilvl w:val="5"/>
        <w:numId w:val="20"/>
      </w:numPr>
    </w:pPr>
  </w:style>
  <w:style w:type="paragraph" w:customStyle="1" w:styleId="a2">
    <w:name w:val="쩜쩜"/>
    <w:basedOn w:val="a4"/>
    <w:rsid w:val="00E85AFE"/>
    <w:pPr>
      <w:numPr>
        <w:ilvl w:val="6"/>
        <w:numId w:val="20"/>
      </w:numPr>
    </w:pPr>
  </w:style>
  <w:style w:type="paragraph" w:customStyle="1" w:styleId="A3">
    <w:name w:val="A"/>
    <w:basedOn w:val="a4"/>
    <w:rsid w:val="00E85AFE"/>
    <w:pPr>
      <w:numPr>
        <w:ilvl w:val="7"/>
        <w:numId w:val="20"/>
      </w:numPr>
    </w:pPr>
  </w:style>
  <w:style w:type="paragraph" w:customStyle="1" w:styleId="-20">
    <w:name w:val="제목-2"/>
    <w:basedOn w:val="af3"/>
    <w:qFormat/>
    <w:rsid w:val="006A437A"/>
    <w:pPr>
      <w:wordWrap w:val="0"/>
      <w:autoSpaceDE w:val="0"/>
      <w:autoSpaceDN w:val="0"/>
      <w:spacing w:line="240" w:lineRule="auto"/>
      <w:ind w:leftChars="0" w:left="0"/>
      <w:outlineLvl w:val="1"/>
    </w:pPr>
    <w:rPr>
      <w:rFonts w:cs="Times New Roman"/>
      <w:b/>
      <w:kern w:val="2"/>
      <w:sz w:val="24"/>
      <w:szCs w:val="24"/>
    </w:rPr>
  </w:style>
  <w:style w:type="paragraph" w:customStyle="1" w:styleId="-30">
    <w:name w:val="제목-3"/>
    <w:basedOn w:val="af3"/>
    <w:link w:val="-3Char"/>
    <w:qFormat/>
    <w:rsid w:val="006A437A"/>
    <w:pPr>
      <w:wordWrap w:val="0"/>
      <w:autoSpaceDE w:val="0"/>
      <w:autoSpaceDN w:val="0"/>
      <w:spacing w:line="240" w:lineRule="auto"/>
      <w:ind w:leftChars="0" w:left="0"/>
      <w:outlineLvl w:val="2"/>
    </w:pPr>
    <w:rPr>
      <w:rFonts w:cs="Times New Roman"/>
      <w:b/>
      <w:sz w:val="22"/>
    </w:rPr>
  </w:style>
  <w:style w:type="character" w:customStyle="1" w:styleId="-3Char">
    <w:name w:val="제목-3 Char"/>
    <w:basedOn w:val="Char3"/>
    <w:link w:val="-30"/>
    <w:rsid w:val="006A437A"/>
    <w:rPr>
      <w:rFonts w:cs="Times New Roman"/>
      <w:b/>
      <w:sz w:val="22"/>
    </w:rPr>
  </w:style>
  <w:style w:type="paragraph" w:customStyle="1" w:styleId="-10">
    <w:name w:val="제목-1"/>
    <w:basedOn w:val="af3"/>
    <w:autoRedefine/>
    <w:qFormat/>
    <w:rsid w:val="004F6B88"/>
    <w:pPr>
      <w:wordWrap w:val="0"/>
      <w:autoSpaceDE w:val="0"/>
      <w:autoSpaceDN w:val="0"/>
      <w:spacing w:line="240" w:lineRule="auto"/>
      <w:ind w:leftChars="0" w:left="0"/>
      <w:outlineLvl w:val="0"/>
    </w:pPr>
    <w:rPr>
      <w:rFonts w:cs="Times New Roman"/>
      <w:b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64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57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66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97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4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4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94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40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595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4466</Words>
  <Characters>25459</Characters>
  <Application>Microsoft Office Word</Application>
  <DocSecurity>0</DocSecurity>
  <Lines>212</Lines>
  <Paragraphs>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e-motion</dc:creator>
  <cp:keywords/>
  <dc:description/>
  <cp:lastModifiedBy>plan</cp:lastModifiedBy>
  <cp:revision>2</cp:revision>
  <cp:lastPrinted>2005-03-11T02:27:00Z</cp:lastPrinted>
  <dcterms:created xsi:type="dcterms:W3CDTF">2019-07-01T05:32:00Z</dcterms:created>
  <dcterms:modified xsi:type="dcterms:W3CDTF">2019-07-01T05:32:00Z</dcterms:modified>
</cp:coreProperties>
</file>