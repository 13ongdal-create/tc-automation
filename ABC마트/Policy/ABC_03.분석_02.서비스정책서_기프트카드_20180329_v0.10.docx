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C08" w:rsidRPr="00F4270D" w:rsidRDefault="00C56C4D" w:rsidP="00EC10D8">
      <w:pPr>
        <w:jc w:val="left"/>
        <w:rPr>
          <w:rFonts w:asciiTheme="minorEastAsia" w:eastAsiaTheme="minorEastAsia" w:hAnsiTheme="minorEastAsia"/>
          <w:sz w:val="32"/>
        </w:rPr>
      </w:pPr>
      <w:r w:rsidRPr="00F4270D">
        <w:rPr>
          <w:rFonts w:asciiTheme="minorEastAsia" w:eastAsiaTheme="minorEastAsia" w:hAnsiTheme="minorEastAsia"/>
          <w:noProof/>
          <w:sz w:val="32"/>
        </w:rPr>
        <w:drawing>
          <wp:inline distT="0" distB="0" distL="0" distR="0">
            <wp:extent cx="1047750" cy="323850"/>
            <wp:effectExtent l="0" t="0" r="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:rsidR="003F5C08" w:rsidRPr="00F4270D" w:rsidRDefault="00163A82" w:rsidP="00D96449">
      <w:pPr>
        <w:tabs>
          <w:tab w:val="left" w:pos="1620"/>
        </w:tabs>
        <w:jc w:val="right"/>
        <w:rPr>
          <w:rFonts w:asciiTheme="minorEastAsia" w:eastAsiaTheme="minorEastAsia" w:hAnsiTheme="minorEastAsia"/>
          <w:sz w:val="32"/>
        </w:rPr>
      </w:pPr>
      <w:r w:rsidRPr="00F4270D">
        <w:rPr>
          <w:rFonts w:asciiTheme="minorEastAsia" w:eastAsiaTheme="minorEastAsia" w:hAnsiTheme="minor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273685</wp:posOffset>
                </wp:positionV>
                <wp:extent cx="5090102" cy="662947"/>
                <wp:effectExtent l="0" t="0" r="0" b="3810"/>
                <wp:wrapNone/>
                <wp:docPr id="42" name="그룹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0102" cy="662947"/>
                          <a:chOff x="-1032452" y="0"/>
                          <a:chExt cx="5090102" cy="662947"/>
                        </a:xfrm>
                      </wpg:grpSpPr>
                      <wps:wsp>
                        <wps:cNvPr id="36" name="Text Box 8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-1032452" y="57103"/>
                            <a:ext cx="3620769" cy="60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85605" w:rsidRDefault="00985605" w:rsidP="00562B48">
                              <w:pPr>
                                <w:pStyle w:val="af0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</w:pP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[기프</w:t>
                              </w:r>
                              <w:r>
                                <w:rPr>
                                  <w:rFonts w:ascii="맑은 고딕" w:eastAsia="맑은 고딕" w:hAnsi="맑은 고딕" w:cs="HY헤드라인M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트카드</w:t>
                              </w: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 xml:space="preserve">] 서비스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정책서</w:t>
                              </w:r>
                              <w:proofErr w:type="spellEnd"/>
                            </w:p>
                            <w:p w:rsidR="00985605" w:rsidRPr="00B47F04" w:rsidRDefault="00985605" w:rsidP="00562B48">
                              <w:pPr>
                                <w:pStyle w:val="af0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47F04">
                                <w:rPr>
                                  <w:rFonts w:ascii="맑은 고딕" w:eastAsia="맑은 고딕" w:hAnsi="맑은 고딕" w:cs="Arial" w:hint="eastAsia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3TOP Project Management Methodology</w:t>
                              </w:r>
                            </w:p>
                          </w:txbxContent>
                        </wps:txbx>
                        <wps:bodyPr wrap="square" lIns="91440" tIns="118800" rIns="91440" bIns="45720" anchor="t" upright="1">
                          <a:spAutoFit/>
                        </wps:bodyPr>
                      </wps:wsp>
                      <wps:wsp>
                        <wps:cNvPr id="35" name="Line 7">
                          <a:extLst/>
                        </wps:cNvPr>
                        <wps:cNvCnPr/>
                        <wps:spPr bwMode="auto">
                          <a:xfrm>
                            <a:off x="2647950" y="161925"/>
                            <a:ext cx="0" cy="43815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36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2733675" y="0"/>
                            <a:ext cx="13239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85605" w:rsidRPr="00562B48" w:rsidRDefault="00985605" w:rsidP="009F3998">
                              <w:pPr>
                                <w:pStyle w:val="af0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562B48"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v</w:t>
                              </w:r>
                              <w:r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0.</w:t>
                              </w:r>
                              <w:r>
                                <w:rPr>
                                  <w:rFonts w:ascii="맑은 고딕" w:eastAsia="맑은 고딕" w:hAnsi="맑은 고딕" w:cstheme="minorBidi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1</w:t>
                              </w:r>
                              <w:r w:rsidRPr="00562B48"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73152" tIns="0" rIns="0" bIns="0" anchor="t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그룹 42" o:spid="_x0000_s1026" style="position:absolute;left:0;text-align:left;margin-left:65.25pt;margin-top:21.55pt;width:400.8pt;height:52.2pt;z-index:251659264;mso-width-relative:margin" coordorigin="-10324" coordsize="50901,6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-10324;top:571;width:36207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" filled="f" stroked="f">
                  <v:textbox style="mso-fit-shape-to-text:t" inset=",3.3mm">
                    <w:txbxContent>
                      <w:p w:rsidR="00985605" w:rsidRDefault="00985605" w:rsidP="00562B48">
                        <w:pPr>
                          <w:pStyle w:val="af0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</w:pP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[기프</w:t>
                        </w:r>
                        <w:r>
                          <w:rPr>
                            <w:rFonts w:ascii="맑은 고딕" w:eastAsia="맑은 고딕" w:hAnsi="맑은 고딕" w:cs="HY헤드라인M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트카드</w:t>
                        </w: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 xml:space="preserve">] 서비스 </w:t>
                        </w:r>
                        <w:proofErr w:type="spellStart"/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정책서</w:t>
                        </w:r>
                        <w:proofErr w:type="spellEnd"/>
                      </w:p>
                      <w:p w:rsidR="00985605" w:rsidRPr="00B47F04" w:rsidRDefault="00985605" w:rsidP="00562B48">
                        <w:pPr>
                          <w:pStyle w:val="af0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  <w:rPr>
                            <w:sz w:val="20"/>
                            <w:szCs w:val="20"/>
                          </w:rPr>
                        </w:pPr>
                        <w:r w:rsidRPr="00B47F04">
                          <w:rPr>
                            <w:rFonts w:ascii="맑은 고딕" w:eastAsia="맑은 고딕" w:hAnsi="맑은 고딕" w:cs="Arial" w:hint="eastAsia"/>
                            <w:color w:val="000000"/>
                            <w:kern w:val="24"/>
                            <w:sz w:val="20"/>
                            <w:szCs w:val="20"/>
                          </w:rPr>
                          <w:t>3TOP Project Management Methodology</w:t>
                        </w:r>
                      </w:p>
                    </w:txbxContent>
                  </v:textbox>
                </v:shape>
                <v:line id="Line 7" o:spid="_x0000_s1028" style="position:absolute;visibility:visible;mso-wrap-style:square" from="26479,1619" to="26479,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" strokeweight="4.5pt"/>
                <v:shape id="Text Box 36" o:spid="_x0000_s1029" type="#_x0000_t202" style="position:absolute;left:27336;width:13240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" filled="f" stroked="f">
                  <v:textbox inset="5.76pt,0,0,0">
                    <w:txbxContent>
                      <w:p w:rsidR="00985605" w:rsidRPr="00562B48" w:rsidRDefault="00985605" w:rsidP="009F3998">
                        <w:pPr>
                          <w:pStyle w:val="af0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72"/>
                            <w:szCs w:val="72"/>
                          </w:rPr>
                        </w:pPr>
                        <w:r w:rsidRPr="00562B48"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v</w:t>
                        </w:r>
                        <w:r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0.</w:t>
                        </w:r>
                        <w:r>
                          <w:rPr>
                            <w:rFonts w:ascii="맑은 고딕" w:eastAsia="맑은 고딕" w:hAnsi="맑은 고딕" w:cstheme="minorBidi"/>
                            <w:color w:val="808080"/>
                            <w:kern w:val="24"/>
                            <w:sz w:val="72"/>
                            <w:szCs w:val="72"/>
                          </w:rPr>
                          <w:t>1</w:t>
                        </w:r>
                        <w:r w:rsidRPr="00562B48"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 w:cs="HY헤드라인M"/>
          <w:b/>
          <w:bCs/>
          <w:color w:val="333399"/>
          <w:sz w:val="36"/>
          <w:szCs w:val="36"/>
          <w:lang w:val="ko-KR"/>
        </w:rPr>
      </w:pPr>
    </w:p>
    <w:p w:rsidR="003F5C08" w:rsidRPr="00F4270D" w:rsidRDefault="003F5C08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  <w:sz w:val="28"/>
        </w:rPr>
      </w:pPr>
    </w:p>
    <w:tbl>
      <w:tblPr>
        <w:tblW w:w="75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894"/>
        <w:gridCol w:w="1894"/>
        <w:gridCol w:w="1894"/>
      </w:tblGrid>
      <w:tr w:rsidR="00EB6854" w:rsidRPr="00F4270D" w:rsidTr="004F5A6D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:rsidR="00EB6854" w:rsidRPr="00F4270D" w:rsidRDefault="00EB6854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프로젝트</w:t>
            </w:r>
          </w:p>
        </w:tc>
        <w:tc>
          <w:tcPr>
            <w:tcW w:w="5682" w:type="dxa"/>
            <w:gridSpan w:val="3"/>
            <w:vAlign w:val="center"/>
          </w:tcPr>
          <w:p w:rsidR="00EB6854" w:rsidRPr="00F4270D" w:rsidRDefault="00EB6854" w:rsidP="00AE2D8B">
            <w:pPr>
              <w:wordWrap w:val="0"/>
              <w:autoSpaceDE w:val="0"/>
              <w:autoSpaceDN w:val="0"/>
              <w:jc w:val="left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A</w:t>
            </w:r>
            <w:r w:rsidRPr="00F4270D">
              <w:rPr>
                <w:rFonts w:asciiTheme="minorEastAsia" w:eastAsiaTheme="minorEastAsia" w:hAnsiTheme="minorEastAsia"/>
              </w:rPr>
              <w:t xml:space="preserve">BC-MART </w:t>
            </w:r>
            <w:r w:rsidRPr="00F4270D">
              <w:rPr>
                <w:rFonts w:asciiTheme="minorEastAsia" w:eastAsiaTheme="minorEastAsia" w:hAnsiTheme="minorEastAsia" w:hint="eastAsia"/>
              </w:rPr>
              <w:t xml:space="preserve">온라인 쇼핑몰 </w:t>
            </w:r>
            <w:r w:rsidRPr="00F4270D">
              <w:rPr>
                <w:rFonts w:asciiTheme="minorEastAsia" w:eastAsiaTheme="minorEastAsia" w:hAnsiTheme="minorEastAsia"/>
              </w:rPr>
              <w:t xml:space="preserve">2.0 </w:t>
            </w:r>
            <w:r w:rsidRPr="00F4270D">
              <w:rPr>
                <w:rFonts w:asciiTheme="minorEastAsia" w:eastAsiaTheme="minorEastAsia" w:hAnsiTheme="minorEastAsia" w:hint="eastAsia"/>
              </w:rPr>
              <w:t>구축</w:t>
            </w:r>
          </w:p>
        </w:tc>
      </w:tr>
      <w:tr w:rsidR="00D96449" w:rsidRPr="00F4270D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작성자</w:t>
            </w:r>
          </w:p>
        </w:tc>
        <w:tc>
          <w:tcPr>
            <w:tcW w:w="1894" w:type="dxa"/>
            <w:vAlign w:val="center"/>
          </w:tcPr>
          <w:p w:rsidR="00D96449" w:rsidRPr="00F4270D" w:rsidRDefault="00015D19" w:rsidP="00015D19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윤예지</w:t>
            </w:r>
          </w:p>
        </w:tc>
        <w:tc>
          <w:tcPr>
            <w:tcW w:w="1894" w:type="dxa"/>
            <w:shd w:val="clear" w:color="auto" w:fill="E6E6E6"/>
            <w:vAlign w:val="center"/>
          </w:tcPr>
          <w:p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작성일</w:t>
            </w:r>
          </w:p>
        </w:tc>
        <w:tc>
          <w:tcPr>
            <w:tcW w:w="1894" w:type="dxa"/>
            <w:vAlign w:val="center"/>
          </w:tcPr>
          <w:p w:rsidR="00D96449" w:rsidRPr="00F4270D" w:rsidRDefault="00D30A69" w:rsidP="0043546B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20</w:t>
            </w:r>
            <w:r w:rsidR="00C32CA6" w:rsidRPr="00F4270D">
              <w:rPr>
                <w:rFonts w:asciiTheme="minorEastAsia" w:eastAsiaTheme="minorEastAsia" w:hAnsiTheme="minorEastAsia" w:hint="eastAsia"/>
              </w:rPr>
              <w:t>1</w:t>
            </w:r>
            <w:r w:rsidR="009B2CC9" w:rsidRPr="00F4270D">
              <w:rPr>
                <w:rFonts w:asciiTheme="minorEastAsia" w:eastAsiaTheme="minorEastAsia" w:hAnsiTheme="minorEastAsia"/>
              </w:rPr>
              <w:t>8</w:t>
            </w:r>
            <w:r w:rsidR="008435D0" w:rsidRPr="00F4270D">
              <w:rPr>
                <w:rFonts w:asciiTheme="minorEastAsia" w:eastAsiaTheme="minorEastAsia" w:hAnsiTheme="minorEastAsia" w:hint="eastAsia"/>
              </w:rPr>
              <w:t>-</w:t>
            </w:r>
            <w:r w:rsidR="0043546B">
              <w:rPr>
                <w:rFonts w:asciiTheme="minorEastAsia" w:eastAsiaTheme="minorEastAsia" w:hAnsiTheme="minorEastAsia"/>
              </w:rPr>
              <w:t>04</w:t>
            </w:r>
            <w:r w:rsidR="008435D0" w:rsidRPr="00F4270D">
              <w:rPr>
                <w:rFonts w:asciiTheme="minorEastAsia" w:eastAsiaTheme="minorEastAsia" w:hAnsiTheme="minorEastAsia" w:hint="eastAsia"/>
              </w:rPr>
              <w:t>-</w:t>
            </w:r>
            <w:r w:rsidR="0043546B">
              <w:rPr>
                <w:rFonts w:asciiTheme="minorEastAsia" w:eastAsiaTheme="minorEastAsia" w:hAnsiTheme="minorEastAsia"/>
              </w:rPr>
              <w:t>05</w:t>
            </w:r>
          </w:p>
        </w:tc>
      </w:tr>
      <w:tr w:rsidR="00D96449" w:rsidRPr="00F4270D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smartTag w:uri="urn:schemas-microsoft-com:office:smarttags" w:element="PersonName">
              <w:r w:rsidRPr="00F4270D">
                <w:rPr>
                  <w:rFonts w:asciiTheme="minorEastAsia" w:eastAsiaTheme="minorEastAsia" w:hAnsiTheme="minorEastAsia" w:hint="eastAsia"/>
                </w:rPr>
                <w:t>승인자</w:t>
              </w:r>
            </w:smartTag>
          </w:p>
        </w:tc>
        <w:tc>
          <w:tcPr>
            <w:tcW w:w="1894" w:type="dxa"/>
            <w:vAlign w:val="center"/>
          </w:tcPr>
          <w:p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94" w:type="dxa"/>
            <w:shd w:val="clear" w:color="auto" w:fill="E6E6E6"/>
            <w:vAlign w:val="center"/>
          </w:tcPr>
          <w:p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승인일</w:t>
            </w:r>
          </w:p>
        </w:tc>
        <w:tc>
          <w:tcPr>
            <w:tcW w:w="1894" w:type="dxa"/>
            <w:vAlign w:val="center"/>
          </w:tcPr>
          <w:p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:rsidR="003F5C08" w:rsidRPr="00F4270D" w:rsidRDefault="003F5C08">
      <w:pPr>
        <w:pStyle w:val="a8"/>
        <w:spacing w:before="240"/>
        <w:jc w:val="right"/>
        <w:rPr>
          <w:rFonts w:asciiTheme="minorEastAsia" w:eastAsiaTheme="minorEastAsia" w:hAnsiTheme="minorEastAsia"/>
          <w:b/>
          <w:sz w:val="48"/>
        </w:rPr>
      </w:pPr>
    </w:p>
    <w:p w:rsidR="003F5C08" w:rsidRPr="00F4270D" w:rsidRDefault="003F5C08">
      <w:pPr>
        <w:pStyle w:val="a9"/>
        <w:jc w:val="right"/>
        <w:rPr>
          <w:rFonts w:asciiTheme="minorEastAsia" w:eastAsiaTheme="minorEastAsia" w:hAnsiTheme="minorEastAsia"/>
        </w:rPr>
        <w:sectPr w:rsidR="003F5C08" w:rsidRPr="00F4270D">
          <w:headerReference w:type="default" r:id="rId8"/>
          <w:footerReference w:type="even" r:id="rId9"/>
          <w:footerReference w:type="default" r:id="rId10"/>
          <w:pgSz w:w="11907" w:h="16840" w:code="9"/>
          <w:pgMar w:top="1440" w:right="1440" w:bottom="1440" w:left="1440" w:header="720" w:footer="720" w:gutter="0"/>
          <w:cols w:space="720"/>
        </w:sectPr>
      </w:pPr>
    </w:p>
    <w:p w:rsidR="004F5A6D" w:rsidRPr="00F4270D" w:rsidRDefault="004F5A6D" w:rsidP="004F5A6D">
      <w:pPr>
        <w:spacing w:line="440" w:lineRule="exact"/>
        <w:jc w:val="center"/>
        <w:rPr>
          <w:rFonts w:asciiTheme="minorEastAsia" w:eastAsiaTheme="minorEastAsia" w:hAnsiTheme="minorEastAsia" w:cs="Arial"/>
          <w:b/>
          <w:color w:val="000000" w:themeColor="text1"/>
          <w:sz w:val="28"/>
          <w:szCs w:val="22"/>
        </w:rPr>
      </w:pPr>
      <w:r w:rsidRPr="00F4270D">
        <w:rPr>
          <w:rFonts w:asciiTheme="minorEastAsia" w:eastAsiaTheme="minorEastAsia" w:hAnsiTheme="minorEastAsia" w:cs="Arial"/>
          <w:b/>
          <w:color w:val="000000" w:themeColor="text1"/>
          <w:sz w:val="28"/>
          <w:szCs w:val="22"/>
        </w:rPr>
        <w:lastRenderedPageBreak/>
        <w:t>Revision History</w:t>
      </w:r>
    </w:p>
    <w:p w:rsidR="004F5A6D" w:rsidRPr="00F4270D" w:rsidRDefault="004F5A6D" w:rsidP="004F5A6D">
      <w:pPr>
        <w:spacing w:line="44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28"/>
          <w:szCs w:val="22"/>
        </w:rPr>
      </w:pPr>
    </w:p>
    <w:tbl>
      <w:tblPr>
        <w:tblStyle w:val="a6"/>
        <w:tblW w:w="9493" w:type="dxa"/>
        <w:tblLayout w:type="fixed"/>
        <w:tblLook w:val="04A0" w:firstRow="1" w:lastRow="0" w:firstColumn="1" w:lastColumn="0" w:noHBand="0" w:noVBand="1"/>
      </w:tblPr>
      <w:tblGrid>
        <w:gridCol w:w="567"/>
        <w:gridCol w:w="962"/>
        <w:gridCol w:w="1417"/>
        <w:gridCol w:w="3853"/>
        <w:gridCol w:w="1385"/>
        <w:gridCol w:w="1309"/>
      </w:tblGrid>
      <w:tr w:rsidR="004F5A6D" w:rsidRPr="00F4270D" w:rsidTr="00D91E11">
        <w:trPr>
          <w:trHeight w:val="391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b/>
                <w:color w:val="000000" w:themeColor="text1"/>
              </w:rPr>
              <w:t>No</w:t>
            </w:r>
          </w:p>
        </w:tc>
        <w:tc>
          <w:tcPr>
            <w:tcW w:w="962" w:type="dxa"/>
            <w:shd w:val="clear" w:color="auto" w:fill="D9D9D9" w:themeFill="background1" w:themeFillShade="D9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버전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:rsidR="004F5A6D" w:rsidRPr="00F4270D" w:rsidRDefault="00F50BC6" w:rsidP="00F50BC6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날</w:t>
            </w:r>
            <w:r w:rsidR="004F5A6D" w:rsidRPr="00F4270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짜</w:t>
            </w:r>
          </w:p>
        </w:tc>
        <w:tc>
          <w:tcPr>
            <w:tcW w:w="3853" w:type="dxa"/>
            <w:shd w:val="clear" w:color="auto" w:fill="D9D9D9" w:themeFill="background1" w:themeFillShade="D9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페이지 및 내용</w:t>
            </w:r>
          </w:p>
        </w:tc>
        <w:tc>
          <w:tcPr>
            <w:tcW w:w="1385" w:type="dxa"/>
            <w:shd w:val="clear" w:color="auto" w:fill="D9D9D9" w:themeFill="background1" w:themeFillShade="D9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작성자</w:t>
            </w:r>
          </w:p>
        </w:tc>
        <w:tc>
          <w:tcPr>
            <w:tcW w:w="1309" w:type="dxa"/>
            <w:shd w:val="clear" w:color="auto" w:fill="D9D9D9" w:themeFill="background1" w:themeFillShade="D9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승인자</w:t>
            </w: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</w:t>
            </w:r>
          </w:p>
        </w:tc>
        <w:tc>
          <w:tcPr>
            <w:tcW w:w="962" w:type="dxa"/>
            <w:vAlign w:val="center"/>
          </w:tcPr>
          <w:p w:rsidR="004F5A6D" w:rsidRPr="00F4270D" w:rsidRDefault="00015D19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V </w:t>
            </w:r>
            <w:r w:rsidR="004F5A6D" w:rsidRPr="00F4270D">
              <w:rPr>
                <w:rFonts w:asciiTheme="minorEastAsia" w:eastAsiaTheme="minorEastAsia" w:hAnsiTheme="minorEastAsia" w:hint="eastAsia"/>
                <w:color w:val="000000" w:themeColor="text1"/>
              </w:rPr>
              <w:t>0.10</w:t>
            </w:r>
          </w:p>
        </w:tc>
        <w:tc>
          <w:tcPr>
            <w:tcW w:w="1417" w:type="dxa"/>
            <w:vAlign w:val="center"/>
          </w:tcPr>
          <w:p w:rsidR="004F5A6D" w:rsidRPr="00F4270D" w:rsidRDefault="00F91EFD" w:rsidP="0043546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2018.0</w:t>
            </w:r>
            <w:r w:rsidR="0043546B">
              <w:rPr>
                <w:rFonts w:asciiTheme="minorEastAsia" w:eastAsiaTheme="minorEastAsia" w:hAnsiTheme="minorEastAsia"/>
                <w:color w:val="000000" w:themeColor="text1"/>
              </w:rPr>
              <w:t>4</w:t>
            </w:r>
            <w:r w:rsidR="00BB09FD" w:rsidRPr="00F4270D">
              <w:rPr>
                <w:rFonts w:asciiTheme="minorEastAsia" w:eastAsiaTheme="minorEastAsia" w:hAnsiTheme="minorEastAsia" w:hint="eastAsia"/>
                <w:color w:val="000000" w:themeColor="text1"/>
              </w:rPr>
              <w:t>.</w:t>
            </w:r>
            <w:r w:rsidR="0043546B">
              <w:rPr>
                <w:rFonts w:asciiTheme="minorEastAsia" w:eastAsiaTheme="minorEastAsia" w:hAnsiTheme="minorEastAsia"/>
                <w:color w:val="000000" w:themeColor="text1"/>
              </w:rPr>
              <w:t>05</w:t>
            </w:r>
          </w:p>
        </w:tc>
        <w:tc>
          <w:tcPr>
            <w:tcW w:w="3853" w:type="dxa"/>
          </w:tcPr>
          <w:p w:rsidR="004F5A6D" w:rsidRPr="00F4270D" w:rsidRDefault="00F50BC6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color w:val="000000" w:themeColor="text1"/>
              </w:rPr>
              <w:t>신규</w:t>
            </w:r>
            <w:r w:rsidR="00BB09FD" w:rsidRPr="00F4270D">
              <w:rPr>
                <w:rFonts w:asciiTheme="minorEastAsia" w:eastAsiaTheme="minorEastAsia" w:hAnsiTheme="minorEastAsia" w:hint="eastAsia"/>
                <w:color w:val="000000" w:themeColor="text1"/>
              </w:rPr>
              <w:t>작성</w:t>
            </w:r>
          </w:p>
        </w:tc>
        <w:tc>
          <w:tcPr>
            <w:tcW w:w="1385" w:type="dxa"/>
            <w:vAlign w:val="center"/>
          </w:tcPr>
          <w:p w:rsidR="004F5A6D" w:rsidRPr="00F4270D" w:rsidRDefault="00BB09F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color w:val="000000" w:themeColor="text1"/>
              </w:rPr>
              <w:t>윤예지</w:t>
            </w: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2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3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4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5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6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7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8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9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10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11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12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13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14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15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16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17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18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19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:rsidTr="00D91E11">
        <w:tc>
          <w:tcPr>
            <w:tcW w:w="56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20</w:t>
            </w:r>
          </w:p>
        </w:tc>
        <w:tc>
          <w:tcPr>
            <w:tcW w:w="962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853" w:type="dxa"/>
          </w:tcPr>
          <w:p w:rsidR="004F5A6D" w:rsidRPr="00F4270D" w:rsidRDefault="004F5A6D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309" w:type="dxa"/>
          </w:tcPr>
          <w:p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</w:tbl>
    <w:p w:rsidR="004F5A6D" w:rsidRPr="00F4270D" w:rsidRDefault="004F5A6D" w:rsidP="004F5A6D">
      <w:pPr>
        <w:spacing w:line="440" w:lineRule="exact"/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</w:pPr>
    </w:p>
    <w:p w:rsidR="004F5A6D" w:rsidRPr="00F4270D" w:rsidRDefault="004F5A6D" w:rsidP="004F5A6D">
      <w:pPr>
        <w:widowControl/>
        <w:jc w:val="left"/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</w:pPr>
      <w:r w:rsidRPr="00F4270D"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  <w:br w:type="page"/>
      </w:r>
    </w:p>
    <w:sdt>
      <w:sdtPr>
        <w:rPr>
          <w:rFonts w:asciiTheme="minorEastAsia" w:eastAsiaTheme="minorEastAsia" w:hAnsiTheme="minorEastAsia" w:cs="Times New Roman"/>
          <w:b w:val="0"/>
          <w:bCs/>
          <w:kern w:val="2"/>
          <w:sz w:val="20"/>
          <w:szCs w:val="24"/>
          <w:lang w:val="ko-KR"/>
        </w:rPr>
        <w:id w:val="94911355"/>
        <w:docPartObj>
          <w:docPartGallery w:val="Table of Contents"/>
          <w:docPartUnique/>
        </w:docPartObj>
      </w:sdtPr>
      <w:sdtEndPr>
        <w:rPr>
          <w:rFonts w:cs="Arial Unicode MS"/>
          <w:bCs w:val="0"/>
          <w:kern w:val="0"/>
          <w:szCs w:val="20"/>
          <w:lang w:val="en-US"/>
        </w:rPr>
      </w:sdtEndPr>
      <w:sdtContent>
        <w:p w:rsidR="0097170C" w:rsidRPr="00F4270D" w:rsidRDefault="0097170C" w:rsidP="0097170C">
          <w:pPr>
            <w:pStyle w:val="a7"/>
            <w:rPr>
              <w:rFonts w:asciiTheme="minorEastAsia" w:eastAsiaTheme="minorEastAsia" w:hAnsiTheme="minorEastAsia" w:cs="Arial"/>
              <w:sz w:val="32"/>
            </w:rPr>
          </w:pPr>
          <w:r w:rsidRPr="00F4270D">
            <w:rPr>
              <w:rFonts w:asciiTheme="minorEastAsia" w:eastAsiaTheme="minorEastAsia" w:hAnsiTheme="minorEastAsia" w:cs="Arial"/>
              <w:sz w:val="32"/>
            </w:rPr>
            <w:t>Table of Contents</w:t>
          </w:r>
        </w:p>
        <w:p w:rsidR="0043546B" w:rsidRDefault="0097170C">
          <w:pPr>
            <w:pStyle w:val="11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r w:rsidRPr="00F4270D">
            <w:rPr>
              <w:rFonts w:asciiTheme="minorEastAsia" w:eastAsiaTheme="minorEastAsia" w:hAnsiTheme="minorEastAsia" w:cs="Times New Roman"/>
            </w:rPr>
            <w:fldChar w:fldCharType="begin"/>
          </w:r>
          <w:r w:rsidRPr="00F4270D">
            <w:rPr>
              <w:rFonts w:asciiTheme="minorEastAsia" w:eastAsiaTheme="minorEastAsia" w:hAnsiTheme="minorEastAsia" w:cs="Times New Roman"/>
            </w:rPr>
            <w:instrText xml:space="preserve"> TOC \o "1-3" \h \z \u </w:instrText>
          </w:r>
          <w:r w:rsidRPr="00F4270D">
            <w:rPr>
              <w:rFonts w:asciiTheme="minorEastAsia" w:eastAsiaTheme="minorEastAsia" w:hAnsiTheme="minorEastAsia" w:cs="Times New Roman"/>
            </w:rPr>
            <w:fldChar w:fldCharType="separate"/>
          </w:r>
          <w:hyperlink w:anchor="_Toc5379446" w:history="1">
            <w:r w:rsidR="0043546B" w:rsidRPr="00C864C8">
              <w:rPr>
                <w:rStyle w:val="af3"/>
                <w:noProof/>
              </w:rPr>
              <w:t>1</w:t>
            </w:r>
            <w:r w:rsidR="0043546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43546B" w:rsidRPr="00C864C8">
              <w:rPr>
                <w:rStyle w:val="af3"/>
                <w:noProof/>
              </w:rPr>
              <w:t>기프트카드 정의 및 관리</w:t>
            </w:r>
            <w:r w:rsidR="0043546B">
              <w:rPr>
                <w:noProof/>
                <w:webHidden/>
              </w:rPr>
              <w:tab/>
            </w:r>
            <w:r w:rsidR="0043546B">
              <w:rPr>
                <w:noProof/>
                <w:webHidden/>
              </w:rPr>
              <w:fldChar w:fldCharType="begin"/>
            </w:r>
            <w:r w:rsidR="0043546B">
              <w:rPr>
                <w:noProof/>
                <w:webHidden/>
              </w:rPr>
              <w:instrText xml:space="preserve"> PAGEREF _Toc5379446 \h </w:instrText>
            </w:r>
            <w:r w:rsidR="0043546B">
              <w:rPr>
                <w:noProof/>
                <w:webHidden/>
              </w:rPr>
            </w:r>
            <w:r w:rsidR="0043546B">
              <w:rPr>
                <w:noProof/>
                <w:webHidden/>
              </w:rPr>
              <w:fldChar w:fldCharType="separate"/>
            </w:r>
            <w:r w:rsidR="0043546B">
              <w:rPr>
                <w:noProof/>
                <w:webHidden/>
              </w:rPr>
              <w:t>4</w:t>
            </w:r>
            <w:r w:rsidR="0043546B"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379447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48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49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ABC-MART 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50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1.1.3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종류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379451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52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이미지 등록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53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사용불가 매장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11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5379454" w:history="1">
            <w:r w:rsidRPr="00C864C8">
              <w:rPr>
                <w:rStyle w:val="af3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noProof/>
              </w:rPr>
              <w:t>기프트카드 등록 및 사용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379455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사용 제한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379456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잔액조회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379457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MY 기프트카드 등록하기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58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MY 기프트카드 이용내역 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59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2.3.3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MY 기프트카드 등록해지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379460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MY 기프트카드 통합/이전하기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379461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환불신청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11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5379462" w:history="1">
            <w:r w:rsidRPr="00C864C8">
              <w:rPr>
                <w:rStyle w:val="af3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noProof/>
              </w:rPr>
              <w:t>기프트카드 충전/구매/선물하기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379463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충전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64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충전하기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65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충전 취소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379466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구매하기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67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구매하기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379468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선물하기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69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선물하기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70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선물 거절하기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379471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구매내역 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72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구매내역 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73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결제취소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74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3.4.3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재전송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379475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3.4.4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기프트카드 결제취소, 재전송 기능 제한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11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5379476" w:history="1">
            <w:r w:rsidRPr="00C864C8">
              <w:rPr>
                <w:rStyle w:val="af3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noProof/>
              </w:rPr>
              <w:t>카카오톡 선물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379477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카카오톡 선물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546B" w:rsidRDefault="0043546B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379478" w:history="1">
            <w:r w:rsidRPr="00C864C8">
              <w:rPr>
                <w:rStyle w:val="af3"/>
                <w:rFonts w:asciiTheme="minorEastAsia" w:hAnsiTheme="minorEastAsia" w:cs="Calibri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C864C8">
              <w:rPr>
                <w:rStyle w:val="af3"/>
                <w:rFonts w:asciiTheme="minorEastAsia" w:hAnsiTheme="minorEastAsia" w:cs="Calibri"/>
                <w:noProof/>
              </w:rPr>
              <w:t>카카오톡 선물 사용 - 교환하기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70C" w:rsidRPr="00F4270D" w:rsidRDefault="0097170C" w:rsidP="0097170C">
          <w:pPr>
            <w:rPr>
              <w:rFonts w:asciiTheme="minorEastAsia" w:eastAsiaTheme="minorEastAsia" w:hAnsiTheme="minorEastAsia"/>
            </w:rPr>
          </w:pPr>
          <w:r w:rsidRPr="00F4270D">
            <w:rPr>
              <w:rFonts w:asciiTheme="minorEastAsia" w:eastAsiaTheme="minorEastAsia" w:hAnsiTheme="minorEastAsia"/>
            </w:rPr>
            <w:fldChar w:fldCharType="end"/>
          </w:r>
        </w:p>
      </w:sdtContent>
    </w:sdt>
    <w:p w:rsidR="0090078B" w:rsidRDefault="007B72B3" w:rsidP="001D1A3B">
      <w:pPr>
        <w:pStyle w:val="-1"/>
      </w:pPr>
      <w:bookmarkStart w:id="2" w:name="_Toc5379446"/>
      <w:r>
        <w:rPr>
          <w:rFonts w:hint="eastAsia"/>
        </w:rPr>
        <w:t>기프트카드</w:t>
      </w:r>
      <w:r w:rsidR="00A81CFE">
        <w:rPr>
          <w:rFonts w:hint="eastAsia"/>
        </w:rPr>
        <w:t xml:space="preserve"> </w:t>
      </w:r>
      <w:r w:rsidR="00881E35">
        <w:rPr>
          <w:rFonts w:hint="eastAsia"/>
        </w:rPr>
        <w:t>정의 및 관리</w:t>
      </w:r>
      <w:bookmarkEnd w:id="2"/>
      <w:r w:rsidR="00A81CFE">
        <w:rPr>
          <w:rFonts w:hint="eastAsia"/>
        </w:rPr>
        <w:t xml:space="preserve"> </w:t>
      </w:r>
    </w:p>
    <w:p w:rsidR="00437535" w:rsidRDefault="007A4A9E" w:rsidP="00437535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3" w:name="_Toc5379447"/>
      <w:r>
        <w:rPr>
          <w:rFonts w:asciiTheme="minorEastAsia" w:eastAsiaTheme="minorEastAsia" w:hAnsiTheme="minorEastAsia" w:cs="Calibri" w:hint="eastAsia"/>
        </w:rPr>
        <w:t xml:space="preserve">기프트카드 </w:t>
      </w:r>
      <w:r w:rsidR="00397BD0">
        <w:rPr>
          <w:rFonts w:asciiTheme="minorEastAsia" w:eastAsiaTheme="minorEastAsia" w:hAnsiTheme="minorEastAsia" w:cs="Calibri" w:hint="eastAsia"/>
        </w:rPr>
        <w:t>정의</w:t>
      </w:r>
      <w:bookmarkEnd w:id="3"/>
      <w:r w:rsidR="00397BD0">
        <w:rPr>
          <w:rFonts w:asciiTheme="minorEastAsia" w:eastAsiaTheme="minorEastAsia" w:hAnsiTheme="minorEastAsia" w:cs="Calibri" w:hint="eastAsia"/>
        </w:rPr>
        <w:t xml:space="preserve"> </w:t>
      </w:r>
    </w:p>
    <w:p w:rsidR="00397BD0" w:rsidRPr="00F72F14" w:rsidRDefault="00397BD0" w:rsidP="00397BD0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4" w:name="_Toc5379448"/>
      <w:r>
        <w:rPr>
          <w:rFonts w:asciiTheme="minorEastAsia" w:eastAsiaTheme="minorEastAsia" w:hAnsiTheme="minorEastAsia" w:cs="Calibri" w:hint="eastAsia"/>
        </w:rPr>
        <w:t xml:space="preserve">기프트카드 </w:t>
      </w:r>
      <w:r w:rsidR="00491B05">
        <w:rPr>
          <w:rFonts w:asciiTheme="minorEastAsia" w:eastAsiaTheme="minorEastAsia" w:hAnsiTheme="minorEastAsia" w:cs="Calibri" w:hint="eastAsia"/>
        </w:rPr>
        <w:t>란</w:t>
      </w:r>
      <w:bookmarkEnd w:id="4"/>
    </w:p>
    <w:p w:rsidR="00491B05" w:rsidRDefault="00D07981" w:rsidP="00D07981">
      <w:pPr>
        <w:pStyle w:val="a0"/>
        <w:rPr>
          <w:rFonts w:asciiTheme="minorEastAsia" w:eastAsiaTheme="minorEastAsia" w:hAnsiTheme="minorEastAsia"/>
        </w:rPr>
      </w:pPr>
      <w:proofErr w:type="spellStart"/>
      <w:r w:rsidRPr="00D07981">
        <w:rPr>
          <w:rFonts w:asciiTheme="minorEastAsia" w:eastAsiaTheme="minorEastAsia" w:hAnsiTheme="minorEastAsia" w:hint="eastAsia"/>
        </w:rPr>
        <w:t>기프트</w:t>
      </w:r>
      <w:proofErr w:type="spellEnd"/>
      <w:r w:rsidRPr="00D07981">
        <w:rPr>
          <w:rFonts w:asciiTheme="minorEastAsia" w:eastAsiaTheme="minorEastAsia" w:hAnsiTheme="minorEastAsia"/>
        </w:rPr>
        <w:t xml:space="preserve"> 카드(gift card)는 무기명 </w:t>
      </w:r>
      <w:proofErr w:type="spellStart"/>
      <w:r w:rsidRPr="00D07981">
        <w:rPr>
          <w:rFonts w:asciiTheme="minorEastAsia" w:eastAsiaTheme="minorEastAsia" w:hAnsiTheme="minorEastAsia"/>
        </w:rPr>
        <w:t>선불카드로</w:t>
      </w:r>
      <w:proofErr w:type="spellEnd"/>
      <w:r w:rsidRPr="00D07981">
        <w:rPr>
          <w:rFonts w:asciiTheme="minorEastAsia" w:eastAsiaTheme="minorEastAsia" w:hAnsiTheme="minorEastAsia"/>
        </w:rPr>
        <w:t xml:space="preserve">, 상품권과 비슷한 개념이며, 상품권을 </w:t>
      </w:r>
      <w:proofErr w:type="spellStart"/>
      <w:r w:rsidRPr="00D07981">
        <w:rPr>
          <w:rFonts w:asciiTheme="minorEastAsia" w:eastAsiaTheme="minorEastAsia" w:hAnsiTheme="minorEastAsia"/>
        </w:rPr>
        <w:t>카드화한</w:t>
      </w:r>
      <w:proofErr w:type="spellEnd"/>
      <w:r w:rsidRPr="00D07981">
        <w:rPr>
          <w:rFonts w:asciiTheme="minorEastAsia" w:eastAsiaTheme="minorEastAsia" w:hAnsiTheme="minorEastAsia"/>
        </w:rPr>
        <w:t xml:space="preserve"> 것이다.</w:t>
      </w:r>
    </w:p>
    <w:p w:rsidR="00491B05" w:rsidRDefault="00491B05" w:rsidP="00D07981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 w:hint="eastAsia"/>
        </w:rPr>
      </w:pPr>
    </w:p>
    <w:p w:rsidR="00491B05" w:rsidRPr="00F72F14" w:rsidRDefault="00491B05" w:rsidP="00491B0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5" w:name="_Toc5379449"/>
      <w:r>
        <w:rPr>
          <w:rFonts w:asciiTheme="minorEastAsia" w:eastAsiaTheme="minorEastAsia" w:hAnsiTheme="minorEastAsia" w:cs="Calibri" w:hint="eastAsia"/>
        </w:rPr>
        <w:t>ABC</w:t>
      </w:r>
      <w:r>
        <w:rPr>
          <w:rFonts w:asciiTheme="minorEastAsia" w:eastAsiaTheme="minorEastAsia" w:hAnsiTheme="minorEastAsia" w:cs="Calibri"/>
        </w:rPr>
        <w:t>-</w:t>
      </w:r>
      <w:r>
        <w:rPr>
          <w:rFonts w:asciiTheme="minorEastAsia" w:eastAsiaTheme="minorEastAsia" w:hAnsiTheme="minorEastAsia" w:cs="Calibri" w:hint="eastAsia"/>
        </w:rPr>
        <w:t xml:space="preserve">MART </w:t>
      </w:r>
      <w:r>
        <w:rPr>
          <w:rFonts w:asciiTheme="minorEastAsia" w:eastAsiaTheme="minorEastAsia" w:hAnsiTheme="minorEastAsia" w:cs="Calibri" w:hint="eastAsia"/>
        </w:rPr>
        <w:t>란</w:t>
      </w:r>
      <w:bookmarkEnd w:id="5"/>
    </w:p>
    <w:p w:rsidR="00397BD0" w:rsidRPr="00F72F14" w:rsidRDefault="00491B05" w:rsidP="00491B05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ABC</w:t>
      </w:r>
      <w:r>
        <w:rPr>
          <w:rFonts w:asciiTheme="minorEastAsia" w:eastAsiaTheme="minorEastAsia" w:hAnsiTheme="minorEastAsia" w:hint="eastAsia"/>
        </w:rPr>
        <w:t xml:space="preserve"> ABC-MART </w:t>
      </w:r>
      <w:proofErr w:type="spellStart"/>
      <w:r w:rsidR="00397BD0" w:rsidRPr="00F72F14">
        <w:rPr>
          <w:rFonts w:asciiTheme="minorEastAsia" w:eastAsiaTheme="minorEastAsia" w:hAnsiTheme="minorEastAsia" w:hint="eastAsia"/>
        </w:rPr>
        <w:t>기프트카드란</w:t>
      </w:r>
      <w:proofErr w:type="spellEnd"/>
      <w:r w:rsidR="00397BD0" w:rsidRPr="00F72F14">
        <w:rPr>
          <w:rFonts w:asciiTheme="minorEastAsia" w:eastAsiaTheme="minorEastAsia" w:hAnsiTheme="minorEastAsia" w:hint="eastAsia"/>
        </w:rPr>
        <w:t xml:space="preserve"> </w:t>
      </w:r>
      <w:r w:rsidR="00D06569" w:rsidRPr="00F72F14">
        <w:rPr>
          <w:rFonts w:asciiTheme="minorEastAsia" w:eastAsiaTheme="minorEastAsia" w:hAnsiTheme="minorEastAsia"/>
        </w:rPr>
        <w:t>ABC-MART</w:t>
      </w:r>
      <w:r w:rsidR="00D06569" w:rsidRPr="00F72F14">
        <w:rPr>
          <w:rFonts w:asciiTheme="minorEastAsia" w:eastAsiaTheme="minorEastAsia" w:hAnsiTheme="minorEastAsia" w:hint="eastAsia"/>
        </w:rPr>
        <w:t>에서 발급한 ABC-MART</w:t>
      </w:r>
      <w:r w:rsidR="000B07E7" w:rsidRPr="00F72F14">
        <w:rPr>
          <w:rFonts w:asciiTheme="minorEastAsia" w:eastAsiaTheme="minorEastAsia" w:hAnsiTheme="minorEastAsia" w:hint="eastAsia"/>
        </w:rPr>
        <w:t xml:space="preserve"> 모든 </w:t>
      </w:r>
      <w:proofErr w:type="spellStart"/>
      <w:r w:rsidR="000B07E7" w:rsidRPr="00F72F14">
        <w:rPr>
          <w:rFonts w:asciiTheme="minorEastAsia" w:eastAsiaTheme="minorEastAsia" w:hAnsiTheme="minorEastAsia" w:hint="eastAsia"/>
        </w:rPr>
        <w:t>브랜드사</w:t>
      </w:r>
      <w:proofErr w:type="spellEnd"/>
      <w:r>
        <w:rPr>
          <w:rFonts w:asciiTheme="minorEastAsia" w:eastAsiaTheme="minorEastAsia" w:hAnsiTheme="minorEastAsia" w:hint="eastAsia"/>
        </w:rPr>
        <w:t>(</w:t>
      </w:r>
      <w:r>
        <w:rPr>
          <w:rFonts w:asciiTheme="minorEastAsia" w:eastAsiaTheme="minorEastAsia" w:hAnsiTheme="minorEastAsia"/>
        </w:rPr>
        <w:t xml:space="preserve">ABC-MART, A-RT, </w:t>
      </w:r>
      <w:r w:rsidR="00D07981">
        <w:rPr>
          <w:rFonts w:asciiTheme="minorEastAsia" w:eastAsiaTheme="minorEastAsia" w:hAnsiTheme="minorEastAsia"/>
        </w:rPr>
        <w:t xml:space="preserve">GRAND STAGE, </w:t>
      </w:r>
      <w:r>
        <w:rPr>
          <w:rFonts w:asciiTheme="minorEastAsia" w:eastAsiaTheme="minorEastAsia" w:hAnsiTheme="minorEastAsia"/>
        </w:rPr>
        <w:t>ON THE SPOT)</w:t>
      </w:r>
      <w:r w:rsidR="00CD7568" w:rsidRPr="00F72F14">
        <w:rPr>
          <w:rFonts w:asciiTheme="minorEastAsia" w:eastAsiaTheme="minorEastAsia" w:hAnsiTheme="minorEastAsia" w:hint="eastAsia"/>
        </w:rPr>
        <w:t xml:space="preserve">에서 사용 가능한 </w:t>
      </w:r>
      <w:r w:rsidR="00D06569" w:rsidRPr="00F72F14">
        <w:rPr>
          <w:rFonts w:asciiTheme="minorEastAsia" w:eastAsiaTheme="minorEastAsia" w:hAnsiTheme="minorEastAsia" w:hint="eastAsia"/>
        </w:rPr>
        <w:t xml:space="preserve">무기명 </w:t>
      </w:r>
      <w:r w:rsidR="00CD7568" w:rsidRPr="00F72F14">
        <w:rPr>
          <w:rFonts w:asciiTheme="minorEastAsia" w:eastAsiaTheme="minorEastAsia" w:hAnsiTheme="minorEastAsia" w:hint="eastAsia"/>
        </w:rPr>
        <w:t xml:space="preserve">선불 카드이다. </w:t>
      </w:r>
    </w:p>
    <w:p w:rsidR="003C2870" w:rsidRPr="00D07981" w:rsidRDefault="003C2870" w:rsidP="003C2870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</w:p>
    <w:p w:rsidR="003C2870" w:rsidRPr="00F72F14" w:rsidRDefault="003C2870" w:rsidP="003C2870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6" w:name="_Toc5379450"/>
      <w:r w:rsidRPr="00F72F14">
        <w:rPr>
          <w:rFonts w:asciiTheme="minorEastAsia" w:eastAsiaTheme="minorEastAsia" w:hAnsiTheme="minorEastAsia" w:cs="Calibri" w:hint="eastAsia"/>
        </w:rPr>
        <w:t>기프트카드 종류</w:t>
      </w:r>
      <w:bookmarkEnd w:id="6"/>
    </w:p>
    <w:p w:rsidR="00803E03" w:rsidRDefault="00803E03" w:rsidP="003C2870">
      <w:pPr>
        <w:pStyle w:val="a0"/>
        <w:rPr>
          <w:rFonts w:asciiTheme="minorEastAsia" w:eastAsiaTheme="minorEastAsia" w:hAnsiTheme="minorEastAsia"/>
        </w:rPr>
      </w:pPr>
      <w:proofErr w:type="spellStart"/>
      <w:r w:rsidRPr="00F72F14">
        <w:rPr>
          <w:rFonts w:asciiTheme="minorEastAsia" w:eastAsiaTheme="minorEastAsia" w:hAnsiTheme="minorEastAsia" w:hint="eastAsia"/>
        </w:rPr>
        <w:t>기프트카드는</w:t>
      </w:r>
      <w:proofErr w:type="spellEnd"/>
      <w:r w:rsidRPr="00F72F14">
        <w:rPr>
          <w:rFonts w:asciiTheme="minorEastAsia" w:eastAsiaTheme="minorEastAsia" w:hAnsiTheme="minorEastAsia" w:hint="eastAsia"/>
        </w:rPr>
        <w:t xml:space="preserve"> 오프라인 매장에서 </w:t>
      </w:r>
      <w:r>
        <w:rPr>
          <w:rFonts w:asciiTheme="minorEastAsia" w:eastAsiaTheme="minorEastAsia" w:hAnsiTheme="minorEastAsia" w:hint="eastAsia"/>
        </w:rPr>
        <w:t xml:space="preserve">판매하는 </w:t>
      </w:r>
      <w:r>
        <w:rPr>
          <w:rFonts w:asciiTheme="minorEastAsia" w:eastAsiaTheme="minorEastAsia" w:hAnsiTheme="minorEastAsia"/>
        </w:rPr>
        <w:t>PVC</w:t>
      </w:r>
      <w:r>
        <w:rPr>
          <w:rFonts w:asciiTheme="minorEastAsia" w:eastAsiaTheme="minorEastAsia" w:hAnsiTheme="minorEastAsia" w:hint="eastAsia"/>
        </w:rPr>
        <w:t xml:space="preserve">형과 온라인몰에서 판매하는 </w:t>
      </w:r>
      <w:r>
        <w:rPr>
          <w:rFonts w:asciiTheme="minorEastAsia" w:eastAsiaTheme="minorEastAsia" w:hAnsiTheme="minorEastAsia"/>
        </w:rPr>
        <w:t>MMS</w:t>
      </w:r>
      <w:r>
        <w:rPr>
          <w:rFonts w:asciiTheme="minorEastAsia" w:eastAsiaTheme="minorEastAsia" w:hAnsiTheme="minorEastAsia" w:hint="eastAsia"/>
        </w:rPr>
        <w:t xml:space="preserve">형으로 구분할 수 있다. </w:t>
      </w:r>
    </w:p>
    <w:p w:rsidR="003C2870" w:rsidRDefault="00186013" w:rsidP="00F678D3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실물카드</w:t>
      </w:r>
      <w:proofErr w:type="spellEnd"/>
      <w:r>
        <w:rPr>
          <w:rFonts w:asciiTheme="minorEastAsia" w:eastAsiaTheme="minorEastAsia" w:hAnsiTheme="minorEastAsia" w:hint="eastAsia"/>
        </w:rPr>
        <w:t>(</w:t>
      </w:r>
      <w:r w:rsidR="00803E03" w:rsidRPr="00803E03">
        <w:rPr>
          <w:rFonts w:asciiTheme="minorEastAsia" w:eastAsiaTheme="minorEastAsia" w:hAnsiTheme="minorEastAsia"/>
        </w:rPr>
        <w:t>PVC</w:t>
      </w:r>
      <w:r w:rsidR="00803E03" w:rsidRPr="00803E03">
        <w:rPr>
          <w:rFonts w:asciiTheme="minorEastAsia" w:eastAsiaTheme="minorEastAsia" w:hAnsiTheme="minorEastAsia" w:hint="eastAsia"/>
        </w:rPr>
        <w:t>형</w:t>
      </w:r>
      <w:r>
        <w:rPr>
          <w:rFonts w:asciiTheme="minorEastAsia" w:eastAsiaTheme="minorEastAsia" w:hAnsiTheme="minorEastAsia" w:hint="eastAsia"/>
        </w:rPr>
        <w:t>)</w:t>
      </w:r>
      <w:r w:rsidR="00803E03" w:rsidRPr="00803E03">
        <w:rPr>
          <w:rFonts w:asciiTheme="minorEastAsia" w:eastAsiaTheme="minorEastAsia" w:hAnsiTheme="minorEastAsia" w:hint="eastAsia"/>
        </w:rPr>
        <w:t>,</w:t>
      </w:r>
      <w:r w:rsidR="00803E03" w:rsidRPr="00803E03">
        <w:rPr>
          <w:rFonts w:asciiTheme="minorEastAsia" w:eastAsiaTheme="minorEastAsia" w:hAnsiTheme="minorEastAsia"/>
        </w:rPr>
        <w:t xml:space="preserve"> MMS</w:t>
      </w:r>
      <w:r w:rsidR="00803E03" w:rsidRPr="00803E03">
        <w:rPr>
          <w:rFonts w:asciiTheme="minorEastAsia" w:eastAsiaTheme="minorEastAsia" w:hAnsiTheme="minorEastAsia" w:hint="eastAsia"/>
        </w:rPr>
        <w:t>형 모두 온/오프라인 어디서나 사용 가능하다.</w:t>
      </w:r>
      <w:r w:rsidR="00803E03" w:rsidRPr="00803E03">
        <w:rPr>
          <w:rFonts w:asciiTheme="minorEastAsia" w:eastAsiaTheme="minorEastAsia" w:hAnsiTheme="minorEastAsia"/>
        </w:rPr>
        <w:t xml:space="preserve"> </w:t>
      </w:r>
    </w:p>
    <w:p w:rsidR="00A66142" w:rsidRPr="00803E03" w:rsidRDefault="00A66142" w:rsidP="00F678D3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기프트카드</w:t>
      </w:r>
      <w:r w:rsidR="00373A15">
        <w:rPr>
          <w:rFonts w:asciiTheme="minorEastAsia" w:eastAsiaTheme="minorEastAsia" w:hAnsiTheme="minorEastAsia" w:hint="eastAsia"/>
        </w:rPr>
        <w:t>는</w:t>
      </w:r>
      <w:proofErr w:type="spellEnd"/>
      <w:r w:rsidR="008346BE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8346BE">
        <w:rPr>
          <w:rFonts w:asciiTheme="minorEastAsia" w:eastAsiaTheme="minorEastAsia" w:hAnsiTheme="minorEastAsia" w:hint="eastAsia"/>
        </w:rPr>
        <w:t>충전형만</w:t>
      </w:r>
      <w:proofErr w:type="spellEnd"/>
      <w:r w:rsidR="008346BE">
        <w:rPr>
          <w:rFonts w:asciiTheme="minorEastAsia" w:eastAsiaTheme="minorEastAsia" w:hAnsiTheme="minorEastAsia" w:hint="eastAsia"/>
        </w:rPr>
        <w:t xml:space="preserve"> 사용한다.</w:t>
      </w:r>
      <w:r w:rsidR="008346BE">
        <w:rPr>
          <w:rFonts w:asciiTheme="minorEastAsia" w:eastAsiaTheme="minorEastAsia" w:hAnsiTheme="minorEastAsia"/>
        </w:rPr>
        <w:t xml:space="preserve"> (</w:t>
      </w:r>
      <w:proofErr w:type="spellStart"/>
      <w:r w:rsidR="00373A15">
        <w:rPr>
          <w:rFonts w:asciiTheme="minorEastAsia" w:eastAsiaTheme="minorEastAsia" w:hAnsiTheme="minorEastAsia" w:hint="eastAsia"/>
        </w:rPr>
        <w:t>권종형</w:t>
      </w:r>
      <w:proofErr w:type="spellEnd"/>
      <w:r w:rsidR="00373A15">
        <w:rPr>
          <w:rFonts w:asciiTheme="minorEastAsia" w:eastAsiaTheme="minorEastAsia" w:hAnsiTheme="minorEastAsia" w:hint="eastAsia"/>
        </w:rPr>
        <w:t>(</w:t>
      </w:r>
      <w:r w:rsidR="00373A15">
        <w:rPr>
          <w:rFonts w:asciiTheme="minorEastAsia" w:eastAsiaTheme="minorEastAsia" w:hAnsiTheme="minorEastAsia"/>
        </w:rPr>
        <w:t>=</w:t>
      </w:r>
      <w:proofErr w:type="spellStart"/>
      <w:r w:rsidR="008346BE">
        <w:rPr>
          <w:rFonts w:asciiTheme="minorEastAsia" w:eastAsiaTheme="minorEastAsia" w:hAnsiTheme="minorEastAsia" w:hint="eastAsia"/>
        </w:rPr>
        <w:t>비충전형</w:t>
      </w:r>
      <w:proofErr w:type="spellEnd"/>
      <w:r w:rsidR="00373A15">
        <w:rPr>
          <w:rFonts w:asciiTheme="minorEastAsia" w:eastAsiaTheme="minorEastAsia" w:hAnsiTheme="minorEastAsia" w:hint="eastAsia"/>
        </w:rPr>
        <w:t>)</w:t>
      </w:r>
      <w:r w:rsidR="008346BE">
        <w:rPr>
          <w:rFonts w:asciiTheme="minorEastAsia" w:eastAsiaTheme="minorEastAsia" w:hAnsiTheme="minorEastAsia" w:hint="eastAsia"/>
        </w:rPr>
        <w:t>은 사용하지 않음)</w:t>
      </w:r>
      <w:r>
        <w:rPr>
          <w:rFonts w:asciiTheme="minorEastAsia" w:eastAsiaTheme="minorEastAsia" w:hAnsiTheme="minorEastAsia" w:hint="eastAsia"/>
        </w:rPr>
        <w:t xml:space="preserve"> 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89"/>
        <w:gridCol w:w="6495"/>
      </w:tblGrid>
      <w:tr w:rsidR="0025752B" w:rsidRPr="00F4270D" w:rsidTr="00F678D3">
        <w:trPr>
          <w:trHeight w:val="397"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25752B" w:rsidRPr="00570C7A" w:rsidRDefault="0025752B" w:rsidP="00F678D3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카드 구분</w:t>
            </w:r>
          </w:p>
        </w:tc>
        <w:tc>
          <w:tcPr>
            <w:tcW w:w="6495" w:type="dxa"/>
            <w:shd w:val="clear" w:color="auto" w:fill="BFBFBF"/>
            <w:vAlign w:val="center"/>
          </w:tcPr>
          <w:p w:rsidR="0025752B" w:rsidRPr="00570C7A" w:rsidRDefault="0025752B" w:rsidP="00F678D3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</w:p>
        </w:tc>
      </w:tr>
      <w:tr w:rsidR="0025752B" w:rsidRPr="00F4270D" w:rsidTr="00F678D3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:rsidR="009E083E" w:rsidRDefault="0025752B" w:rsidP="00F678D3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기프트카드 </w:t>
            </w:r>
            <w:proofErr w:type="spellStart"/>
            <w:r w:rsidR="00186013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실물카드</w:t>
            </w:r>
            <w:proofErr w:type="spellEnd"/>
          </w:p>
          <w:p w:rsidR="0025752B" w:rsidRPr="00570C7A" w:rsidRDefault="00186013" w:rsidP="00F678D3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(</w:t>
            </w:r>
            <w:r w:rsidR="0025752B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PVC형</w:t>
            </w: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6495" w:type="dxa"/>
            <w:vAlign w:val="center"/>
          </w:tcPr>
          <w:p w:rsidR="0025752B" w:rsidRDefault="00D501E9" w:rsidP="00F678D3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기존 디지털상품권으로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PVC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형태로 오프라인 매장에서 판매한다.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</w:p>
          <w:p w:rsidR="00D501E9" w:rsidRDefault="00D501E9" w:rsidP="00F678D3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온라인몰에서는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PVC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형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기프트카드는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판매하지 않는다.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</w:p>
          <w:p w:rsidR="00D501E9" w:rsidRPr="000A7223" w:rsidRDefault="00D501E9" w:rsidP="00F678D3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PVC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형 카드는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온라인몰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, 오프라인매장 모두 사용 가능하다.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</w:p>
        </w:tc>
      </w:tr>
      <w:tr w:rsidR="0025752B" w:rsidRPr="00F4270D" w:rsidTr="00F678D3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:rsidR="0025752B" w:rsidRDefault="0025752B" w:rsidP="00F678D3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기프트카드 </w:t>
            </w:r>
            <w:r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MMS</w:t>
            </w: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형</w:t>
            </w:r>
          </w:p>
        </w:tc>
        <w:tc>
          <w:tcPr>
            <w:tcW w:w="6495" w:type="dxa"/>
            <w:vAlign w:val="center"/>
          </w:tcPr>
          <w:p w:rsidR="0025752B" w:rsidRDefault="00D501E9" w:rsidP="00F678D3">
            <w:pPr>
              <w:pStyle w:val="a1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모바일상품권으로 온라인 매장에서 판매한다.</w:t>
            </w:r>
            <w:r>
              <w:rPr>
                <w:sz w:val="18"/>
                <w:szCs w:val="18"/>
              </w:rPr>
              <w:t xml:space="preserve"> </w:t>
            </w:r>
          </w:p>
          <w:p w:rsidR="00D501E9" w:rsidRDefault="00D501E9" w:rsidP="00F678D3">
            <w:pPr>
              <w:pStyle w:val="a1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오프라인 매장에서 </w:t>
            </w:r>
            <w:r>
              <w:rPr>
                <w:sz w:val="18"/>
                <w:szCs w:val="18"/>
              </w:rPr>
              <w:t>MMS</w:t>
            </w:r>
            <w:r>
              <w:rPr>
                <w:rFonts w:hint="eastAsia"/>
                <w:sz w:val="18"/>
                <w:szCs w:val="18"/>
              </w:rPr>
              <w:t xml:space="preserve">형 </w:t>
            </w:r>
            <w:proofErr w:type="spellStart"/>
            <w:r>
              <w:rPr>
                <w:rFonts w:hint="eastAsia"/>
                <w:sz w:val="18"/>
                <w:szCs w:val="18"/>
              </w:rPr>
              <w:t>기프트카드는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판매하지 않는다.</w:t>
            </w:r>
            <w:r>
              <w:rPr>
                <w:sz w:val="18"/>
                <w:szCs w:val="18"/>
              </w:rPr>
              <w:t xml:space="preserve"> </w:t>
            </w:r>
          </w:p>
          <w:p w:rsidR="00D501E9" w:rsidRPr="000E7BA3" w:rsidRDefault="00D501E9" w:rsidP="00D501E9">
            <w:pPr>
              <w:pStyle w:val="a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MMS </w:t>
            </w:r>
            <w:r>
              <w:rPr>
                <w:rFonts w:hint="eastAsia"/>
                <w:sz w:val="18"/>
                <w:szCs w:val="18"/>
              </w:rPr>
              <w:t xml:space="preserve">카드는 </w:t>
            </w:r>
            <w:proofErr w:type="spellStart"/>
            <w:r>
              <w:rPr>
                <w:rFonts w:hint="eastAsia"/>
                <w:sz w:val="18"/>
                <w:szCs w:val="18"/>
              </w:rPr>
              <w:t>온라인몰</w:t>
            </w:r>
            <w:proofErr w:type="spellEnd"/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오프라인 매장 모두 사용 가능하다.</w:t>
            </w:r>
          </w:p>
        </w:tc>
      </w:tr>
    </w:tbl>
    <w:p w:rsidR="00397BD0" w:rsidRDefault="00397BD0" w:rsidP="00397BD0">
      <w:pPr>
        <w:pStyle w:val="-2"/>
        <w:numPr>
          <w:ilvl w:val="0"/>
          <w:numId w:val="0"/>
        </w:numPr>
        <w:ind w:left="851"/>
        <w:rPr>
          <w:rFonts w:asciiTheme="minorEastAsia" w:eastAsiaTheme="minorEastAsia" w:hAnsiTheme="minorEastAsia" w:cs="Calibri"/>
        </w:rPr>
      </w:pPr>
    </w:p>
    <w:p w:rsidR="00397BD0" w:rsidRDefault="00397BD0" w:rsidP="00437535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7" w:name="_Toc5379451"/>
      <w:r>
        <w:rPr>
          <w:rFonts w:asciiTheme="minorEastAsia" w:eastAsiaTheme="minorEastAsia" w:hAnsiTheme="minorEastAsia" w:cs="Calibri" w:hint="eastAsia"/>
        </w:rPr>
        <w:t>기프트카드 관리</w:t>
      </w:r>
      <w:bookmarkEnd w:id="7"/>
      <w:r>
        <w:rPr>
          <w:rFonts w:asciiTheme="minorEastAsia" w:eastAsiaTheme="minorEastAsia" w:hAnsiTheme="minorEastAsia" w:cs="Calibri" w:hint="eastAsia"/>
        </w:rPr>
        <w:t xml:space="preserve"> </w:t>
      </w:r>
    </w:p>
    <w:p w:rsidR="001D1A3B" w:rsidRDefault="007A4A9E" w:rsidP="0043753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8" w:name="_Toc5379452"/>
      <w:r>
        <w:rPr>
          <w:rFonts w:asciiTheme="minorEastAsia" w:eastAsiaTheme="minorEastAsia" w:hAnsiTheme="minorEastAsia" w:cs="Calibri" w:hint="eastAsia"/>
        </w:rPr>
        <w:t xml:space="preserve">기프트카드 </w:t>
      </w:r>
      <w:r w:rsidR="00010B62">
        <w:rPr>
          <w:rFonts w:asciiTheme="minorEastAsia" w:eastAsiaTheme="minorEastAsia" w:hAnsiTheme="minorEastAsia" w:cs="Calibri" w:hint="eastAsia"/>
        </w:rPr>
        <w:t>이미지 등록</w:t>
      </w:r>
      <w:r w:rsidR="0067344A">
        <w:rPr>
          <w:rFonts w:asciiTheme="minorEastAsia" w:eastAsiaTheme="minorEastAsia" w:hAnsiTheme="minorEastAsia" w:cs="Calibri" w:hint="eastAsia"/>
        </w:rPr>
        <w:t xml:space="preserve"> 관리</w:t>
      </w:r>
      <w:bookmarkEnd w:id="8"/>
    </w:p>
    <w:p w:rsidR="007A4A9E" w:rsidRDefault="007A4A9E" w:rsidP="00F678D3">
      <w:pPr>
        <w:pStyle w:val="a0"/>
        <w:rPr>
          <w:rFonts w:asciiTheme="minorEastAsia" w:eastAsiaTheme="minorEastAsia" w:hAnsiTheme="minorEastAsia"/>
        </w:rPr>
      </w:pPr>
      <w:proofErr w:type="spellStart"/>
      <w:r w:rsidRPr="007A4A9E">
        <w:rPr>
          <w:rFonts w:asciiTheme="minorEastAsia" w:eastAsiaTheme="minorEastAsia" w:hAnsiTheme="minorEastAsia" w:hint="eastAsia"/>
        </w:rPr>
        <w:t>기프트카드는</w:t>
      </w:r>
      <w:proofErr w:type="spellEnd"/>
      <w:r w:rsidRPr="007A4A9E">
        <w:rPr>
          <w:rFonts w:asciiTheme="minorEastAsia" w:eastAsiaTheme="minorEastAsia" w:hAnsiTheme="minorEastAsia" w:hint="eastAsia"/>
        </w:rPr>
        <w:t xml:space="preserve"> </w:t>
      </w:r>
      <w:r w:rsidRPr="007A4A9E">
        <w:rPr>
          <w:rFonts w:asciiTheme="minorEastAsia" w:eastAsiaTheme="minorEastAsia" w:hAnsiTheme="minorEastAsia"/>
        </w:rPr>
        <w:t xml:space="preserve">NICE </w:t>
      </w:r>
      <w:r w:rsidRPr="007A4A9E">
        <w:rPr>
          <w:rFonts w:asciiTheme="minorEastAsia" w:eastAsiaTheme="minorEastAsia" w:hAnsiTheme="minorEastAsia" w:hint="eastAsia"/>
        </w:rPr>
        <w:t>정보통신에서 제공하는 카드 등록서비스에서 등록된 카드를 조회하고 관리할 수 있다</w:t>
      </w:r>
      <w:r w:rsidR="0067344A">
        <w:rPr>
          <w:rFonts w:asciiTheme="minorEastAsia" w:eastAsiaTheme="minorEastAsia" w:hAnsiTheme="minorEastAsia" w:hint="eastAsia"/>
        </w:rPr>
        <w:t>.</w:t>
      </w:r>
    </w:p>
    <w:p w:rsidR="007A4A9E" w:rsidRPr="007A4A9E" w:rsidRDefault="007A4A9E" w:rsidP="00F678D3">
      <w:pPr>
        <w:pStyle w:val="a0"/>
        <w:rPr>
          <w:rFonts w:asciiTheme="minorEastAsia" w:eastAsiaTheme="minorEastAsia" w:hAnsiTheme="minorEastAsia"/>
        </w:rPr>
      </w:pPr>
      <w:r w:rsidRPr="007A4A9E">
        <w:rPr>
          <w:rFonts w:asciiTheme="minorEastAsia" w:eastAsiaTheme="minorEastAsia" w:hAnsiTheme="minorEastAsia" w:hint="eastAsia"/>
        </w:rPr>
        <w:t>NICE</w:t>
      </w:r>
      <w:r w:rsidRPr="007A4A9E">
        <w:rPr>
          <w:rFonts w:asciiTheme="minorEastAsia" w:eastAsiaTheme="minorEastAsia" w:hAnsiTheme="minorEastAsia"/>
        </w:rPr>
        <w:t xml:space="preserve"> </w:t>
      </w:r>
      <w:r w:rsidRPr="007A4A9E">
        <w:rPr>
          <w:rFonts w:asciiTheme="minorEastAsia" w:eastAsiaTheme="minorEastAsia" w:hAnsiTheme="minorEastAsia" w:hint="eastAsia"/>
        </w:rPr>
        <w:t xml:space="preserve">정보통신 제공 시스템에 등록된 카드에 사용할 </w:t>
      </w:r>
      <w:proofErr w:type="spellStart"/>
      <w:r w:rsidRPr="007A4A9E">
        <w:rPr>
          <w:rFonts w:asciiTheme="minorEastAsia" w:eastAsiaTheme="minorEastAsia" w:hAnsiTheme="minorEastAsia" w:hint="eastAsia"/>
        </w:rPr>
        <w:t>카드이미지</w:t>
      </w:r>
      <w:proofErr w:type="spellEnd"/>
      <w:r w:rsidRPr="007A4A9E">
        <w:rPr>
          <w:rFonts w:asciiTheme="minorEastAsia" w:eastAsiaTheme="minorEastAsia" w:hAnsiTheme="minorEastAsia" w:hint="eastAsia"/>
        </w:rPr>
        <w:t xml:space="preserve"> 정보를 등록</w:t>
      </w:r>
      <w:r>
        <w:rPr>
          <w:rFonts w:asciiTheme="minorEastAsia" w:eastAsiaTheme="minorEastAsia" w:hAnsiTheme="minorEastAsia" w:hint="eastAsia"/>
        </w:rPr>
        <w:t xml:space="preserve">하여 </w:t>
      </w:r>
      <w:proofErr w:type="spellStart"/>
      <w:r>
        <w:rPr>
          <w:rFonts w:asciiTheme="minorEastAsia" w:eastAsiaTheme="minorEastAsia" w:hAnsiTheme="minorEastAsia" w:hint="eastAsia"/>
        </w:rPr>
        <w:t>카드이미지</w:t>
      </w:r>
      <w:proofErr w:type="spellEnd"/>
      <w:r>
        <w:rPr>
          <w:rFonts w:asciiTheme="minorEastAsia" w:eastAsiaTheme="minorEastAsia" w:hAnsiTheme="minorEastAsia" w:hint="eastAsia"/>
        </w:rPr>
        <w:t xml:space="preserve"> 번호를 </w:t>
      </w:r>
      <w:proofErr w:type="spellStart"/>
      <w:r>
        <w:rPr>
          <w:rFonts w:asciiTheme="minorEastAsia" w:eastAsiaTheme="minorEastAsia" w:hAnsiTheme="minorEastAsia" w:hint="eastAsia"/>
        </w:rPr>
        <w:t>채번</w:t>
      </w:r>
      <w:proofErr w:type="spellEnd"/>
      <w:r>
        <w:rPr>
          <w:rFonts w:asciiTheme="minorEastAsia" w:eastAsiaTheme="minorEastAsia" w:hAnsiTheme="minorEastAsia" w:hint="eastAsia"/>
        </w:rPr>
        <w:t xml:space="preserve"> 받는다.</w:t>
      </w:r>
    </w:p>
    <w:p w:rsidR="001D1A3B" w:rsidRDefault="007A4A9E" w:rsidP="001D1A3B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온라인몰</w:t>
      </w:r>
      <w:proofErr w:type="spellEnd"/>
      <w:r>
        <w:rPr>
          <w:rFonts w:asciiTheme="minorEastAsia" w:eastAsiaTheme="minorEastAsia" w:hAnsiTheme="minorEastAsia" w:hint="eastAsia"/>
        </w:rPr>
        <w:t xml:space="preserve"> 시스템에서는 해당 카드에 대한 카드이미지번호를 등록,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관리한다.</w:t>
      </w:r>
      <w:r>
        <w:rPr>
          <w:rFonts w:asciiTheme="minorEastAsia" w:eastAsiaTheme="minorEastAsia" w:hAnsiTheme="minorEastAsia"/>
        </w:rPr>
        <w:t xml:space="preserve"> </w:t>
      </w:r>
      <w:r w:rsidR="001D1A3B">
        <w:rPr>
          <w:rFonts w:asciiTheme="minorEastAsia" w:eastAsiaTheme="minorEastAsia" w:hAnsiTheme="minorEastAsia"/>
        </w:rPr>
        <w:t xml:space="preserve"> </w:t>
      </w:r>
    </w:p>
    <w:p w:rsidR="007A4A9E" w:rsidRDefault="007A4A9E" w:rsidP="001D1A3B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lastRenderedPageBreak/>
        <w:t>온라인몰</w:t>
      </w:r>
      <w:proofErr w:type="spellEnd"/>
      <w:r>
        <w:rPr>
          <w:rFonts w:asciiTheme="minorEastAsia" w:eastAsiaTheme="minorEastAsia" w:hAnsiTheme="minorEastAsia" w:hint="eastAsia"/>
        </w:rPr>
        <w:t xml:space="preserve"> 시스템에 등록된 카드 이미지는 </w:t>
      </w:r>
      <w:proofErr w:type="spellStart"/>
      <w:r>
        <w:rPr>
          <w:rFonts w:asciiTheme="minorEastAsia" w:eastAsiaTheme="minorEastAsia" w:hAnsiTheme="minorEastAsia" w:hint="eastAsia"/>
        </w:rPr>
        <w:t>온라인몰에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 w:rsidR="00C72795">
        <w:rPr>
          <w:rFonts w:asciiTheme="minorEastAsia" w:eastAsiaTheme="minorEastAsia" w:hAnsiTheme="minorEastAsia" w:hint="eastAsia"/>
        </w:rPr>
        <w:t>노출되어 고객이 선택 가능하다.</w:t>
      </w:r>
      <w:r w:rsidR="00C72795">
        <w:rPr>
          <w:rFonts w:asciiTheme="minorEastAsia" w:eastAsiaTheme="minorEastAsia" w:hAnsiTheme="minorEastAsia"/>
        </w:rPr>
        <w:t xml:space="preserve"> 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89"/>
        <w:gridCol w:w="6495"/>
      </w:tblGrid>
      <w:tr w:rsidR="001D1A3B" w:rsidRPr="00F4270D" w:rsidTr="007E2BE6">
        <w:trPr>
          <w:trHeight w:val="397"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D1A3B" w:rsidRPr="00570C7A" w:rsidRDefault="00D8600B" w:rsidP="007E2BE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등록 정보</w:t>
            </w:r>
          </w:p>
        </w:tc>
        <w:tc>
          <w:tcPr>
            <w:tcW w:w="6495" w:type="dxa"/>
            <w:shd w:val="clear" w:color="auto" w:fill="BFBFBF"/>
            <w:vAlign w:val="center"/>
          </w:tcPr>
          <w:p w:rsidR="001D1A3B" w:rsidRPr="00570C7A" w:rsidRDefault="00B64BCD" w:rsidP="007E2BE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내용</w:t>
            </w:r>
          </w:p>
        </w:tc>
      </w:tr>
      <w:tr w:rsidR="001D1A3B" w:rsidRPr="00F4270D" w:rsidTr="007E2BE6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:rsidR="001D1A3B" w:rsidRPr="00570C7A" w:rsidRDefault="00C72795" w:rsidP="007E2BE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카드유형</w:t>
            </w:r>
            <w:proofErr w:type="spellEnd"/>
          </w:p>
        </w:tc>
        <w:tc>
          <w:tcPr>
            <w:tcW w:w="6495" w:type="dxa"/>
            <w:vAlign w:val="center"/>
          </w:tcPr>
          <w:p w:rsidR="001D1A3B" w:rsidRPr="000A7223" w:rsidRDefault="00D8600B" w:rsidP="00691786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PVC형과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MMS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형의 구분 정보 </w:t>
            </w:r>
          </w:p>
        </w:tc>
      </w:tr>
      <w:tr w:rsidR="00B64BCD" w:rsidRPr="00F4270D" w:rsidTr="007E2BE6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:rsidR="00B64BCD" w:rsidRDefault="00C72795" w:rsidP="007E2BE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유효기간</w:t>
            </w:r>
          </w:p>
        </w:tc>
        <w:tc>
          <w:tcPr>
            <w:tcW w:w="6495" w:type="dxa"/>
            <w:vAlign w:val="center"/>
          </w:tcPr>
          <w:p w:rsidR="00B64BCD" w:rsidRDefault="00D8600B" w:rsidP="000E7BA3">
            <w:pPr>
              <w:pStyle w:val="a1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최초 카드 발급 시 </w:t>
            </w:r>
            <w:r w:rsidR="00C944F9">
              <w:rPr>
                <w:rFonts w:hint="eastAsia"/>
                <w:sz w:val="18"/>
                <w:szCs w:val="18"/>
              </w:rPr>
              <w:t>설정되는</w:t>
            </w:r>
            <w:r>
              <w:rPr>
                <w:rFonts w:hint="eastAsia"/>
                <w:sz w:val="18"/>
                <w:szCs w:val="18"/>
              </w:rPr>
              <w:t xml:space="preserve"> 유효기간 정보 입력</w:t>
            </w:r>
          </w:p>
          <w:p w:rsidR="00227B90" w:rsidRPr="000E7BA3" w:rsidRDefault="005B572E" w:rsidP="005B572E">
            <w:pPr>
              <w:pStyle w:val="a1"/>
              <w:numPr>
                <w:ilvl w:val="0"/>
                <w:numId w:val="0"/>
              </w:numPr>
              <w:ind w:left="196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r w:rsidR="00227B90">
              <w:rPr>
                <w:rFonts w:hint="eastAsia"/>
                <w:sz w:val="18"/>
                <w:szCs w:val="18"/>
              </w:rPr>
              <w:t>기본</w:t>
            </w:r>
            <w:r w:rsidR="005A506F">
              <w:rPr>
                <w:rFonts w:hint="eastAsia"/>
                <w:sz w:val="18"/>
                <w:szCs w:val="18"/>
              </w:rPr>
              <w:t xml:space="preserve"> </w:t>
            </w:r>
            <w:r w:rsidR="00227B90">
              <w:rPr>
                <w:rFonts w:hint="eastAsia"/>
                <w:sz w:val="18"/>
                <w:szCs w:val="18"/>
              </w:rPr>
              <w:t xml:space="preserve">제공되는 </w:t>
            </w:r>
            <w:proofErr w:type="spellStart"/>
            <w:r w:rsidR="005A506F">
              <w:rPr>
                <w:rFonts w:hint="eastAsia"/>
                <w:sz w:val="18"/>
                <w:szCs w:val="18"/>
              </w:rPr>
              <w:t>기프트</w:t>
            </w:r>
            <w:r w:rsidR="00227B90">
              <w:rPr>
                <w:rFonts w:hint="eastAsia"/>
                <w:sz w:val="18"/>
                <w:szCs w:val="18"/>
              </w:rPr>
              <w:t>카드의</w:t>
            </w:r>
            <w:proofErr w:type="spellEnd"/>
            <w:r w:rsidR="00227B90">
              <w:rPr>
                <w:rFonts w:hint="eastAsia"/>
                <w:sz w:val="18"/>
                <w:szCs w:val="18"/>
              </w:rPr>
              <w:t xml:space="preserve"> 유효기간은 5년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1D1A3B" w:rsidRPr="00F4270D" w:rsidTr="007E2BE6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:rsidR="001D1A3B" w:rsidRPr="00570C7A" w:rsidRDefault="00C72795" w:rsidP="007E2BE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기프트카드명</w:t>
            </w:r>
            <w:proofErr w:type="spellEnd"/>
          </w:p>
        </w:tc>
        <w:tc>
          <w:tcPr>
            <w:tcW w:w="6495" w:type="dxa"/>
            <w:vAlign w:val="center"/>
          </w:tcPr>
          <w:p w:rsidR="001D1A3B" w:rsidRPr="00B739EF" w:rsidRDefault="00D8600B" w:rsidP="00B739E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온라인몰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화면에 노출될 기본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카드명으로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구매/선물하기 시 기본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카드명으로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노출된다. 해당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카드명은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고객이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My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기프트카드로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등록  후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수정이 가능하다.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</w:p>
        </w:tc>
      </w:tr>
      <w:tr w:rsidR="00D8600B" w:rsidRPr="00F4270D" w:rsidTr="007E2BE6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:rsidR="00D8600B" w:rsidRDefault="00D8600B" w:rsidP="007E2BE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이미지코드</w:t>
            </w:r>
            <w:proofErr w:type="spellEnd"/>
          </w:p>
        </w:tc>
        <w:tc>
          <w:tcPr>
            <w:tcW w:w="6495" w:type="dxa"/>
            <w:vAlign w:val="center"/>
          </w:tcPr>
          <w:p w:rsidR="00D8600B" w:rsidRDefault="00AB243E" w:rsidP="00B739E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NICE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정보통신 내 등록된 이미지코드명을 입력 </w:t>
            </w:r>
          </w:p>
        </w:tc>
      </w:tr>
      <w:tr w:rsidR="00AB243E" w:rsidRPr="00F4270D" w:rsidTr="007E2BE6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:rsidR="00AB243E" w:rsidRDefault="00AB243E" w:rsidP="007E2BE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기프트카드 이미지</w:t>
            </w:r>
          </w:p>
        </w:tc>
        <w:tc>
          <w:tcPr>
            <w:tcW w:w="6495" w:type="dxa"/>
            <w:vAlign w:val="center"/>
          </w:tcPr>
          <w:p w:rsidR="00AB243E" w:rsidRDefault="00AB243E" w:rsidP="00B739E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온라인몰에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실제로 노출될 기프트카드 이미지 정보 </w:t>
            </w:r>
          </w:p>
          <w:p w:rsidR="00AB243E" w:rsidRDefault="00AB243E" w:rsidP="00AB243E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첨부가능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확장자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JPG, PNG, GIF </w:t>
            </w:r>
          </w:p>
        </w:tc>
      </w:tr>
    </w:tbl>
    <w:p w:rsidR="001D1A3B" w:rsidRPr="001D1A3B" w:rsidRDefault="001D1A3B" w:rsidP="00B5357D">
      <w:pPr>
        <w:pStyle w:val="a0"/>
        <w:numPr>
          <w:ilvl w:val="0"/>
          <w:numId w:val="0"/>
        </w:numPr>
        <w:ind w:left="1134"/>
      </w:pPr>
    </w:p>
    <w:p w:rsidR="001D1A3B" w:rsidRDefault="0067344A" w:rsidP="0043753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9" w:name="_Toc5379453"/>
      <w:r>
        <w:rPr>
          <w:rFonts w:asciiTheme="minorEastAsia" w:eastAsiaTheme="minorEastAsia" w:hAnsiTheme="minorEastAsia" w:cs="Calibri" w:hint="eastAsia"/>
        </w:rPr>
        <w:t>기프트카드 사용</w:t>
      </w:r>
      <w:r w:rsidR="00560E32">
        <w:rPr>
          <w:rFonts w:asciiTheme="minorEastAsia" w:eastAsiaTheme="minorEastAsia" w:hAnsiTheme="minorEastAsia" w:cs="Calibri" w:hint="eastAsia"/>
        </w:rPr>
        <w:t>불가</w:t>
      </w:r>
      <w:r>
        <w:rPr>
          <w:rFonts w:asciiTheme="minorEastAsia" w:eastAsiaTheme="minorEastAsia" w:hAnsiTheme="minorEastAsia" w:cs="Calibri" w:hint="eastAsia"/>
        </w:rPr>
        <w:t xml:space="preserve"> 매장 설정</w:t>
      </w:r>
      <w:bookmarkEnd w:id="9"/>
    </w:p>
    <w:p w:rsidR="008C4A46" w:rsidRDefault="0067344A" w:rsidP="00A66142">
      <w:pPr>
        <w:pStyle w:val="a0"/>
        <w:rPr>
          <w:rFonts w:asciiTheme="minorEastAsia" w:eastAsiaTheme="minorEastAsia" w:hAnsiTheme="minorEastAsia"/>
        </w:rPr>
      </w:pPr>
      <w:proofErr w:type="spellStart"/>
      <w:r w:rsidRPr="008C4A46">
        <w:rPr>
          <w:rFonts w:asciiTheme="minorEastAsia" w:eastAsiaTheme="minorEastAsia" w:hAnsiTheme="minorEastAsia" w:hint="eastAsia"/>
        </w:rPr>
        <w:t>기프트카드에</w:t>
      </w:r>
      <w:proofErr w:type="spellEnd"/>
      <w:r w:rsidRPr="008C4A46">
        <w:rPr>
          <w:rFonts w:asciiTheme="minorEastAsia" w:eastAsiaTheme="minorEastAsia" w:hAnsiTheme="minorEastAsia" w:hint="eastAsia"/>
        </w:rPr>
        <w:t xml:space="preserve"> 대한 구매/사용은 </w:t>
      </w:r>
      <w:proofErr w:type="spellStart"/>
      <w:r w:rsidRPr="008C4A46">
        <w:rPr>
          <w:rFonts w:asciiTheme="minorEastAsia" w:eastAsiaTheme="minorEastAsia" w:hAnsiTheme="minorEastAsia" w:hint="eastAsia"/>
        </w:rPr>
        <w:t>온라인몰</w:t>
      </w:r>
      <w:proofErr w:type="spellEnd"/>
      <w:r w:rsidRPr="008C4A46">
        <w:rPr>
          <w:rFonts w:asciiTheme="minorEastAsia" w:eastAsiaTheme="minorEastAsia" w:hAnsiTheme="minorEastAsia" w:hint="eastAsia"/>
        </w:rPr>
        <w:t xml:space="preserve">, 오프라인 매장 모두 </w:t>
      </w:r>
      <w:r w:rsidR="008C4A46" w:rsidRPr="008C4A46">
        <w:rPr>
          <w:rFonts w:asciiTheme="minorEastAsia" w:eastAsiaTheme="minorEastAsia" w:hAnsiTheme="minorEastAsia" w:hint="eastAsia"/>
        </w:rPr>
        <w:t>사용가능하나,</w:t>
      </w:r>
      <w:r w:rsidR="008C4A46" w:rsidRPr="008C4A46">
        <w:rPr>
          <w:rFonts w:asciiTheme="minorEastAsia" w:eastAsiaTheme="minorEastAsia" w:hAnsiTheme="minorEastAsia"/>
        </w:rPr>
        <w:t xml:space="preserve"> </w:t>
      </w:r>
      <w:r w:rsidRPr="008C4A46">
        <w:rPr>
          <w:rFonts w:asciiTheme="minorEastAsia" w:eastAsiaTheme="minorEastAsia" w:hAnsiTheme="minorEastAsia" w:hint="eastAsia"/>
        </w:rPr>
        <w:t>일부 오프라인 매장은 구매/사용이 제한</w:t>
      </w:r>
      <w:r w:rsidR="008C4A46">
        <w:rPr>
          <w:rFonts w:asciiTheme="minorEastAsia" w:eastAsiaTheme="minorEastAsia" w:hAnsiTheme="minorEastAsia" w:hint="eastAsia"/>
        </w:rPr>
        <w:t>된다.</w:t>
      </w:r>
      <w:r w:rsidR="008C4A46">
        <w:rPr>
          <w:rFonts w:asciiTheme="minorEastAsia" w:eastAsiaTheme="minorEastAsia" w:hAnsiTheme="minorEastAsia"/>
        </w:rPr>
        <w:t xml:space="preserve"> </w:t>
      </w:r>
    </w:p>
    <w:p w:rsidR="008C4A46" w:rsidRDefault="008C4A46" w:rsidP="00A66142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구매/사용이 제한된 </w:t>
      </w:r>
      <w:proofErr w:type="spellStart"/>
      <w:r>
        <w:rPr>
          <w:rFonts w:asciiTheme="minorEastAsia" w:eastAsiaTheme="minorEastAsia" w:hAnsiTheme="minorEastAsia" w:hint="eastAsia"/>
        </w:rPr>
        <w:t>매장정보에</w:t>
      </w:r>
      <w:proofErr w:type="spellEnd"/>
      <w:r>
        <w:rPr>
          <w:rFonts w:asciiTheme="minorEastAsia" w:eastAsiaTheme="minorEastAsia" w:hAnsiTheme="minorEastAsia" w:hint="eastAsia"/>
        </w:rPr>
        <w:t xml:space="preserve"> 대한 설정은 </w:t>
      </w: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 xml:space="preserve">관리자 </w:t>
      </w:r>
      <w:r>
        <w:rPr>
          <w:rFonts w:asciiTheme="minorEastAsia" w:eastAsiaTheme="minorEastAsia" w:hAnsiTheme="minorEastAsia"/>
        </w:rPr>
        <w:t xml:space="preserve">&gt; </w:t>
      </w:r>
      <w:r>
        <w:rPr>
          <w:rFonts w:asciiTheme="minorEastAsia" w:eastAsiaTheme="minorEastAsia" w:hAnsiTheme="minorEastAsia" w:hint="eastAsia"/>
        </w:rPr>
        <w:t>오프라인 매장 설정</w:t>
      </w:r>
      <w:r>
        <w:rPr>
          <w:rFonts w:asciiTheme="minorEastAsia" w:eastAsiaTheme="minorEastAsia" w:hAnsiTheme="minorEastAsia"/>
        </w:rPr>
        <w:t xml:space="preserve">’ </w:t>
      </w:r>
      <w:r>
        <w:rPr>
          <w:rFonts w:asciiTheme="minorEastAsia" w:eastAsiaTheme="minorEastAsia" w:hAnsiTheme="minorEastAsia" w:hint="eastAsia"/>
        </w:rPr>
        <w:t>정보내 기프트카드 사용여부를 체크하여 관리한다.</w:t>
      </w:r>
      <w:r>
        <w:rPr>
          <w:rFonts w:asciiTheme="minorEastAsia" w:eastAsiaTheme="minorEastAsia" w:hAnsiTheme="minorEastAsia"/>
        </w:rPr>
        <w:t xml:space="preserve"> </w:t>
      </w:r>
    </w:p>
    <w:p w:rsidR="001D1A3B" w:rsidRDefault="008C4A46" w:rsidP="00A66142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관리자 </w:t>
      </w:r>
      <w:proofErr w:type="spellStart"/>
      <w:r>
        <w:rPr>
          <w:rFonts w:asciiTheme="minorEastAsia" w:eastAsiaTheme="minorEastAsia" w:hAnsiTheme="minorEastAsia" w:hint="eastAsia"/>
        </w:rPr>
        <w:t>설정정보에</w:t>
      </w:r>
      <w:proofErr w:type="spellEnd"/>
      <w:r>
        <w:rPr>
          <w:rFonts w:asciiTheme="minorEastAsia" w:eastAsiaTheme="minorEastAsia" w:hAnsiTheme="minorEastAsia" w:hint="eastAsia"/>
        </w:rPr>
        <w:t xml:space="preserve"> 등록된 정보를 기반으로 기프트카드 사용 </w:t>
      </w:r>
      <w:proofErr w:type="spellStart"/>
      <w:r>
        <w:rPr>
          <w:rFonts w:asciiTheme="minorEastAsia" w:eastAsiaTheme="minorEastAsia" w:hAnsiTheme="minorEastAsia" w:hint="eastAsia"/>
        </w:rPr>
        <w:t>불가매장</w:t>
      </w:r>
      <w:proofErr w:type="spellEnd"/>
      <w:r>
        <w:rPr>
          <w:rFonts w:asciiTheme="minorEastAsia" w:eastAsiaTheme="minorEastAsia" w:hAnsiTheme="minorEastAsia" w:hint="eastAsia"/>
        </w:rPr>
        <w:t xml:space="preserve"> 정보는 </w:t>
      </w:r>
      <w:proofErr w:type="spellStart"/>
      <w:r>
        <w:rPr>
          <w:rFonts w:asciiTheme="minorEastAsia" w:eastAsiaTheme="minorEastAsia" w:hAnsiTheme="minorEastAsia" w:hint="eastAsia"/>
        </w:rPr>
        <w:t>온라인몰</w:t>
      </w:r>
      <w:proofErr w:type="spellEnd"/>
      <w:r>
        <w:rPr>
          <w:rFonts w:asciiTheme="minorEastAsia" w:eastAsiaTheme="minorEastAsia" w:hAnsiTheme="minorEastAsia" w:hint="eastAsia"/>
        </w:rPr>
        <w:t xml:space="preserve"> 기프트카드 </w:t>
      </w:r>
      <w:proofErr w:type="spellStart"/>
      <w:r>
        <w:rPr>
          <w:rFonts w:asciiTheme="minorEastAsia" w:eastAsiaTheme="minorEastAsia" w:hAnsiTheme="minorEastAsia" w:hint="eastAsia"/>
        </w:rPr>
        <w:t>안내정보에</w:t>
      </w:r>
      <w:proofErr w:type="spellEnd"/>
      <w:r>
        <w:rPr>
          <w:rFonts w:asciiTheme="minorEastAsia" w:eastAsiaTheme="minorEastAsia" w:hAnsiTheme="minorEastAsia" w:hint="eastAsia"/>
        </w:rPr>
        <w:t xml:space="preserve"> 노출된다.</w:t>
      </w:r>
      <w:r>
        <w:rPr>
          <w:rFonts w:asciiTheme="minorEastAsia" w:eastAsiaTheme="minorEastAsia" w:hAnsiTheme="minorEastAsia"/>
        </w:rPr>
        <w:t xml:space="preserve"> </w:t>
      </w:r>
      <w:r w:rsidR="0067344A" w:rsidRPr="008C4A46">
        <w:rPr>
          <w:rFonts w:asciiTheme="minorEastAsia" w:eastAsiaTheme="minorEastAsia" w:hAnsiTheme="minorEastAsia" w:hint="eastAsia"/>
        </w:rPr>
        <w:t xml:space="preserve"> </w:t>
      </w:r>
    </w:p>
    <w:p w:rsidR="00CC0F02" w:rsidRDefault="00CC0F02" w:rsidP="00086B44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  <w:r>
        <w:br w:type="page"/>
      </w:r>
    </w:p>
    <w:p w:rsidR="00AA7100" w:rsidRDefault="00A81CFE" w:rsidP="001D1A3B">
      <w:pPr>
        <w:pStyle w:val="-1"/>
      </w:pPr>
      <w:bookmarkStart w:id="10" w:name="_Toc5379454"/>
      <w:proofErr w:type="spellStart"/>
      <w:r>
        <w:rPr>
          <w:rFonts w:hint="eastAsia"/>
        </w:rPr>
        <w:lastRenderedPageBreak/>
        <w:t>기프트카드</w:t>
      </w:r>
      <w:r w:rsidR="00C15994">
        <w:rPr>
          <w:rFonts w:hint="eastAsia"/>
        </w:rPr>
        <w:t>로</w:t>
      </w:r>
      <w:proofErr w:type="spellEnd"/>
      <w:r>
        <w:rPr>
          <w:rFonts w:hint="eastAsia"/>
        </w:rPr>
        <w:t xml:space="preserve"> </w:t>
      </w:r>
      <w:bookmarkEnd w:id="10"/>
      <w:r w:rsidR="00C15994">
        <w:rPr>
          <w:rFonts w:hint="eastAsia"/>
        </w:rPr>
        <w:t>결제하기</w:t>
      </w:r>
    </w:p>
    <w:p w:rsidR="009B3D18" w:rsidRPr="00F4270D" w:rsidRDefault="009B3D18" w:rsidP="009B3D18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1" w:name="_Toc5379455"/>
      <w:proofErr w:type="spellStart"/>
      <w:r>
        <w:rPr>
          <w:rFonts w:asciiTheme="minorEastAsia" w:eastAsiaTheme="minorEastAsia" w:hAnsiTheme="minorEastAsia" w:cs="Calibri" w:hint="eastAsia"/>
        </w:rPr>
        <w:t>기프트카드</w:t>
      </w:r>
      <w:bookmarkEnd w:id="11"/>
      <w:r w:rsidR="0015712D">
        <w:rPr>
          <w:rFonts w:asciiTheme="minorEastAsia" w:eastAsiaTheme="minorEastAsia" w:hAnsiTheme="minorEastAsia" w:cs="Calibri" w:hint="eastAsia"/>
        </w:rPr>
        <w:t>로</w:t>
      </w:r>
      <w:proofErr w:type="spellEnd"/>
      <w:r w:rsidR="0015712D">
        <w:rPr>
          <w:rFonts w:asciiTheme="minorEastAsia" w:eastAsiaTheme="minorEastAsia" w:hAnsiTheme="minorEastAsia" w:cs="Calibri" w:hint="eastAsia"/>
        </w:rPr>
        <w:t xml:space="preserve"> 결제하기</w:t>
      </w:r>
    </w:p>
    <w:p w:rsidR="00D06569" w:rsidRDefault="00D06569" w:rsidP="00D06569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기프트카드의</w:t>
      </w:r>
      <w:proofErr w:type="spellEnd"/>
      <w:r>
        <w:rPr>
          <w:rFonts w:asciiTheme="minorEastAsia" w:eastAsiaTheme="minorEastAsia" w:hAnsiTheme="minorEastAsia" w:hint="eastAsia"/>
        </w:rPr>
        <w:t xml:space="preserve"> 구매/선물/사용/등록은 회원(</w:t>
      </w:r>
      <w:r w:rsidR="00980AED">
        <w:rPr>
          <w:rFonts w:asciiTheme="minorEastAsia" w:eastAsiaTheme="minorEastAsia" w:hAnsiTheme="minorEastAsia" w:hint="eastAsia"/>
        </w:rPr>
        <w:t>온라인,</w:t>
      </w:r>
      <w:r w:rsidR="00980AED">
        <w:rPr>
          <w:rFonts w:asciiTheme="minorEastAsia" w:eastAsiaTheme="minorEastAsia" w:hAnsiTheme="minorEastAsia"/>
        </w:rPr>
        <w:t xml:space="preserve"> </w:t>
      </w:r>
      <w:proofErr w:type="spellStart"/>
      <w:r w:rsidR="00980AED">
        <w:rPr>
          <w:rFonts w:asciiTheme="minorEastAsia" w:eastAsiaTheme="minorEastAsia" w:hAnsiTheme="minorEastAsia" w:hint="eastAsia"/>
        </w:rPr>
        <w:t>통합멤버십</w:t>
      </w:r>
      <w:proofErr w:type="spellEnd"/>
      <w:r w:rsidR="00980AED">
        <w:rPr>
          <w:rFonts w:asciiTheme="minorEastAsia" w:eastAsiaTheme="minorEastAsia" w:hAnsiTheme="minorEastAsia" w:hint="eastAsia"/>
        </w:rPr>
        <w:t>,</w:t>
      </w:r>
      <w:r w:rsidR="00980AED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임직원</w:t>
      </w:r>
      <w:r w:rsidR="00980AED">
        <w:rPr>
          <w:rFonts w:asciiTheme="minorEastAsia" w:eastAsiaTheme="minorEastAsia" w:hAnsiTheme="minorEastAsia" w:hint="eastAsia"/>
        </w:rPr>
        <w:t xml:space="preserve"> 회원</w:t>
      </w:r>
      <w:r>
        <w:rPr>
          <w:rFonts w:asciiTheme="minorEastAsia" w:eastAsiaTheme="minorEastAsia" w:hAnsiTheme="minorEastAsia" w:hint="eastAsia"/>
        </w:rPr>
        <w:t>)에 한해 가능하며,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비회원은 불가하다.</w:t>
      </w:r>
    </w:p>
    <w:p w:rsidR="00DC009A" w:rsidRDefault="00DC009A" w:rsidP="00DA16AC">
      <w:pPr>
        <w:pStyle w:val="a0"/>
        <w:rPr>
          <w:rFonts w:asciiTheme="minorEastAsia" w:eastAsiaTheme="minorEastAsia" w:hAnsiTheme="minorEastAsia"/>
        </w:rPr>
      </w:pPr>
      <w:r w:rsidRPr="00D06569">
        <w:rPr>
          <w:rFonts w:asciiTheme="minorEastAsia" w:eastAsiaTheme="minorEastAsia" w:hAnsiTheme="minorEastAsia"/>
        </w:rPr>
        <w:t>PVC</w:t>
      </w:r>
      <w:r w:rsidRPr="00D06569">
        <w:rPr>
          <w:rFonts w:asciiTheme="minorEastAsia" w:eastAsiaTheme="minorEastAsia" w:hAnsiTheme="minorEastAsia" w:hint="eastAsia"/>
        </w:rPr>
        <w:t>형,</w:t>
      </w:r>
      <w:r w:rsidRPr="00D06569">
        <w:rPr>
          <w:rFonts w:asciiTheme="minorEastAsia" w:eastAsiaTheme="minorEastAsia" w:hAnsiTheme="minorEastAsia"/>
        </w:rPr>
        <w:t xml:space="preserve"> MMS</w:t>
      </w:r>
      <w:r w:rsidRPr="00D06569">
        <w:rPr>
          <w:rFonts w:asciiTheme="minorEastAsia" w:eastAsiaTheme="minorEastAsia" w:hAnsiTheme="minorEastAsia" w:hint="eastAsia"/>
        </w:rPr>
        <w:t>형 상관없이</w:t>
      </w:r>
      <w:r w:rsidRPr="00D06569">
        <w:rPr>
          <w:rFonts w:asciiTheme="minorEastAsia" w:eastAsiaTheme="minorEastAsia" w:hAnsiTheme="minorEastAsia"/>
        </w:rPr>
        <w:t xml:space="preserve"> </w:t>
      </w:r>
      <w:r w:rsidRPr="00D06569">
        <w:rPr>
          <w:rFonts w:asciiTheme="minorEastAsia" w:eastAsiaTheme="minorEastAsia" w:hAnsiTheme="minorEastAsia" w:hint="eastAsia"/>
        </w:rPr>
        <w:t>온라인몰에</w:t>
      </w:r>
      <w:r w:rsidR="00985605">
        <w:rPr>
          <w:rFonts w:asciiTheme="minorEastAsia" w:eastAsiaTheme="minorEastAsia" w:hAnsiTheme="minorEastAsia" w:hint="eastAsia"/>
        </w:rPr>
        <w:t>서</w:t>
      </w:r>
      <w:r w:rsidRPr="00D06569">
        <w:rPr>
          <w:rFonts w:asciiTheme="minorEastAsia" w:eastAsiaTheme="minorEastAsia" w:hAnsiTheme="minorEastAsia" w:hint="eastAsia"/>
        </w:rPr>
        <w:t xml:space="preserve"> </w:t>
      </w:r>
      <w:r w:rsidR="00985605">
        <w:rPr>
          <w:rFonts w:asciiTheme="minorEastAsia" w:eastAsiaTheme="minorEastAsia" w:hAnsiTheme="minorEastAsia"/>
        </w:rPr>
        <w:t>MY</w:t>
      </w:r>
      <w:r w:rsidR="00985605">
        <w:rPr>
          <w:rFonts w:asciiTheme="minorEastAsia" w:eastAsiaTheme="minorEastAsia" w:hAnsiTheme="minorEastAsia" w:hint="eastAsia"/>
        </w:rPr>
        <w:t xml:space="preserve">기프트카드로 </w:t>
      </w:r>
      <w:r w:rsidRPr="00D06569">
        <w:rPr>
          <w:rFonts w:asciiTheme="minorEastAsia" w:eastAsiaTheme="minorEastAsia" w:hAnsiTheme="minorEastAsia" w:hint="eastAsia"/>
        </w:rPr>
        <w:t xml:space="preserve">등록하지 </w:t>
      </w:r>
      <w:r w:rsidR="00985605">
        <w:rPr>
          <w:rFonts w:asciiTheme="minorEastAsia" w:eastAsiaTheme="minorEastAsia" w:hAnsiTheme="minorEastAsia" w:hint="eastAsia"/>
        </w:rPr>
        <w:t>않아도</w:t>
      </w:r>
      <w:r w:rsidRPr="00D06569">
        <w:rPr>
          <w:rFonts w:asciiTheme="minorEastAsia" w:eastAsiaTheme="minorEastAsia" w:hAnsiTheme="minorEastAsia" w:hint="eastAsia"/>
        </w:rPr>
        <w:t xml:space="preserve"> 결제수단으로 사용 가능하다.</w:t>
      </w:r>
      <w:r w:rsidRPr="00D06569">
        <w:rPr>
          <w:rFonts w:asciiTheme="minorEastAsia" w:eastAsiaTheme="minorEastAsia" w:hAnsiTheme="minorEastAsia"/>
        </w:rPr>
        <w:t xml:space="preserve"> </w:t>
      </w:r>
      <w:r w:rsidR="00985605">
        <w:rPr>
          <w:rFonts w:asciiTheme="minorEastAsia" w:eastAsiaTheme="minorEastAsia" w:hAnsiTheme="minorEastAsia"/>
        </w:rPr>
        <w:br/>
        <w:t>(</w:t>
      </w:r>
      <w:r w:rsidR="00985605">
        <w:rPr>
          <w:rFonts w:asciiTheme="minorEastAsia" w:eastAsiaTheme="minorEastAsia" w:hAnsiTheme="minorEastAsia" w:hint="eastAsia"/>
        </w:rPr>
        <w:t>결제 시 카드번호,</w:t>
      </w:r>
      <w:r w:rsidR="00985605">
        <w:rPr>
          <w:rFonts w:asciiTheme="minorEastAsia" w:eastAsiaTheme="minorEastAsia" w:hAnsiTheme="minorEastAsia"/>
        </w:rPr>
        <w:t xml:space="preserve"> </w:t>
      </w:r>
      <w:r w:rsidR="00985605">
        <w:rPr>
          <w:rFonts w:asciiTheme="minorEastAsia" w:eastAsiaTheme="minorEastAsia" w:hAnsiTheme="minorEastAsia" w:hint="eastAsia"/>
        </w:rPr>
        <w:t>인증번호 등록만으로 결제 가능)</w:t>
      </w:r>
    </w:p>
    <w:p w:rsidR="0017794B" w:rsidRDefault="00FB0050" w:rsidP="00DA16AC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상품의 구매 시 </w:t>
      </w:r>
      <w:proofErr w:type="spellStart"/>
      <w:r w:rsidR="0055500E">
        <w:rPr>
          <w:rFonts w:asciiTheme="minorEastAsia" w:eastAsiaTheme="minorEastAsia" w:hAnsiTheme="minorEastAsia" w:hint="eastAsia"/>
        </w:rPr>
        <w:t>기프트카드로만</w:t>
      </w:r>
      <w:proofErr w:type="spellEnd"/>
      <w:r w:rsidR="0055500E">
        <w:rPr>
          <w:rFonts w:asciiTheme="minorEastAsia" w:eastAsiaTheme="minorEastAsia" w:hAnsiTheme="minorEastAsia" w:hint="eastAsia"/>
        </w:rPr>
        <w:t xml:space="preserve"> </w:t>
      </w:r>
      <w:r w:rsidR="0055500E">
        <w:rPr>
          <w:rFonts w:asciiTheme="minorEastAsia" w:eastAsiaTheme="minorEastAsia" w:hAnsiTheme="minorEastAsia"/>
        </w:rPr>
        <w:t xml:space="preserve">100% </w:t>
      </w:r>
      <w:r w:rsidR="0055500E">
        <w:rPr>
          <w:rFonts w:asciiTheme="minorEastAsia" w:eastAsiaTheme="minorEastAsia" w:hAnsiTheme="minorEastAsia" w:hint="eastAsia"/>
        </w:rPr>
        <w:t>결제가 가능하다.</w:t>
      </w:r>
    </w:p>
    <w:p w:rsidR="0017794B" w:rsidRDefault="0017794B" w:rsidP="00DA16AC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결제 시 </w:t>
      </w:r>
      <w:proofErr w:type="spellStart"/>
      <w:r>
        <w:rPr>
          <w:rFonts w:asciiTheme="minorEastAsia" w:eastAsiaTheme="minorEastAsia" w:hAnsiTheme="minorEastAsia" w:hint="eastAsia"/>
        </w:rPr>
        <w:t>기프트카드는</w:t>
      </w:r>
      <w:proofErr w:type="spellEnd"/>
      <w:r>
        <w:rPr>
          <w:rFonts w:asciiTheme="minorEastAsia" w:eastAsiaTheme="minorEastAsia" w:hAnsiTheme="minorEastAsia" w:hint="eastAsia"/>
        </w:rPr>
        <w:t xml:space="preserve"> 복수 적용이 불가하며 </w:t>
      </w:r>
      <w:r>
        <w:rPr>
          <w:rFonts w:asciiTheme="minorEastAsia" w:eastAsiaTheme="minorEastAsia" w:hAnsiTheme="minorEastAsia"/>
        </w:rPr>
        <w:t>1</w:t>
      </w:r>
      <w:r>
        <w:rPr>
          <w:rFonts w:asciiTheme="minorEastAsia" w:eastAsiaTheme="minorEastAsia" w:hAnsiTheme="minorEastAsia" w:hint="eastAsia"/>
        </w:rPr>
        <w:t xml:space="preserve">장만 사용 가능하다. </w:t>
      </w:r>
    </w:p>
    <w:p w:rsidR="0055500E" w:rsidRDefault="0017794B" w:rsidP="0017794B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카카오톡</w:t>
      </w:r>
      <w:proofErr w:type="spellEnd"/>
      <w:r>
        <w:rPr>
          <w:rFonts w:asciiTheme="minorEastAsia" w:eastAsiaTheme="minorEastAsia" w:hAnsiTheme="minorEastAsia" w:hint="eastAsia"/>
        </w:rPr>
        <w:t xml:space="preserve"> 선물하기로 받은 </w:t>
      </w:r>
      <w:proofErr w:type="spellStart"/>
      <w:r>
        <w:rPr>
          <w:rFonts w:asciiTheme="minorEastAsia" w:eastAsiaTheme="minorEastAsia" w:hAnsiTheme="minorEastAsia" w:hint="eastAsia"/>
        </w:rPr>
        <w:t>기프트카드를</w:t>
      </w:r>
      <w:proofErr w:type="spellEnd"/>
      <w:r>
        <w:rPr>
          <w:rFonts w:asciiTheme="minorEastAsia" w:eastAsiaTheme="minorEastAsia" w:hAnsiTheme="minorEastAsia" w:hint="eastAsia"/>
        </w:rPr>
        <w:t xml:space="preserve"> 사용하기 위해서는 자사 </w:t>
      </w:r>
      <w:proofErr w:type="spellStart"/>
      <w:r>
        <w:rPr>
          <w:rFonts w:asciiTheme="minorEastAsia" w:eastAsiaTheme="minorEastAsia" w:hAnsiTheme="minorEastAsia" w:hint="eastAsia"/>
        </w:rPr>
        <w:t>기프트카드로</w:t>
      </w:r>
      <w:proofErr w:type="spellEnd"/>
      <w:r>
        <w:rPr>
          <w:rFonts w:asciiTheme="minorEastAsia" w:eastAsiaTheme="minorEastAsia" w:hAnsiTheme="minorEastAsia" w:hint="eastAsia"/>
        </w:rPr>
        <w:t xml:space="preserve"> 교환하여 사용이 가능하다.</w:t>
      </w:r>
      <w:r>
        <w:rPr>
          <w:rFonts w:asciiTheme="minorEastAsia" w:eastAsiaTheme="minorEastAsia" w:hAnsiTheme="minorEastAsia"/>
        </w:rPr>
        <w:t xml:space="preserve"> (</w:t>
      </w:r>
      <w:proofErr w:type="spellStart"/>
      <w:r>
        <w:rPr>
          <w:rFonts w:asciiTheme="minorEastAsia" w:eastAsiaTheme="minorEastAsia" w:hAnsiTheme="minorEastAsia" w:hint="eastAsia"/>
        </w:rPr>
        <w:t>카카오톡</w:t>
      </w:r>
      <w:proofErr w:type="spellEnd"/>
      <w:r>
        <w:rPr>
          <w:rFonts w:asciiTheme="minorEastAsia" w:eastAsiaTheme="minorEastAsia" w:hAnsiTheme="minorEastAsia" w:hint="eastAsia"/>
        </w:rPr>
        <w:t xml:space="preserve"> 선물 교환하기 기능 활용)</w:t>
      </w:r>
    </w:p>
    <w:p w:rsidR="00D07981" w:rsidRDefault="00D07981" w:rsidP="0017794B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기프트카드를</w:t>
      </w:r>
      <w:proofErr w:type="spellEnd"/>
      <w:r>
        <w:rPr>
          <w:rFonts w:asciiTheme="minorEastAsia" w:eastAsiaTheme="minorEastAsia" w:hAnsiTheme="minorEastAsia" w:hint="eastAsia"/>
        </w:rPr>
        <w:t xml:space="preserve"> 현금으로 구입 시에는 현금영수증 발급이 되지 않으며,</w:t>
      </w:r>
      <w:r>
        <w:rPr>
          <w:rFonts w:asciiTheme="minorEastAsia" w:eastAsiaTheme="minorEastAsia" w:hAnsiTheme="minor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기프트카드를</w:t>
      </w:r>
      <w:proofErr w:type="spellEnd"/>
      <w:r>
        <w:rPr>
          <w:rFonts w:asciiTheme="minorEastAsia" w:eastAsiaTheme="minorEastAsia" w:hAnsiTheme="minorEastAsia" w:hint="eastAsia"/>
        </w:rPr>
        <w:t xml:space="preserve"> 이용한 상품 구매 시 현금영수증이 발급된다.</w:t>
      </w:r>
    </w:p>
    <w:p w:rsidR="0015712D" w:rsidRDefault="0015712D" w:rsidP="0015712D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</w:p>
    <w:p w:rsidR="0015712D" w:rsidRPr="00F4270D" w:rsidRDefault="0015712D" w:rsidP="0015712D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r>
        <w:rPr>
          <w:rFonts w:asciiTheme="minorEastAsia" w:eastAsiaTheme="minorEastAsia" w:hAnsiTheme="minorEastAsia" w:cs="Calibri" w:hint="eastAsia"/>
        </w:rPr>
        <w:t>기프트카드</w:t>
      </w:r>
      <w:r>
        <w:rPr>
          <w:rFonts w:asciiTheme="minorEastAsia" w:eastAsiaTheme="minorEastAsia" w:hAnsiTheme="minorEastAsia" w:cs="Calibri" w:hint="eastAsia"/>
        </w:rPr>
        <w:t xml:space="preserve"> 결제 취소</w:t>
      </w:r>
    </w:p>
    <w:p w:rsidR="0015712D" w:rsidRPr="00621A83" w:rsidRDefault="00ED0C96" w:rsidP="0015712D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기프트카드를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 w:rsidR="00E26FA6">
        <w:rPr>
          <w:rFonts w:asciiTheme="minorEastAsia" w:eastAsiaTheme="minorEastAsia" w:hAnsiTheme="minorEastAsia" w:hint="eastAsia"/>
        </w:rPr>
        <w:t xml:space="preserve">이용하여 상품을 주문 </w:t>
      </w:r>
      <w:r>
        <w:rPr>
          <w:rFonts w:asciiTheme="minorEastAsia" w:eastAsiaTheme="minorEastAsia" w:hAnsiTheme="minorEastAsia" w:hint="eastAsia"/>
        </w:rPr>
        <w:t xml:space="preserve">결제한 건에 </w:t>
      </w:r>
      <w:r w:rsidR="00E26FA6">
        <w:rPr>
          <w:rFonts w:asciiTheme="minorEastAsia" w:eastAsiaTheme="minorEastAsia" w:hAnsiTheme="minorEastAsia" w:hint="eastAsia"/>
        </w:rPr>
        <w:t>대한 주문취소(</w:t>
      </w:r>
      <w:proofErr w:type="spellStart"/>
      <w:r w:rsidR="00E26FA6">
        <w:rPr>
          <w:rFonts w:asciiTheme="minorEastAsia" w:eastAsiaTheme="minorEastAsia" w:hAnsiTheme="minorEastAsia" w:hint="eastAsia"/>
        </w:rPr>
        <w:t>결제취소</w:t>
      </w:r>
      <w:proofErr w:type="spellEnd"/>
      <w:r w:rsidR="00E26FA6">
        <w:rPr>
          <w:rFonts w:asciiTheme="minorEastAsia" w:eastAsiaTheme="minorEastAsia" w:hAnsiTheme="minorEastAsia" w:hint="eastAsia"/>
        </w:rPr>
        <w:t>)</w:t>
      </w:r>
      <w:r w:rsidR="00E26FA6">
        <w:rPr>
          <w:rFonts w:asciiTheme="minorEastAsia" w:eastAsiaTheme="minorEastAsia" w:hAnsiTheme="minorEastAsia"/>
        </w:rPr>
        <w:t xml:space="preserve"> </w:t>
      </w:r>
      <w:r w:rsidR="00E26FA6">
        <w:rPr>
          <w:rFonts w:asciiTheme="minorEastAsia" w:eastAsiaTheme="minorEastAsia" w:hAnsiTheme="minorEastAsia" w:hint="eastAsia"/>
        </w:rPr>
        <w:t xml:space="preserve">처리 시 해당 기프트카드 번호로 </w:t>
      </w:r>
      <w:proofErr w:type="spellStart"/>
      <w:r w:rsidR="00E26FA6" w:rsidRPr="00621A83">
        <w:rPr>
          <w:rFonts w:asciiTheme="minorEastAsia" w:eastAsiaTheme="minorEastAsia" w:hAnsiTheme="minorEastAsia" w:hint="eastAsia"/>
        </w:rPr>
        <w:t>환불처리된다</w:t>
      </w:r>
      <w:proofErr w:type="spellEnd"/>
      <w:r w:rsidR="00E26FA6" w:rsidRPr="00621A83">
        <w:rPr>
          <w:rFonts w:asciiTheme="minorEastAsia" w:eastAsiaTheme="minorEastAsia" w:hAnsiTheme="minorEastAsia" w:hint="eastAsia"/>
        </w:rPr>
        <w:t>.</w:t>
      </w:r>
      <w:r w:rsidR="00E26FA6" w:rsidRPr="00621A83">
        <w:rPr>
          <w:rFonts w:asciiTheme="minorEastAsia" w:eastAsiaTheme="minorEastAsia" w:hAnsiTheme="minorEastAsia"/>
        </w:rPr>
        <w:t xml:space="preserve"> </w:t>
      </w:r>
    </w:p>
    <w:p w:rsidR="00A54B81" w:rsidRPr="00621A83" w:rsidRDefault="00034A31" w:rsidP="00A54B81">
      <w:pPr>
        <w:pStyle w:val="a0"/>
        <w:rPr>
          <w:rFonts w:asciiTheme="minorEastAsia" w:eastAsiaTheme="minorEastAsia" w:hAnsiTheme="minorEastAsia"/>
          <w:szCs w:val="22"/>
        </w:rPr>
      </w:pPr>
      <w:proofErr w:type="spellStart"/>
      <w:r w:rsidRPr="00621A83">
        <w:rPr>
          <w:rFonts w:asciiTheme="minorEastAsia" w:eastAsiaTheme="minorEastAsia" w:hAnsiTheme="minorEastAsia" w:hint="eastAsia"/>
        </w:rPr>
        <w:t>기프트카드를</w:t>
      </w:r>
      <w:proofErr w:type="spellEnd"/>
      <w:r w:rsidRPr="00621A83">
        <w:rPr>
          <w:rFonts w:asciiTheme="minorEastAsia" w:eastAsiaTheme="minorEastAsia" w:hAnsiTheme="minorEastAsia" w:hint="eastAsia"/>
        </w:rPr>
        <w:t xml:space="preserve"> 사용한 주문 </w:t>
      </w:r>
      <w:proofErr w:type="spellStart"/>
      <w:r w:rsidRPr="00621A83">
        <w:rPr>
          <w:rFonts w:asciiTheme="minorEastAsia" w:eastAsiaTheme="minorEastAsia" w:hAnsiTheme="minorEastAsia" w:hint="eastAsia"/>
        </w:rPr>
        <w:t>결제건의</w:t>
      </w:r>
      <w:proofErr w:type="spellEnd"/>
      <w:r w:rsidRPr="00621A83">
        <w:rPr>
          <w:rFonts w:asciiTheme="minorEastAsia" w:eastAsiaTheme="minorEastAsia" w:hAnsiTheme="minorEastAsia" w:hint="eastAsia"/>
        </w:rPr>
        <w:t xml:space="preserve"> 경우 </w:t>
      </w:r>
      <w:proofErr w:type="spellStart"/>
      <w:r w:rsidRPr="00621A83">
        <w:rPr>
          <w:rFonts w:asciiTheme="minorEastAsia" w:eastAsiaTheme="minorEastAsia" w:hAnsiTheme="minorEastAsia" w:hint="eastAsia"/>
        </w:rPr>
        <w:t>부분취소</w:t>
      </w:r>
      <w:proofErr w:type="spellEnd"/>
      <w:r w:rsidRPr="00621A83">
        <w:rPr>
          <w:rFonts w:asciiTheme="minorEastAsia" w:eastAsiaTheme="minorEastAsia" w:hAnsiTheme="minorEastAsia" w:hint="eastAsia"/>
        </w:rPr>
        <w:t xml:space="preserve"> 처리가 불가</w:t>
      </w:r>
      <w:r w:rsidR="00A54B81" w:rsidRPr="00621A83">
        <w:rPr>
          <w:rFonts w:asciiTheme="minorEastAsia" w:eastAsiaTheme="minorEastAsia" w:hAnsiTheme="minorEastAsia" w:hint="eastAsia"/>
        </w:rPr>
        <w:t>하므로,</w:t>
      </w:r>
      <w:r w:rsidR="00A54B81" w:rsidRPr="00621A83">
        <w:rPr>
          <w:rFonts w:asciiTheme="minorEastAsia" w:eastAsiaTheme="minorEastAsia" w:hAnsiTheme="minorEastAsia"/>
        </w:rPr>
        <w:t xml:space="preserve"> </w:t>
      </w:r>
      <w:r w:rsidR="00A54B81" w:rsidRPr="00621A83">
        <w:rPr>
          <w:rFonts w:asciiTheme="minorEastAsia" w:eastAsiaTheme="minorEastAsia" w:hAnsiTheme="minorEastAsia" w:hint="eastAsia"/>
        </w:rPr>
        <w:t xml:space="preserve">전체 취소 후 </w:t>
      </w:r>
      <w:proofErr w:type="spellStart"/>
      <w:r w:rsidR="00A54B81" w:rsidRPr="00621A83">
        <w:rPr>
          <w:rFonts w:asciiTheme="minorEastAsia" w:eastAsiaTheme="minorEastAsia" w:hAnsiTheme="minorEastAsia" w:hint="eastAsia"/>
        </w:rPr>
        <w:t>재결제가</w:t>
      </w:r>
      <w:proofErr w:type="spellEnd"/>
      <w:r w:rsidR="00A54B81" w:rsidRPr="00621A83">
        <w:rPr>
          <w:rFonts w:asciiTheme="minorEastAsia" w:eastAsiaTheme="minorEastAsia" w:hAnsiTheme="minorEastAsia" w:hint="eastAsia"/>
        </w:rPr>
        <w:t xml:space="preserve"> 되는 방식으로 진행된다.</w:t>
      </w:r>
      <w:r w:rsidR="00A54B81" w:rsidRPr="00621A83">
        <w:rPr>
          <w:rFonts w:asciiTheme="minorEastAsia" w:eastAsiaTheme="minorEastAsia" w:hAnsiTheme="minorEastAsia"/>
        </w:rPr>
        <w:t xml:space="preserve"> (FO</w:t>
      </w:r>
      <w:r w:rsidR="00A54B81" w:rsidRPr="00621A83">
        <w:rPr>
          <w:rFonts w:asciiTheme="minorEastAsia" w:eastAsiaTheme="minorEastAsia" w:hAnsiTheme="minorEastAsia" w:hint="eastAsia"/>
        </w:rPr>
        <w:t xml:space="preserve">는 </w:t>
      </w:r>
      <w:proofErr w:type="spellStart"/>
      <w:r w:rsidR="00A54B81" w:rsidRPr="00621A83">
        <w:rPr>
          <w:rFonts w:asciiTheme="minorEastAsia" w:eastAsiaTheme="minorEastAsia" w:hAnsiTheme="minorEastAsia" w:hint="eastAsia"/>
        </w:rPr>
        <w:t>부분취소</w:t>
      </w:r>
      <w:proofErr w:type="spellEnd"/>
      <w:r w:rsidR="00A54B81" w:rsidRPr="00621A83">
        <w:rPr>
          <w:rFonts w:asciiTheme="minorEastAsia" w:eastAsiaTheme="minorEastAsia" w:hAnsiTheme="minorEastAsia" w:hint="eastAsia"/>
        </w:rPr>
        <w:t xml:space="preserve"> 처리 가능한 것으로 보임)</w:t>
      </w:r>
    </w:p>
    <w:p w:rsidR="00A54B81" w:rsidRPr="00A54B81" w:rsidRDefault="00A54B81" w:rsidP="0015712D">
      <w:pPr>
        <w:pStyle w:val="a0"/>
        <w:rPr>
          <w:rFonts w:asciiTheme="minorEastAsia" w:eastAsiaTheme="minorEastAsia" w:hAnsiTheme="minorEastAsia"/>
          <w:szCs w:val="22"/>
        </w:rPr>
      </w:pPr>
      <w:proofErr w:type="spellStart"/>
      <w:r>
        <w:rPr>
          <w:rFonts w:asciiTheme="minorEastAsia" w:eastAsiaTheme="minorEastAsia" w:hAnsiTheme="minorEastAsia" w:hint="eastAsia"/>
        </w:rPr>
        <w:t>기프트카드와</w:t>
      </w:r>
      <w:proofErr w:type="spellEnd"/>
      <w:r>
        <w:rPr>
          <w:rFonts w:asciiTheme="minorEastAsia" w:eastAsiaTheme="minorEastAsia" w:hAnsiTheme="minorEastAsia" w:hint="eastAsia"/>
        </w:rPr>
        <w:t xml:space="preserve"> 다른 </w:t>
      </w:r>
      <w:proofErr w:type="spellStart"/>
      <w:r>
        <w:rPr>
          <w:rFonts w:asciiTheme="minorEastAsia" w:eastAsiaTheme="minorEastAsia" w:hAnsiTheme="minorEastAsia" w:hint="eastAsia"/>
        </w:rPr>
        <w:t>주결제수단</w:t>
      </w:r>
      <w:proofErr w:type="spellEnd"/>
      <w:r>
        <w:rPr>
          <w:rFonts w:asciiTheme="minorEastAsia" w:eastAsiaTheme="minorEastAsia" w:hAnsiTheme="minorEastAsia" w:hint="eastAsia"/>
        </w:rPr>
        <w:t>(신용카드 등)를 이용해서 결제한 경우 취소에 대한 우선순위는 주 결제수단을 우선 취소처리한다.</w:t>
      </w:r>
      <w:r>
        <w:rPr>
          <w:rFonts w:asciiTheme="minorEastAsia" w:eastAsiaTheme="minorEastAsia" w:hAnsiTheme="minorEastAsia"/>
        </w:rPr>
        <w:t xml:space="preserve"> </w:t>
      </w:r>
    </w:p>
    <w:p w:rsidR="00A54B81" w:rsidRPr="00005613" w:rsidRDefault="00A54B81" w:rsidP="0015712D">
      <w:pPr>
        <w:pStyle w:val="a0"/>
        <w:rPr>
          <w:rFonts w:asciiTheme="minorEastAsia" w:eastAsiaTheme="minorEastAsia" w:hAnsiTheme="minorEastAsia"/>
          <w:szCs w:val="22"/>
        </w:rPr>
      </w:pPr>
      <w:proofErr w:type="spellStart"/>
      <w:r>
        <w:rPr>
          <w:rFonts w:asciiTheme="minorEastAsia" w:eastAsiaTheme="minorEastAsia" w:hAnsiTheme="minorEastAsia" w:hint="eastAsia"/>
        </w:rPr>
        <w:t>기프트카드로</w:t>
      </w:r>
      <w:proofErr w:type="spellEnd"/>
      <w:r>
        <w:rPr>
          <w:rFonts w:asciiTheme="minorEastAsia" w:eastAsiaTheme="minorEastAsia" w:hAnsiTheme="minorEastAsia" w:hint="eastAsia"/>
        </w:rPr>
        <w:t xml:space="preserve"> 결제한 건은 </w:t>
      </w:r>
      <w:r>
        <w:rPr>
          <w:rFonts w:asciiTheme="minorEastAsia" w:eastAsiaTheme="minorEastAsia" w:hAnsiTheme="minorEastAsia"/>
        </w:rPr>
        <w:t>30</w:t>
      </w:r>
      <w:r>
        <w:rPr>
          <w:rFonts w:asciiTheme="minorEastAsia" w:eastAsiaTheme="minorEastAsia" w:hAnsiTheme="minorEastAsia" w:hint="eastAsia"/>
        </w:rPr>
        <w:t>일이 지나면 취소처리가 불가하므로,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이에 대한 취소 및 환불이 일어날 경우 고객에게 </w:t>
      </w:r>
      <w:proofErr w:type="spellStart"/>
      <w:r>
        <w:rPr>
          <w:rFonts w:asciiTheme="minorEastAsia" w:eastAsiaTheme="minorEastAsia" w:hAnsiTheme="minorEastAsia" w:hint="eastAsia"/>
        </w:rPr>
        <w:t>환불처리를</w:t>
      </w:r>
      <w:proofErr w:type="spellEnd"/>
      <w:r>
        <w:rPr>
          <w:rFonts w:asciiTheme="minorEastAsia" w:eastAsiaTheme="minorEastAsia" w:hAnsiTheme="minorEastAsia" w:hint="eastAsia"/>
        </w:rPr>
        <w:t xml:space="preserve"> 진행하도록 한다.</w:t>
      </w:r>
      <w:r>
        <w:rPr>
          <w:rFonts w:asciiTheme="minorEastAsia" w:eastAsiaTheme="minorEastAsia" w:hAnsiTheme="minorEastAsia"/>
        </w:rPr>
        <w:t xml:space="preserve"> </w:t>
      </w:r>
    </w:p>
    <w:p w:rsidR="00D72AFE" w:rsidRPr="00005613" w:rsidRDefault="00C32421" w:rsidP="0068442E">
      <w:pPr>
        <w:pStyle w:val="-1"/>
        <w:numPr>
          <w:ilvl w:val="0"/>
          <w:numId w:val="0"/>
        </w:numPr>
        <w:ind w:left="426" w:hanging="425"/>
        <w:rPr>
          <w:rFonts w:asciiTheme="minorEastAsia" w:eastAsiaTheme="minorEastAsia" w:hAnsiTheme="minorEastAsia" w:hint="eastAsia"/>
          <w:sz w:val="22"/>
          <w:szCs w:val="22"/>
        </w:rPr>
      </w:pPr>
      <w:r w:rsidRPr="00005613">
        <w:rPr>
          <w:sz w:val="22"/>
          <w:szCs w:val="22"/>
        </w:rPr>
        <w:br w:type="page"/>
      </w:r>
    </w:p>
    <w:p w:rsidR="0015712D" w:rsidRDefault="00D72AFE" w:rsidP="0015712D">
      <w:pPr>
        <w:pStyle w:val="-1"/>
      </w:pPr>
      <w:r>
        <w:rPr>
          <w:rFonts w:hint="eastAsia"/>
        </w:rPr>
        <w:lastRenderedPageBreak/>
        <w:t xml:space="preserve">MY </w:t>
      </w:r>
      <w:r w:rsidR="0015712D">
        <w:rPr>
          <w:rFonts w:hint="eastAsia"/>
        </w:rPr>
        <w:t xml:space="preserve">기프트카드 </w:t>
      </w:r>
    </w:p>
    <w:p w:rsidR="00A64940" w:rsidRDefault="00F212C4" w:rsidP="00A64940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2" w:name="_Toc5379457"/>
      <w:r>
        <w:rPr>
          <w:rFonts w:asciiTheme="minorEastAsia" w:eastAsiaTheme="minorEastAsia" w:hAnsiTheme="minorEastAsia" w:cs="Calibri" w:hint="eastAsia"/>
        </w:rPr>
        <w:t>M</w:t>
      </w:r>
      <w:r>
        <w:rPr>
          <w:rFonts w:asciiTheme="minorEastAsia" w:eastAsiaTheme="minorEastAsia" w:hAnsiTheme="minorEastAsia" w:cs="Calibri"/>
        </w:rPr>
        <w:t xml:space="preserve">Y </w:t>
      </w:r>
      <w:r>
        <w:rPr>
          <w:rFonts w:asciiTheme="minorEastAsia" w:eastAsiaTheme="minorEastAsia" w:hAnsiTheme="minorEastAsia" w:cs="Calibri" w:hint="eastAsia"/>
        </w:rPr>
        <w:t>기프트카드 등록하기</w:t>
      </w:r>
      <w:bookmarkEnd w:id="12"/>
    </w:p>
    <w:p w:rsidR="00253743" w:rsidRDefault="00253743" w:rsidP="00CD723B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구매하거나 </w:t>
      </w:r>
      <w:proofErr w:type="spellStart"/>
      <w:r w:rsidR="00985605">
        <w:rPr>
          <w:rFonts w:asciiTheme="minorEastAsia" w:eastAsiaTheme="minorEastAsia" w:hAnsiTheme="minorEastAsia" w:hint="eastAsia"/>
        </w:rPr>
        <w:t>선물</w:t>
      </w:r>
      <w:r>
        <w:rPr>
          <w:rFonts w:asciiTheme="minorEastAsia" w:eastAsiaTheme="minorEastAsia" w:hAnsiTheme="minorEastAsia" w:hint="eastAsia"/>
        </w:rPr>
        <w:t>받은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기프트카드는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/>
        </w:rPr>
        <w:t>PVC</w:t>
      </w:r>
      <w:r>
        <w:rPr>
          <w:rFonts w:asciiTheme="minorEastAsia" w:eastAsiaTheme="minorEastAsia" w:hAnsiTheme="minorEastAsia" w:hint="eastAsia"/>
        </w:rPr>
        <w:t>형</w:t>
      </w:r>
      <w:r>
        <w:rPr>
          <w:rFonts w:asciiTheme="minorEastAsia" w:eastAsiaTheme="minorEastAsia" w:hAnsiTheme="minorEastAsia"/>
        </w:rPr>
        <w:t xml:space="preserve">, </w:t>
      </w:r>
      <w:r>
        <w:rPr>
          <w:rFonts w:asciiTheme="minorEastAsia" w:eastAsiaTheme="minorEastAsia" w:hAnsiTheme="minorEastAsia" w:hint="eastAsia"/>
        </w:rPr>
        <w:t xml:space="preserve">MMS형 상관없이 온라인몰에서 나의 기프트카드 </w:t>
      </w:r>
      <w:r>
        <w:rPr>
          <w:rFonts w:asciiTheme="minorEastAsia" w:eastAsiaTheme="minorEastAsia" w:hAnsiTheme="minorEastAsia"/>
        </w:rPr>
        <w:t xml:space="preserve">(MY </w:t>
      </w:r>
      <w:r>
        <w:rPr>
          <w:rFonts w:asciiTheme="minorEastAsia" w:eastAsiaTheme="minorEastAsia" w:hAnsiTheme="minorEastAsia" w:hint="eastAsia"/>
        </w:rPr>
        <w:t>기프트카드)로 등록이 가능하다.</w:t>
      </w:r>
      <w:r>
        <w:rPr>
          <w:rFonts w:asciiTheme="minorEastAsia" w:eastAsiaTheme="minorEastAsia" w:hAnsiTheme="minorEastAsia"/>
        </w:rPr>
        <w:t xml:space="preserve"> </w:t>
      </w:r>
    </w:p>
    <w:p w:rsidR="00CD723B" w:rsidRDefault="00253743" w:rsidP="00CD723B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MY </w:t>
      </w:r>
      <w:proofErr w:type="spellStart"/>
      <w:r>
        <w:rPr>
          <w:rFonts w:asciiTheme="minorEastAsia" w:eastAsiaTheme="minorEastAsia" w:hAnsiTheme="minorEastAsia" w:hint="eastAsia"/>
        </w:rPr>
        <w:t>기프트카드로</w:t>
      </w:r>
      <w:proofErr w:type="spellEnd"/>
      <w:r>
        <w:rPr>
          <w:rFonts w:asciiTheme="minorEastAsia" w:eastAsiaTheme="minorEastAsia" w:hAnsiTheme="minorEastAsia" w:hint="eastAsia"/>
        </w:rPr>
        <w:t xml:space="preserve"> 등록하는 기능은 </w:t>
      </w:r>
      <w:r w:rsidR="00CD723B">
        <w:rPr>
          <w:rFonts w:asciiTheme="minorEastAsia" w:eastAsiaTheme="minorEastAsia" w:hAnsiTheme="minorEastAsia" w:hint="eastAsia"/>
        </w:rPr>
        <w:t>회원(</w:t>
      </w:r>
      <w:r>
        <w:rPr>
          <w:rFonts w:asciiTheme="minorEastAsia" w:eastAsiaTheme="minorEastAsia" w:hAnsiTheme="minorEastAsia" w:hint="eastAsia"/>
        </w:rPr>
        <w:t>온라인,</w:t>
      </w:r>
      <w:r>
        <w:rPr>
          <w:rFonts w:asciiTheme="minorEastAsia" w:eastAsiaTheme="minorEastAsia" w:hAnsiTheme="minor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통합멤버십</w:t>
      </w:r>
      <w:proofErr w:type="spellEnd"/>
      <w:r>
        <w:rPr>
          <w:rFonts w:asciiTheme="minorEastAsia" w:eastAsiaTheme="minorEastAsia" w:hAnsiTheme="minorEastAsia" w:hint="eastAsia"/>
        </w:rPr>
        <w:t>,</w:t>
      </w:r>
      <w:r>
        <w:rPr>
          <w:rFonts w:asciiTheme="minorEastAsia" w:eastAsiaTheme="minorEastAsia" w:hAnsiTheme="minorEastAsia"/>
        </w:rPr>
        <w:t xml:space="preserve"> </w:t>
      </w:r>
      <w:r w:rsidR="00CD723B">
        <w:rPr>
          <w:rFonts w:asciiTheme="minorEastAsia" w:eastAsiaTheme="minorEastAsia" w:hAnsiTheme="minorEastAsia" w:hint="eastAsia"/>
        </w:rPr>
        <w:t>임직원</w:t>
      </w:r>
      <w:r>
        <w:rPr>
          <w:rFonts w:asciiTheme="minorEastAsia" w:eastAsiaTheme="minorEastAsia" w:hAnsiTheme="minorEastAsia" w:hint="eastAsia"/>
        </w:rPr>
        <w:t xml:space="preserve"> 회원</w:t>
      </w:r>
      <w:r w:rsidR="00CD723B">
        <w:rPr>
          <w:rFonts w:asciiTheme="minorEastAsia" w:eastAsiaTheme="minorEastAsia" w:hAnsiTheme="minorEastAsia" w:hint="eastAsia"/>
        </w:rPr>
        <w:t>)에 한해 가능하며,</w:t>
      </w:r>
      <w:r w:rsidR="00CD723B">
        <w:rPr>
          <w:rFonts w:asciiTheme="minorEastAsia" w:eastAsiaTheme="minorEastAsia" w:hAnsiTheme="minorEastAsia"/>
        </w:rPr>
        <w:t xml:space="preserve"> </w:t>
      </w:r>
      <w:r w:rsidR="00CD723B">
        <w:rPr>
          <w:rFonts w:asciiTheme="minorEastAsia" w:eastAsiaTheme="minorEastAsia" w:hAnsiTheme="minorEastAsia" w:hint="eastAsia"/>
        </w:rPr>
        <w:t xml:space="preserve">비회원은 </w:t>
      </w:r>
      <w:r>
        <w:rPr>
          <w:rFonts w:asciiTheme="minorEastAsia" w:eastAsiaTheme="minorEastAsia" w:hAnsiTheme="minorEastAsia" w:hint="eastAsia"/>
        </w:rPr>
        <w:t>등록</w:t>
      </w:r>
      <w:r w:rsidR="00CD723B">
        <w:rPr>
          <w:rFonts w:asciiTheme="minorEastAsia" w:eastAsiaTheme="minorEastAsia" w:hAnsiTheme="minorEastAsia" w:hint="eastAsia"/>
        </w:rPr>
        <w:t>이 불가하다.</w:t>
      </w:r>
      <w:r w:rsidR="00CD723B">
        <w:rPr>
          <w:rFonts w:asciiTheme="minorEastAsia" w:eastAsiaTheme="minorEastAsia" w:hAnsiTheme="minorEastAsia"/>
        </w:rPr>
        <w:t xml:space="preserve"> </w:t>
      </w:r>
    </w:p>
    <w:p w:rsidR="007C0E97" w:rsidRDefault="00C93E69" w:rsidP="00CD723B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MY </w:t>
      </w:r>
      <w:proofErr w:type="spellStart"/>
      <w:r>
        <w:rPr>
          <w:rFonts w:asciiTheme="minorEastAsia" w:eastAsiaTheme="minorEastAsia" w:hAnsiTheme="minorEastAsia" w:hint="eastAsia"/>
        </w:rPr>
        <w:t>기프트카드로</w:t>
      </w:r>
      <w:proofErr w:type="spellEnd"/>
      <w:r>
        <w:rPr>
          <w:rFonts w:asciiTheme="minorEastAsia" w:eastAsiaTheme="minorEastAsia" w:hAnsiTheme="minorEastAsia" w:hint="eastAsia"/>
        </w:rPr>
        <w:t xml:space="preserve"> 등록할 수 있는 최대 개수는 </w:t>
      </w:r>
      <w:r>
        <w:rPr>
          <w:rFonts w:asciiTheme="minorEastAsia" w:eastAsiaTheme="minorEastAsia" w:hAnsiTheme="minorEastAsia"/>
        </w:rPr>
        <w:t>15</w:t>
      </w:r>
      <w:r>
        <w:rPr>
          <w:rFonts w:asciiTheme="minorEastAsia" w:eastAsiaTheme="minorEastAsia" w:hAnsiTheme="minorEastAsia" w:hint="eastAsia"/>
        </w:rPr>
        <w:t>개이다.</w:t>
      </w:r>
    </w:p>
    <w:p w:rsidR="00224B4B" w:rsidRDefault="007C0E97" w:rsidP="00CD723B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기프트카드 등록 시 카드번호 </w:t>
      </w:r>
      <w:r>
        <w:rPr>
          <w:rFonts w:asciiTheme="minorEastAsia" w:eastAsiaTheme="minorEastAsia" w:hAnsiTheme="minorEastAsia"/>
        </w:rPr>
        <w:t>16</w:t>
      </w:r>
      <w:r>
        <w:rPr>
          <w:rFonts w:asciiTheme="minorEastAsia" w:eastAsiaTheme="minorEastAsia" w:hAnsiTheme="minorEastAsia" w:hint="eastAsia"/>
        </w:rPr>
        <w:t>자리와 인증번호(</w:t>
      </w:r>
      <w:r>
        <w:rPr>
          <w:rFonts w:asciiTheme="minorEastAsia" w:eastAsiaTheme="minorEastAsia" w:hAnsiTheme="minorEastAsia"/>
        </w:rPr>
        <w:t>PIN</w:t>
      </w:r>
      <w:r>
        <w:rPr>
          <w:rFonts w:asciiTheme="minorEastAsia" w:eastAsiaTheme="minorEastAsia" w:hAnsiTheme="minorEastAsia" w:hint="eastAsia"/>
        </w:rPr>
        <w:t>번호) 6자리를 입력한 후 이용약관 동의 시 카드 등록이 가능하다.</w:t>
      </w:r>
      <w:r>
        <w:rPr>
          <w:rFonts w:asciiTheme="minorEastAsia" w:eastAsiaTheme="minorEastAsia" w:hAnsiTheme="minorEastAsia"/>
        </w:rPr>
        <w:t xml:space="preserve"> </w:t>
      </w:r>
    </w:p>
    <w:p w:rsidR="00CD723B" w:rsidRDefault="00772BD3" w:rsidP="00CD723B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최초 등록한 카드는 </w:t>
      </w:r>
      <w:proofErr w:type="spellStart"/>
      <w:r>
        <w:rPr>
          <w:rFonts w:asciiTheme="minorEastAsia" w:eastAsiaTheme="minorEastAsia" w:hAnsiTheme="minorEastAsia" w:hint="eastAsia"/>
        </w:rPr>
        <w:t>대표카드로</w:t>
      </w:r>
      <w:proofErr w:type="spellEnd"/>
      <w:r>
        <w:rPr>
          <w:rFonts w:asciiTheme="minorEastAsia" w:eastAsiaTheme="minorEastAsia" w:hAnsiTheme="minorEastAsia" w:hint="eastAsia"/>
        </w:rPr>
        <w:t xml:space="preserve"> 자동 등록되며,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등록된 카드 중 </w:t>
      </w:r>
      <w:proofErr w:type="spellStart"/>
      <w:r>
        <w:rPr>
          <w:rFonts w:asciiTheme="minorEastAsia" w:eastAsiaTheme="minorEastAsia" w:hAnsiTheme="minorEastAsia" w:hint="eastAsia"/>
        </w:rPr>
        <w:t>대표카드</w:t>
      </w:r>
      <w:proofErr w:type="spellEnd"/>
      <w:r>
        <w:rPr>
          <w:rFonts w:asciiTheme="minorEastAsia" w:eastAsiaTheme="minorEastAsia" w:hAnsiTheme="minorEastAsia" w:hint="eastAsia"/>
        </w:rPr>
        <w:t xml:space="preserve"> 설정을 변경할 수 있다.</w:t>
      </w:r>
      <w:r>
        <w:rPr>
          <w:rFonts w:asciiTheme="minorEastAsia" w:eastAsiaTheme="minorEastAsia" w:hAnsiTheme="minorEastAsia"/>
        </w:rPr>
        <w:t xml:space="preserve"> </w:t>
      </w:r>
    </w:p>
    <w:p w:rsidR="00772BD3" w:rsidRDefault="00772BD3" w:rsidP="00CD723B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MY</w:t>
      </w:r>
      <w:r>
        <w:rPr>
          <w:rFonts w:asciiTheme="minorEastAsia" w:eastAsiaTheme="minorEastAsia" w:hAnsiTheme="minor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기프트카드로</w:t>
      </w:r>
      <w:proofErr w:type="spellEnd"/>
      <w:r>
        <w:rPr>
          <w:rFonts w:asciiTheme="minorEastAsia" w:eastAsiaTheme="minorEastAsia" w:hAnsiTheme="minorEastAsia" w:hint="eastAsia"/>
        </w:rPr>
        <w:t xml:space="preserve"> 등록된 카드의 </w:t>
      </w:r>
      <w:proofErr w:type="spellStart"/>
      <w:r>
        <w:rPr>
          <w:rFonts w:asciiTheme="minorEastAsia" w:eastAsiaTheme="minorEastAsia" w:hAnsiTheme="minorEastAsia" w:hint="eastAsia"/>
        </w:rPr>
        <w:t>카드명은</w:t>
      </w:r>
      <w:proofErr w:type="spellEnd"/>
      <w:r>
        <w:rPr>
          <w:rFonts w:asciiTheme="minorEastAsia" w:eastAsiaTheme="minorEastAsia" w:hAnsiTheme="minorEastAsia" w:hint="eastAsia"/>
        </w:rPr>
        <w:t xml:space="preserve"> 사용자가 원하는 </w:t>
      </w:r>
      <w:proofErr w:type="spellStart"/>
      <w:r>
        <w:rPr>
          <w:rFonts w:asciiTheme="minorEastAsia" w:eastAsiaTheme="minorEastAsia" w:hAnsiTheme="minorEastAsia" w:hint="eastAsia"/>
        </w:rPr>
        <w:t>카드명으로</w:t>
      </w:r>
      <w:proofErr w:type="spellEnd"/>
      <w:r>
        <w:rPr>
          <w:rFonts w:asciiTheme="minorEastAsia" w:eastAsiaTheme="minorEastAsia" w:hAnsiTheme="minorEastAsia" w:hint="eastAsia"/>
        </w:rPr>
        <w:t xml:space="preserve"> 수정하여 관리할 수 있다.</w:t>
      </w:r>
      <w:r>
        <w:rPr>
          <w:rFonts w:asciiTheme="minorEastAsia" w:eastAsiaTheme="minorEastAsia" w:hAnsiTheme="minorEastAsia"/>
        </w:rPr>
        <w:t xml:space="preserve"> </w:t>
      </w:r>
    </w:p>
    <w:p w:rsidR="00C93E69" w:rsidRDefault="008C2ED5" w:rsidP="00CD723B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기프트카드는</w:t>
      </w:r>
      <w:proofErr w:type="spellEnd"/>
      <w:r>
        <w:rPr>
          <w:rFonts w:asciiTheme="minorEastAsia" w:eastAsiaTheme="minorEastAsia" w:hAnsiTheme="minorEastAsia" w:hint="eastAsia"/>
        </w:rPr>
        <w:t xml:space="preserve"> 잔액이 </w:t>
      </w:r>
      <w:r>
        <w:rPr>
          <w:rFonts w:asciiTheme="minorEastAsia" w:eastAsiaTheme="minorEastAsia" w:hAnsiTheme="minorEastAsia"/>
        </w:rPr>
        <w:t>0</w:t>
      </w:r>
      <w:r>
        <w:rPr>
          <w:rFonts w:asciiTheme="minorEastAsia" w:eastAsiaTheme="minorEastAsia" w:hAnsiTheme="minorEastAsia" w:hint="eastAsia"/>
        </w:rPr>
        <w:t xml:space="preserve">원이어도 </w:t>
      </w:r>
      <w:r>
        <w:rPr>
          <w:rFonts w:asciiTheme="minorEastAsia" w:eastAsiaTheme="minorEastAsia" w:hAnsiTheme="minorEastAsia"/>
        </w:rPr>
        <w:t xml:space="preserve">MY </w:t>
      </w:r>
      <w:proofErr w:type="spellStart"/>
      <w:r>
        <w:rPr>
          <w:rFonts w:asciiTheme="minorEastAsia" w:eastAsiaTheme="minorEastAsia" w:hAnsiTheme="minorEastAsia" w:hint="eastAsia"/>
        </w:rPr>
        <w:t>기프트카드로</w:t>
      </w:r>
      <w:proofErr w:type="spellEnd"/>
      <w:r>
        <w:rPr>
          <w:rFonts w:asciiTheme="minorEastAsia" w:eastAsiaTheme="minorEastAsia" w:hAnsiTheme="minorEastAsia" w:hint="eastAsia"/>
        </w:rPr>
        <w:t xml:space="preserve"> 등록은 가능하다.</w:t>
      </w:r>
      <w:r>
        <w:rPr>
          <w:rFonts w:asciiTheme="minorEastAsia" w:eastAsiaTheme="minorEastAsia" w:hAnsiTheme="minorEastAsia"/>
        </w:rPr>
        <w:t xml:space="preserve"> </w:t>
      </w:r>
    </w:p>
    <w:p w:rsidR="00A72201" w:rsidRDefault="00A72201" w:rsidP="00CD723B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등록한 카드가 있는 회원이 회원탈퇴 시에는 </w:t>
      </w:r>
      <w:r w:rsidR="00066D21">
        <w:rPr>
          <w:rFonts w:asciiTheme="minorEastAsia" w:eastAsiaTheme="minorEastAsia" w:hAnsiTheme="minorEastAsia" w:hint="eastAsia"/>
        </w:rPr>
        <w:t>MY</w:t>
      </w:r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기프트카드</w:t>
      </w:r>
      <w:r w:rsidR="00066D21">
        <w:rPr>
          <w:rFonts w:asciiTheme="minorEastAsia" w:eastAsiaTheme="minorEastAsia" w:hAnsiTheme="minorEastAsia"/>
        </w:rPr>
        <w:t>로</w:t>
      </w:r>
      <w:proofErr w:type="spellEnd"/>
      <w:r w:rsidR="00066D21">
        <w:rPr>
          <w:rFonts w:asciiTheme="minorEastAsia" w:eastAsiaTheme="minorEastAsia" w:hAnsiTheme="minorEastAsia" w:hint="eastAsia"/>
        </w:rPr>
        <w:t xml:space="preserve"> 등록한</w:t>
      </w:r>
      <w:r>
        <w:rPr>
          <w:rFonts w:asciiTheme="minorEastAsia" w:eastAsiaTheme="minorEastAsia" w:hAnsiTheme="minorEastAsia" w:hint="eastAsia"/>
        </w:rPr>
        <w:t xml:space="preserve"> 정보가 있음을 알</w:t>
      </w:r>
      <w:r w:rsidR="00066D21">
        <w:rPr>
          <w:rFonts w:asciiTheme="minorEastAsia" w:eastAsiaTheme="minorEastAsia" w:hAnsiTheme="minorEastAsia" w:hint="eastAsia"/>
        </w:rPr>
        <w:t>린다.</w:t>
      </w:r>
      <w:r w:rsidR="00066D21">
        <w:rPr>
          <w:rFonts w:asciiTheme="minorEastAsia" w:eastAsiaTheme="minorEastAsia" w:hAnsiTheme="minorEastAsia"/>
        </w:rPr>
        <w:t xml:space="preserve"> </w:t>
      </w:r>
    </w:p>
    <w:p w:rsidR="00A72201" w:rsidRDefault="00066D21" w:rsidP="00CD723B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등록한 </w:t>
      </w:r>
      <w:proofErr w:type="spellStart"/>
      <w:r>
        <w:rPr>
          <w:rFonts w:asciiTheme="minorEastAsia" w:eastAsiaTheme="minorEastAsia" w:hAnsiTheme="minorEastAsia" w:hint="eastAsia"/>
        </w:rPr>
        <w:t>기프트카드가</w:t>
      </w:r>
      <w:proofErr w:type="spellEnd"/>
      <w:r>
        <w:rPr>
          <w:rFonts w:asciiTheme="minorEastAsia" w:eastAsiaTheme="minorEastAsia" w:hAnsiTheme="minorEastAsia" w:hint="eastAsia"/>
        </w:rPr>
        <w:t xml:space="preserve"> 있어도 회원탈퇴는 가능하며, 회원탈퇴 시 해당 회원정보에 등록된 </w:t>
      </w:r>
      <w:r>
        <w:rPr>
          <w:rFonts w:asciiTheme="minorEastAsia" w:eastAsiaTheme="minorEastAsia" w:hAnsiTheme="minorEastAsia"/>
        </w:rPr>
        <w:t xml:space="preserve">MY </w:t>
      </w:r>
      <w:proofErr w:type="spellStart"/>
      <w:r>
        <w:rPr>
          <w:rFonts w:asciiTheme="minorEastAsia" w:eastAsiaTheme="minorEastAsia" w:hAnsiTheme="minorEastAsia" w:hint="eastAsia"/>
        </w:rPr>
        <w:t>기프트카드는</w:t>
      </w:r>
      <w:proofErr w:type="spellEnd"/>
      <w:r>
        <w:rPr>
          <w:rFonts w:asciiTheme="minorEastAsia" w:eastAsiaTheme="minorEastAsia" w:hAnsiTheme="minorEastAsia" w:hint="eastAsia"/>
        </w:rPr>
        <w:t xml:space="preserve"> 등록 해지 처리한다.</w:t>
      </w:r>
      <w:r>
        <w:rPr>
          <w:rFonts w:asciiTheme="minorEastAsia" w:eastAsiaTheme="minorEastAsia" w:hAnsiTheme="minorEastAsia"/>
        </w:rPr>
        <w:t xml:space="preserve"> (</w:t>
      </w:r>
      <w:proofErr w:type="spellStart"/>
      <w:r>
        <w:rPr>
          <w:rFonts w:asciiTheme="minorEastAsia" w:eastAsiaTheme="minorEastAsia" w:hAnsiTheme="minorEastAsia" w:hint="eastAsia"/>
        </w:rPr>
        <w:t>이용내역</w:t>
      </w:r>
      <w:proofErr w:type="spellEnd"/>
      <w:r>
        <w:rPr>
          <w:rFonts w:asciiTheme="minorEastAsia" w:eastAsiaTheme="minorEastAsia" w:hAnsiTheme="minorEastAsia" w:hint="eastAsia"/>
        </w:rPr>
        <w:t xml:space="preserve"> 삭제,</w:t>
      </w:r>
      <w:r>
        <w:rPr>
          <w:rFonts w:asciiTheme="minorEastAsia" w:eastAsiaTheme="minorEastAsia" w:hAnsiTheme="minor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카드목록</w:t>
      </w:r>
      <w:proofErr w:type="spellEnd"/>
      <w:r>
        <w:rPr>
          <w:rFonts w:asciiTheme="minorEastAsia" w:eastAsiaTheme="minorEastAsia" w:hAnsiTheme="minorEastAsia" w:hint="eastAsia"/>
        </w:rPr>
        <w:t xml:space="preserve"> 삭제)</w:t>
      </w:r>
    </w:p>
    <w:p w:rsidR="002C242E" w:rsidRPr="002C242E" w:rsidRDefault="002C242E" w:rsidP="00DA16AC">
      <w:pPr>
        <w:pStyle w:val="a0"/>
        <w:rPr>
          <w:rFonts w:asciiTheme="minorEastAsia" w:eastAsiaTheme="minorEastAsia" w:hAnsiTheme="minorEastAsia"/>
        </w:rPr>
      </w:pPr>
      <w:r w:rsidRPr="002C242E">
        <w:rPr>
          <w:rFonts w:asciiTheme="minorEastAsia" w:eastAsiaTheme="minorEastAsia" w:hAnsiTheme="minorEastAsia" w:hint="eastAsia"/>
        </w:rPr>
        <w:t xml:space="preserve">휴면으로 인한 회원탈퇴 예정인 회원이 등록한 </w:t>
      </w:r>
      <w:r w:rsidRPr="002C242E">
        <w:rPr>
          <w:rFonts w:asciiTheme="minorEastAsia" w:eastAsiaTheme="minorEastAsia" w:hAnsiTheme="minorEastAsia"/>
        </w:rPr>
        <w:t xml:space="preserve">MY </w:t>
      </w:r>
      <w:proofErr w:type="spellStart"/>
      <w:r w:rsidRPr="002C242E">
        <w:rPr>
          <w:rFonts w:asciiTheme="minorEastAsia" w:eastAsiaTheme="minorEastAsia" w:hAnsiTheme="minorEastAsia" w:hint="eastAsia"/>
        </w:rPr>
        <w:t>기프트카드가</w:t>
      </w:r>
      <w:proofErr w:type="spellEnd"/>
      <w:r w:rsidRPr="002C242E">
        <w:rPr>
          <w:rFonts w:asciiTheme="minorEastAsia" w:eastAsiaTheme="minorEastAsia" w:hAnsiTheme="minorEastAsia" w:hint="eastAsia"/>
        </w:rPr>
        <w:t xml:space="preserve"> 있을 경우 </w:t>
      </w:r>
      <w:r w:rsidRPr="002C242E">
        <w:rPr>
          <w:rFonts w:asciiTheme="minorEastAsia" w:eastAsiaTheme="minorEastAsia" w:hAnsiTheme="minorEastAsia"/>
        </w:rPr>
        <w:t xml:space="preserve">이에 </w:t>
      </w:r>
      <w:r w:rsidRPr="002C242E">
        <w:rPr>
          <w:rFonts w:asciiTheme="minorEastAsia" w:eastAsiaTheme="minorEastAsia" w:hAnsiTheme="minorEastAsia" w:hint="eastAsia"/>
        </w:rPr>
        <w:t>대한 별도 안내 메일,</w:t>
      </w:r>
      <w:r w:rsidRPr="002C242E">
        <w:rPr>
          <w:rFonts w:asciiTheme="minorEastAsia" w:eastAsiaTheme="minorEastAsia" w:hAnsiTheme="minorEastAsia"/>
        </w:rPr>
        <w:t xml:space="preserve"> </w:t>
      </w:r>
      <w:r w:rsidRPr="002C242E">
        <w:rPr>
          <w:rFonts w:asciiTheme="minorEastAsia" w:eastAsiaTheme="minorEastAsia" w:hAnsiTheme="minorEastAsia" w:hint="eastAsia"/>
        </w:rPr>
        <w:t xml:space="preserve">혹은 </w:t>
      </w:r>
      <w:r w:rsidRPr="002C242E">
        <w:rPr>
          <w:rFonts w:asciiTheme="minorEastAsia" w:eastAsiaTheme="minorEastAsia" w:hAnsiTheme="minorEastAsia"/>
        </w:rPr>
        <w:t xml:space="preserve">SMS </w:t>
      </w:r>
      <w:r w:rsidRPr="002C242E">
        <w:rPr>
          <w:rFonts w:asciiTheme="minorEastAsia" w:eastAsiaTheme="minorEastAsia" w:hAnsiTheme="minorEastAsia" w:hint="eastAsia"/>
        </w:rPr>
        <w:t>발송을 진행한다.</w:t>
      </w:r>
      <w:r w:rsidRPr="002C242E">
        <w:rPr>
          <w:rFonts w:asciiTheme="minorEastAsia" w:eastAsiaTheme="minorEastAsia" w:hAnsiTheme="minorEastAsia"/>
        </w:rPr>
        <w:t xml:space="preserve"> </w:t>
      </w:r>
      <w:r w:rsidRPr="002C242E">
        <w:rPr>
          <w:rFonts w:asciiTheme="minorEastAsia" w:eastAsiaTheme="minorEastAsia" w:hAnsiTheme="minorEastAsia"/>
        </w:rPr>
        <w:br/>
        <w:t>(</w:t>
      </w:r>
      <w:r w:rsidRPr="002C242E">
        <w:rPr>
          <w:rFonts w:asciiTheme="minorEastAsia" w:eastAsiaTheme="minorEastAsia" w:hAnsiTheme="minorEastAsia" w:hint="eastAsia"/>
        </w:rPr>
        <w:t xml:space="preserve">휴면탈퇴처리 </w:t>
      </w:r>
      <w:r w:rsidRPr="002C242E">
        <w:rPr>
          <w:rFonts w:asciiTheme="minorEastAsia" w:eastAsiaTheme="minorEastAsia" w:hAnsiTheme="minorEastAsia"/>
        </w:rPr>
        <w:t>1</w:t>
      </w:r>
      <w:r w:rsidRPr="002C242E">
        <w:rPr>
          <w:rFonts w:asciiTheme="minorEastAsia" w:eastAsiaTheme="minorEastAsia" w:hAnsiTheme="minorEastAsia" w:hint="eastAsia"/>
        </w:rPr>
        <w:t>달 전 별도 알림(</w:t>
      </w:r>
      <w:r w:rsidRPr="002C242E">
        <w:rPr>
          <w:rFonts w:asciiTheme="minorEastAsia" w:eastAsiaTheme="minorEastAsia" w:hAnsiTheme="minorEastAsia"/>
        </w:rPr>
        <w:t xml:space="preserve">SMS) / 메일 </w:t>
      </w:r>
      <w:r w:rsidRPr="002C242E">
        <w:rPr>
          <w:rFonts w:asciiTheme="minorEastAsia" w:eastAsiaTheme="minorEastAsia" w:hAnsiTheme="minorEastAsia" w:hint="eastAsia"/>
        </w:rPr>
        <w:t>발송)</w:t>
      </w:r>
    </w:p>
    <w:p w:rsidR="00066D21" w:rsidRDefault="00066D21" w:rsidP="00066D21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</w:p>
    <w:p w:rsidR="00B4691E" w:rsidRDefault="003E768B" w:rsidP="00B4691E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3" w:name="_Toc5379458"/>
      <w:r>
        <w:rPr>
          <w:rFonts w:asciiTheme="minorEastAsia" w:eastAsiaTheme="minorEastAsia" w:hAnsiTheme="minorEastAsia" w:cs="Calibri" w:hint="eastAsia"/>
        </w:rPr>
        <w:t xml:space="preserve">MY </w:t>
      </w:r>
      <w:r w:rsidR="00B4691E">
        <w:rPr>
          <w:rFonts w:asciiTheme="minorEastAsia" w:eastAsiaTheme="minorEastAsia" w:hAnsiTheme="minorEastAsia" w:cs="Calibri" w:hint="eastAsia"/>
        </w:rPr>
        <w:t xml:space="preserve">기프트카드 </w:t>
      </w:r>
      <w:proofErr w:type="spellStart"/>
      <w:r w:rsidR="00D224B3">
        <w:rPr>
          <w:rFonts w:asciiTheme="minorEastAsia" w:eastAsiaTheme="minorEastAsia" w:hAnsiTheme="minorEastAsia" w:cs="Calibri" w:hint="eastAsia"/>
        </w:rPr>
        <w:t>이용내역</w:t>
      </w:r>
      <w:proofErr w:type="spellEnd"/>
      <w:r w:rsidR="00D224B3">
        <w:rPr>
          <w:rFonts w:asciiTheme="minorEastAsia" w:eastAsiaTheme="minorEastAsia" w:hAnsiTheme="minorEastAsia" w:cs="Calibri" w:hint="eastAsia"/>
        </w:rPr>
        <w:t xml:space="preserve"> 조회</w:t>
      </w:r>
      <w:bookmarkEnd w:id="13"/>
    </w:p>
    <w:p w:rsidR="00D224B3" w:rsidRDefault="00D224B3" w:rsidP="00B4691E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등록한 </w:t>
      </w:r>
      <w:proofErr w:type="spellStart"/>
      <w:r>
        <w:rPr>
          <w:rFonts w:asciiTheme="minorEastAsia" w:eastAsiaTheme="minorEastAsia" w:hAnsiTheme="minorEastAsia" w:hint="eastAsia"/>
        </w:rPr>
        <w:t>기프트카드에</w:t>
      </w:r>
      <w:proofErr w:type="spellEnd"/>
      <w:r>
        <w:rPr>
          <w:rFonts w:asciiTheme="minorEastAsia" w:eastAsiaTheme="minorEastAsia" w:hAnsiTheme="minorEastAsia" w:hint="eastAsia"/>
        </w:rPr>
        <w:t xml:space="preserve"> 대해서는 </w:t>
      </w:r>
      <w:proofErr w:type="spellStart"/>
      <w:r>
        <w:rPr>
          <w:rFonts w:asciiTheme="minorEastAsia" w:eastAsiaTheme="minorEastAsia" w:hAnsiTheme="minorEastAsia" w:hint="eastAsia"/>
        </w:rPr>
        <w:t>이용내역</w:t>
      </w:r>
      <w:proofErr w:type="spellEnd"/>
      <w:r>
        <w:rPr>
          <w:rFonts w:asciiTheme="minorEastAsia" w:eastAsiaTheme="minorEastAsia" w:hAnsiTheme="minorEastAsia" w:hint="eastAsia"/>
        </w:rPr>
        <w:t xml:space="preserve"> 조회가 가능하며,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최대 </w:t>
      </w:r>
      <w:proofErr w:type="spellStart"/>
      <w:r>
        <w:rPr>
          <w:rFonts w:asciiTheme="minorEastAsia" w:eastAsiaTheme="minorEastAsia" w:hAnsiTheme="minorEastAsia" w:hint="eastAsia"/>
        </w:rPr>
        <w:t>조회기간은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 w:rsidR="000F6AF2">
        <w:rPr>
          <w:rFonts w:asciiTheme="minorEastAsia" w:eastAsiaTheme="minorEastAsia" w:hAnsiTheme="minorEastAsia"/>
        </w:rPr>
        <w:t>FO</w:t>
      </w:r>
      <w:r w:rsidR="000F6AF2">
        <w:rPr>
          <w:rFonts w:asciiTheme="minorEastAsia" w:eastAsiaTheme="minorEastAsia" w:hAnsiTheme="minorEastAsia" w:hint="eastAsia"/>
        </w:rPr>
        <w:t xml:space="preserve">에서는 </w:t>
      </w:r>
      <w:r>
        <w:rPr>
          <w:rFonts w:asciiTheme="minorEastAsia" w:eastAsiaTheme="minorEastAsia" w:hAnsiTheme="minorEastAsia"/>
        </w:rPr>
        <w:t>1</w:t>
      </w:r>
      <w:r>
        <w:rPr>
          <w:rFonts w:asciiTheme="minorEastAsia" w:eastAsiaTheme="minorEastAsia" w:hAnsiTheme="minorEastAsia" w:hint="eastAsia"/>
        </w:rPr>
        <w:t>년이내</w:t>
      </w:r>
      <w:r w:rsidR="000F6AF2">
        <w:rPr>
          <w:rFonts w:asciiTheme="minorEastAsia" w:eastAsiaTheme="minorEastAsia" w:hAnsiTheme="minorEastAsia" w:hint="eastAsia"/>
        </w:rPr>
        <w:t xml:space="preserve">, </w:t>
      </w:r>
      <w:r w:rsidR="000F6AF2">
        <w:rPr>
          <w:rFonts w:asciiTheme="minorEastAsia" w:eastAsiaTheme="minorEastAsia" w:hAnsiTheme="minorEastAsia"/>
        </w:rPr>
        <w:t>BO</w:t>
      </w:r>
      <w:r w:rsidR="000F6AF2">
        <w:rPr>
          <w:rFonts w:asciiTheme="minorEastAsia" w:eastAsiaTheme="minorEastAsia" w:hAnsiTheme="minorEastAsia" w:hint="eastAsia"/>
        </w:rPr>
        <w:t xml:space="preserve">에서는 </w:t>
      </w:r>
      <w:r w:rsidR="000F6AF2">
        <w:rPr>
          <w:rFonts w:asciiTheme="minorEastAsia" w:eastAsiaTheme="minorEastAsia" w:hAnsiTheme="minorEastAsia"/>
        </w:rPr>
        <w:t>5</w:t>
      </w:r>
      <w:r w:rsidR="000F6AF2">
        <w:rPr>
          <w:rFonts w:asciiTheme="minorEastAsia" w:eastAsiaTheme="minorEastAsia" w:hAnsiTheme="minorEastAsia" w:hint="eastAsia"/>
        </w:rPr>
        <w:t>년이내이다</w:t>
      </w:r>
      <w:r>
        <w:rPr>
          <w:rFonts w:asciiTheme="minorEastAsia" w:eastAsiaTheme="minorEastAsia" w:hAnsiTheme="minorEastAsia" w:hint="eastAsia"/>
        </w:rPr>
        <w:t>.</w:t>
      </w:r>
      <w:r>
        <w:rPr>
          <w:rFonts w:asciiTheme="minorEastAsia" w:eastAsiaTheme="minorEastAsia" w:hAnsiTheme="minorEastAsia"/>
        </w:rPr>
        <w:t xml:space="preserve"> </w:t>
      </w:r>
    </w:p>
    <w:p w:rsidR="00993706" w:rsidRDefault="00993706" w:rsidP="00B4691E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BO</w:t>
      </w:r>
      <w:r>
        <w:rPr>
          <w:rFonts w:asciiTheme="minorEastAsia" w:eastAsiaTheme="minorEastAsia" w:hAnsiTheme="minorEastAsia" w:hint="eastAsia"/>
        </w:rPr>
        <w:t xml:space="preserve">내 </w:t>
      </w:r>
      <w:r>
        <w:rPr>
          <w:rFonts w:asciiTheme="minorEastAsia" w:eastAsiaTheme="minorEastAsia" w:hAnsiTheme="minorEastAsia"/>
        </w:rPr>
        <w:t>5</w:t>
      </w:r>
      <w:r>
        <w:rPr>
          <w:rFonts w:asciiTheme="minorEastAsia" w:eastAsiaTheme="minorEastAsia" w:hAnsiTheme="minorEastAsia" w:hint="eastAsia"/>
        </w:rPr>
        <w:t>년 이상의 기록은 삭제처리한다.</w:t>
      </w:r>
      <w:r>
        <w:rPr>
          <w:rFonts w:asciiTheme="minorEastAsia" w:eastAsiaTheme="minorEastAsia" w:hAnsiTheme="minorEastAsia"/>
        </w:rPr>
        <w:t xml:space="preserve"> </w:t>
      </w:r>
    </w:p>
    <w:p w:rsidR="00B4691E" w:rsidRDefault="00D224B3" w:rsidP="00B4691E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기프트카드 </w:t>
      </w:r>
      <w:proofErr w:type="spellStart"/>
      <w:r>
        <w:rPr>
          <w:rFonts w:asciiTheme="minorEastAsia" w:eastAsiaTheme="minorEastAsia" w:hAnsiTheme="minorEastAsia" w:hint="eastAsia"/>
        </w:rPr>
        <w:t>이용내역</w:t>
      </w:r>
      <w:proofErr w:type="spellEnd"/>
      <w:r>
        <w:rPr>
          <w:rFonts w:asciiTheme="minorEastAsia" w:eastAsiaTheme="minorEastAsia" w:hAnsiTheme="minorEastAsia" w:hint="eastAsia"/>
        </w:rPr>
        <w:t xml:space="preserve"> 조회는 당일 거래 내역에 대해서는 조회가 불가능하다.</w:t>
      </w:r>
      <w:r>
        <w:rPr>
          <w:rFonts w:asciiTheme="minorEastAsia" w:eastAsiaTheme="minorEastAsia" w:hAnsiTheme="minorEastAsia"/>
        </w:rPr>
        <w:t xml:space="preserve"> </w:t>
      </w:r>
    </w:p>
    <w:p w:rsidR="00C46BC9" w:rsidRDefault="00C46BC9" w:rsidP="00C46BC9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이용내역은</w:t>
      </w:r>
      <w:proofErr w:type="spellEnd"/>
      <w:r>
        <w:rPr>
          <w:rFonts w:asciiTheme="minorEastAsia" w:eastAsiaTheme="minorEastAsia" w:hAnsiTheme="minorEastAsia" w:hint="eastAsia"/>
        </w:rPr>
        <w:t xml:space="preserve"> 아래의 구분 내용으로 표시되어 나타난다.</w:t>
      </w:r>
      <w:r>
        <w:rPr>
          <w:rFonts w:asciiTheme="minorEastAsia" w:eastAsiaTheme="minorEastAsia" w:hAnsiTheme="minorEastAsia"/>
        </w:rPr>
        <w:t xml:space="preserve"> 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0"/>
        <w:gridCol w:w="7204"/>
      </w:tblGrid>
      <w:tr w:rsidR="008C0834" w:rsidRPr="00F4270D" w:rsidTr="002121B9">
        <w:trPr>
          <w:trHeight w:val="397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8C0834" w:rsidRPr="00570C7A" w:rsidRDefault="00CF3C97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7204" w:type="dxa"/>
            <w:shd w:val="clear" w:color="auto" w:fill="BFBFBF"/>
            <w:vAlign w:val="center"/>
          </w:tcPr>
          <w:p w:rsidR="008C0834" w:rsidRPr="00570C7A" w:rsidRDefault="008C0834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내용</w:t>
            </w:r>
          </w:p>
        </w:tc>
      </w:tr>
      <w:tr w:rsidR="008C0834" w:rsidRPr="00F4270D" w:rsidTr="002121B9">
        <w:trPr>
          <w:trHeight w:val="397"/>
        </w:trPr>
        <w:tc>
          <w:tcPr>
            <w:tcW w:w="1980" w:type="dxa"/>
            <w:shd w:val="clear" w:color="auto" w:fill="F2F2F2"/>
            <w:vAlign w:val="center"/>
          </w:tcPr>
          <w:p w:rsidR="008C0834" w:rsidRPr="00570C7A" w:rsidRDefault="00DF352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사용</w:t>
            </w:r>
          </w:p>
        </w:tc>
        <w:tc>
          <w:tcPr>
            <w:tcW w:w="7204" w:type="dxa"/>
            <w:vAlign w:val="center"/>
          </w:tcPr>
          <w:p w:rsidR="008C0834" w:rsidRPr="000A7223" w:rsidRDefault="00140DA1" w:rsidP="00DA16AC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기프트카드 내 금액을 이용하여 상품을 구매하여 사용한 내역 구분</w:t>
            </w:r>
          </w:p>
        </w:tc>
      </w:tr>
      <w:tr w:rsidR="008C0834" w:rsidRPr="00F4270D" w:rsidTr="002121B9">
        <w:trPr>
          <w:trHeight w:val="397"/>
        </w:trPr>
        <w:tc>
          <w:tcPr>
            <w:tcW w:w="1980" w:type="dxa"/>
            <w:shd w:val="clear" w:color="auto" w:fill="F2F2F2"/>
            <w:vAlign w:val="center"/>
          </w:tcPr>
          <w:p w:rsidR="008C0834" w:rsidRPr="00DF3528" w:rsidRDefault="00DF352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사용취소</w:t>
            </w:r>
            <w:proofErr w:type="spellEnd"/>
          </w:p>
        </w:tc>
        <w:tc>
          <w:tcPr>
            <w:tcW w:w="7204" w:type="dxa"/>
            <w:vAlign w:val="center"/>
          </w:tcPr>
          <w:p w:rsidR="008C0834" w:rsidRPr="000E7BA3" w:rsidRDefault="00140DA1" w:rsidP="00DA16AC">
            <w:pPr>
              <w:pStyle w:val="a1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기프트카드를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사용한 내역에 대한 취소 처리 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기프트카드 결제 취소 처리)</w:t>
            </w:r>
          </w:p>
        </w:tc>
      </w:tr>
      <w:tr w:rsidR="008C0834" w:rsidRPr="00F4270D" w:rsidTr="002121B9">
        <w:trPr>
          <w:trHeight w:val="397"/>
        </w:trPr>
        <w:tc>
          <w:tcPr>
            <w:tcW w:w="1980" w:type="dxa"/>
            <w:shd w:val="clear" w:color="auto" w:fill="F2F2F2"/>
            <w:vAlign w:val="center"/>
          </w:tcPr>
          <w:p w:rsidR="008C0834" w:rsidRPr="00570C7A" w:rsidRDefault="00DF352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lastRenderedPageBreak/>
              <w:t>구매</w:t>
            </w:r>
          </w:p>
        </w:tc>
        <w:tc>
          <w:tcPr>
            <w:tcW w:w="7204" w:type="dxa"/>
            <w:vAlign w:val="center"/>
          </w:tcPr>
          <w:p w:rsidR="008C0834" w:rsidRPr="00B739EF" w:rsidRDefault="00140DA1" w:rsidP="00DA16AC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사용자가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기프트카드를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구매/선물한 내역 구분</w:t>
            </w:r>
          </w:p>
        </w:tc>
      </w:tr>
      <w:tr w:rsidR="008C0834" w:rsidRPr="00F4270D" w:rsidTr="002121B9">
        <w:trPr>
          <w:trHeight w:val="397"/>
        </w:trPr>
        <w:tc>
          <w:tcPr>
            <w:tcW w:w="1980" w:type="dxa"/>
            <w:shd w:val="clear" w:color="auto" w:fill="F2F2F2"/>
            <w:vAlign w:val="center"/>
          </w:tcPr>
          <w:p w:rsidR="008C0834" w:rsidRDefault="00DF352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구매취소</w:t>
            </w:r>
          </w:p>
        </w:tc>
        <w:tc>
          <w:tcPr>
            <w:tcW w:w="7204" w:type="dxa"/>
            <w:vAlign w:val="center"/>
          </w:tcPr>
          <w:p w:rsidR="008C0834" w:rsidRDefault="00140DA1" w:rsidP="00DA16AC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기프트카드를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구매/선물한 내역을 취소한 내역 구분</w:t>
            </w:r>
          </w:p>
        </w:tc>
      </w:tr>
      <w:tr w:rsidR="008C0834" w:rsidRPr="00F4270D" w:rsidTr="002121B9">
        <w:trPr>
          <w:trHeight w:val="397"/>
        </w:trPr>
        <w:tc>
          <w:tcPr>
            <w:tcW w:w="1980" w:type="dxa"/>
            <w:shd w:val="clear" w:color="auto" w:fill="F2F2F2"/>
            <w:vAlign w:val="center"/>
          </w:tcPr>
          <w:p w:rsidR="008C0834" w:rsidRDefault="00DF352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충전</w:t>
            </w:r>
          </w:p>
        </w:tc>
        <w:tc>
          <w:tcPr>
            <w:tcW w:w="7204" w:type="dxa"/>
            <w:vAlign w:val="center"/>
          </w:tcPr>
          <w:p w:rsidR="008C0834" w:rsidRDefault="00140DA1" w:rsidP="00DA16AC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기프트카드 내 금액을 충전한 내역 구분</w:t>
            </w:r>
          </w:p>
        </w:tc>
      </w:tr>
      <w:tr w:rsidR="00DF3528" w:rsidRPr="00F4270D" w:rsidTr="002121B9">
        <w:trPr>
          <w:trHeight w:val="397"/>
        </w:trPr>
        <w:tc>
          <w:tcPr>
            <w:tcW w:w="1980" w:type="dxa"/>
            <w:shd w:val="clear" w:color="auto" w:fill="F2F2F2"/>
            <w:vAlign w:val="center"/>
          </w:tcPr>
          <w:p w:rsidR="00DF3528" w:rsidRDefault="00DF352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충전취소</w:t>
            </w:r>
            <w:proofErr w:type="spellEnd"/>
          </w:p>
        </w:tc>
        <w:tc>
          <w:tcPr>
            <w:tcW w:w="7204" w:type="dxa"/>
            <w:vAlign w:val="center"/>
          </w:tcPr>
          <w:p w:rsidR="00DF3528" w:rsidRDefault="00140DA1" w:rsidP="00DA16AC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기프트카드 충전했던 내역을 취소</w:t>
            </w:r>
            <w:r w:rsidR="00D869E7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처리한 내역 구분</w:t>
            </w:r>
          </w:p>
        </w:tc>
      </w:tr>
    </w:tbl>
    <w:p w:rsidR="00B4691E" w:rsidRDefault="00B4691E" w:rsidP="00B4691E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</w:p>
    <w:p w:rsidR="00B4691E" w:rsidRDefault="003E768B" w:rsidP="00B4691E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4" w:name="_Toc5379459"/>
      <w:r>
        <w:rPr>
          <w:rFonts w:asciiTheme="minorEastAsia" w:eastAsiaTheme="minorEastAsia" w:hAnsiTheme="minorEastAsia" w:cs="Calibri" w:hint="eastAsia"/>
        </w:rPr>
        <w:t>MY 기프트카드 등록해지</w:t>
      </w:r>
      <w:bookmarkEnd w:id="14"/>
    </w:p>
    <w:p w:rsidR="000D04B1" w:rsidRDefault="000D04B1" w:rsidP="00B4691E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기프트카드 등록 해지 기능은 </w:t>
      </w:r>
      <w:r>
        <w:rPr>
          <w:rFonts w:asciiTheme="minorEastAsia" w:eastAsiaTheme="minorEastAsia" w:hAnsiTheme="minorEastAsia"/>
        </w:rPr>
        <w:t xml:space="preserve">MY </w:t>
      </w:r>
      <w:proofErr w:type="spellStart"/>
      <w:r>
        <w:rPr>
          <w:rFonts w:asciiTheme="minorEastAsia" w:eastAsiaTheme="minorEastAsia" w:hAnsiTheme="minorEastAsia" w:hint="eastAsia"/>
        </w:rPr>
        <w:t>기프트카드로</w:t>
      </w:r>
      <w:proofErr w:type="spellEnd"/>
      <w:r>
        <w:rPr>
          <w:rFonts w:asciiTheme="minorEastAsia" w:eastAsiaTheme="minorEastAsia" w:hAnsiTheme="minorEastAsia" w:hint="eastAsia"/>
        </w:rPr>
        <w:t xml:space="preserve"> 등록한 카드를 목록에서 삭제하는 기능으로 </w:t>
      </w:r>
      <w:proofErr w:type="spellStart"/>
      <w:r>
        <w:rPr>
          <w:rFonts w:asciiTheme="minorEastAsia" w:eastAsiaTheme="minorEastAsia" w:hAnsiTheme="minorEastAsia" w:hint="eastAsia"/>
        </w:rPr>
        <w:t>실물카드</w:t>
      </w:r>
      <w:proofErr w:type="spellEnd"/>
      <w:r>
        <w:rPr>
          <w:rFonts w:asciiTheme="minorEastAsia" w:eastAsiaTheme="minorEastAsia" w:hAnsiTheme="minorEastAsia" w:hint="eastAsia"/>
        </w:rPr>
        <w:t>(</w:t>
      </w:r>
      <w:r>
        <w:rPr>
          <w:rFonts w:asciiTheme="minorEastAsia" w:eastAsiaTheme="minorEastAsia" w:hAnsiTheme="minorEastAsia"/>
        </w:rPr>
        <w:t>PVC)</w:t>
      </w:r>
      <w:r>
        <w:rPr>
          <w:rFonts w:asciiTheme="minorEastAsia" w:eastAsiaTheme="minorEastAsia" w:hAnsiTheme="minorEastAsia" w:hint="eastAsia"/>
        </w:rPr>
        <w:t xml:space="preserve">나 </w:t>
      </w:r>
      <w:r>
        <w:rPr>
          <w:rFonts w:asciiTheme="minorEastAsia" w:eastAsiaTheme="minorEastAsia" w:hAnsiTheme="minorEastAsia"/>
        </w:rPr>
        <w:t>MMS</w:t>
      </w:r>
      <w:r>
        <w:rPr>
          <w:rFonts w:asciiTheme="minorEastAsia" w:eastAsiaTheme="minorEastAsia" w:hAnsiTheme="minorEastAsia" w:hint="eastAsia"/>
        </w:rPr>
        <w:t>카드 사용과는 무관하다.</w:t>
      </w:r>
      <w:r>
        <w:rPr>
          <w:rFonts w:asciiTheme="minorEastAsia" w:eastAsiaTheme="minorEastAsia" w:hAnsiTheme="minorEastAsia"/>
        </w:rPr>
        <w:t xml:space="preserve"> </w:t>
      </w:r>
      <w:r w:rsidR="00C977CF">
        <w:rPr>
          <w:rFonts w:asciiTheme="minorEastAsia" w:eastAsiaTheme="minorEastAsia" w:hAnsiTheme="minorEastAsia"/>
        </w:rPr>
        <w:t>(</w:t>
      </w:r>
      <w:r w:rsidR="00C977CF">
        <w:rPr>
          <w:rFonts w:asciiTheme="minorEastAsia" w:eastAsiaTheme="minorEastAsia" w:hAnsiTheme="minorEastAsia" w:hint="eastAsia"/>
        </w:rPr>
        <w:t xml:space="preserve">카드 등록 해지 후 실물 혹은 </w:t>
      </w:r>
      <w:r w:rsidR="00C977CF">
        <w:rPr>
          <w:rFonts w:asciiTheme="minorEastAsia" w:eastAsiaTheme="minorEastAsia" w:hAnsiTheme="minorEastAsia"/>
        </w:rPr>
        <w:t xml:space="preserve">MMS </w:t>
      </w:r>
      <w:r w:rsidR="00C977CF">
        <w:rPr>
          <w:rFonts w:asciiTheme="minorEastAsia" w:eastAsiaTheme="minorEastAsia" w:hAnsiTheme="minorEastAsia" w:hint="eastAsia"/>
        </w:rPr>
        <w:t>카드 사용 가능)</w:t>
      </w:r>
    </w:p>
    <w:p w:rsidR="00C06138" w:rsidRDefault="00B4691E" w:rsidP="00B4691E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기프트카드를</w:t>
      </w:r>
      <w:proofErr w:type="spellEnd"/>
      <w:r>
        <w:rPr>
          <w:rFonts w:asciiTheme="minorEastAsia" w:eastAsiaTheme="minorEastAsia" w:hAnsiTheme="minorEastAsia" w:hint="eastAsia"/>
        </w:rPr>
        <w:t xml:space="preserve"> 등록 한 후 </w:t>
      </w:r>
      <w:r w:rsidR="00C06138">
        <w:rPr>
          <w:rFonts w:asciiTheme="minorEastAsia" w:eastAsiaTheme="minorEastAsia" w:hAnsiTheme="minorEastAsia" w:hint="eastAsia"/>
        </w:rPr>
        <w:t xml:space="preserve">사용하지 않는 카드에 대해서는 </w:t>
      </w:r>
      <w:proofErr w:type="spellStart"/>
      <w:r w:rsidR="00C06138">
        <w:rPr>
          <w:rFonts w:asciiTheme="minorEastAsia" w:eastAsiaTheme="minorEastAsia" w:hAnsiTheme="minorEastAsia" w:hint="eastAsia"/>
        </w:rPr>
        <w:t>잔액유무와</w:t>
      </w:r>
      <w:proofErr w:type="spellEnd"/>
      <w:r w:rsidR="00C06138">
        <w:rPr>
          <w:rFonts w:asciiTheme="minorEastAsia" w:eastAsiaTheme="minorEastAsia" w:hAnsiTheme="minorEastAsia" w:hint="eastAsia"/>
        </w:rPr>
        <w:t xml:space="preserve"> 상관없이 카드등록해지 처리가 가능하다. </w:t>
      </w:r>
    </w:p>
    <w:p w:rsidR="00B4691E" w:rsidRDefault="00C06138" w:rsidP="00DA16AC">
      <w:pPr>
        <w:pStyle w:val="a0"/>
        <w:rPr>
          <w:rFonts w:asciiTheme="minorEastAsia" w:eastAsiaTheme="minorEastAsia" w:hAnsiTheme="minorEastAsia"/>
        </w:rPr>
      </w:pPr>
      <w:r w:rsidRPr="00822CC4">
        <w:rPr>
          <w:rFonts w:asciiTheme="minorEastAsia" w:eastAsiaTheme="minorEastAsia" w:hAnsiTheme="minorEastAsia" w:hint="eastAsia"/>
        </w:rPr>
        <w:t xml:space="preserve">기프트카드 </w:t>
      </w:r>
      <w:r w:rsidR="00D869E7">
        <w:rPr>
          <w:rFonts w:asciiTheme="minorEastAsia" w:eastAsiaTheme="minorEastAsia" w:hAnsiTheme="minorEastAsia" w:hint="eastAsia"/>
        </w:rPr>
        <w:t xml:space="preserve">등록 해지 시 </w:t>
      </w:r>
      <w:proofErr w:type="spellStart"/>
      <w:r w:rsidR="00D869E7">
        <w:rPr>
          <w:rFonts w:asciiTheme="minorEastAsia" w:eastAsiaTheme="minorEastAsia" w:hAnsiTheme="minorEastAsia" w:hint="eastAsia"/>
        </w:rPr>
        <w:t>이용내역은</w:t>
      </w:r>
      <w:proofErr w:type="spellEnd"/>
      <w:r w:rsidR="00D869E7">
        <w:rPr>
          <w:rFonts w:asciiTheme="minorEastAsia" w:eastAsiaTheme="minorEastAsia" w:hAnsiTheme="minorEastAsia" w:hint="eastAsia"/>
        </w:rPr>
        <w:t xml:space="preserve"> 모두 삭제되며,</w:t>
      </w:r>
      <w:r w:rsidR="00D869E7">
        <w:rPr>
          <w:rFonts w:asciiTheme="minorEastAsia" w:eastAsiaTheme="minorEastAsia" w:hAnsiTheme="minorEastAsia"/>
        </w:rPr>
        <w:t xml:space="preserve"> MY </w:t>
      </w:r>
      <w:r w:rsidR="00D869E7">
        <w:rPr>
          <w:rFonts w:asciiTheme="minorEastAsia" w:eastAsiaTheme="minorEastAsia" w:hAnsiTheme="minorEastAsia" w:hint="eastAsia"/>
        </w:rPr>
        <w:t>기프트카드 목록에서 삭제된다.</w:t>
      </w:r>
      <w:r w:rsidR="00D869E7">
        <w:rPr>
          <w:rFonts w:asciiTheme="minorEastAsia" w:eastAsiaTheme="minorEastAsia" w:hAnsiTheme="minorEastAsia"/>
        </w:rPr>
        <w:t xml:space="preserve"> </w:t>
      </w:r>
    </w:p>
    <w:p w:rsidR="00D869E7" w:rsidRPr="00822CC4" w:rsidRDefault="00D869E7" w:rsidP="00DA16AC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기프트카드 등록 해지를 해도 </w:t>
      </w:r>
      <w:proofErr w:type="spellStart"/>
      <w:r>
        <w:rPr>
          <w:rFonts w:asciiTheme="minorEastAsia" w:eastAsiaTheme="minorEastAsia" w:hAnsiTheme="minorEastAsia" w:hint="eastAsia"/>
        </w:rPr>
        <w:t>실물카드</w:t>
      </w:r>
      <w:proofErr w:type="spellEnd"/>
      <w:r>
        <w:rPr>
          <w:rFonts w:asciiTheme="minorEastAsia" w:eastAsiaTheme="minorEastAsia" w:hAnsiTheme="minorEastAsia" w:hint="eastAsia"/>
        </w:rPr>
        <w:t xml:space="preserve"> 혹은 </w:t>
      </w:r>
      <w:r>
        <w:rPr>
          <w:rFonts w:asciiTheme="minorEastAsia" w:eastAsiaTheme="minorEastAsia" w:hAnsiTheme="minorEastAsia"/>
        </w:rPr>
        <w:t xml:space="preserve">MMS </w:t>
      </w:r>
      <w:r>
        <w:rPr>
          <w:rFonts w:asciiTheme="minorEastAsia" w:eastAsiaTheme="minorEastAsia" w:hAnsiTheme="minorEastAsia" w:hint="eastAsia"/>
        </w:rPr>
        <w:t>카드는 사용 가능하며,</w:t>
      </w:r>
      <w:r>
        <w:rPr>
          <w:rFonts w:asciiTheme="minorEastAsia" w:eastAsiaTheme="minorEastAsia" w:hAnsiTheme="minor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등록해지된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기프트카드는</w:t>
      </w:r>
      <w:proofErr w:type="spellEnd"/>
      <w:r>
        <w:rPr>
          <w:rFonts w:asciiTheme="minorEastAsia" w:eastAsiaTheme="minorEastAsia" w:hAnsiTheme="minorEastAsia" w:hint="eastAsia"/>
        </w:rPr>
        <w:t xml:space="preserve"> 기존 혹은 타 계정에 등록하여 사용 가능하다.</w:t>
      </w:r>
      <w:r>
        <w:rPr>
          <w:rFonts w:asciiTheme="minorEastAsia" w:eastAsiaTheme="minorEastAsia" w:hAnsiTheme="minorEastAsia"/>
        </w:rPr>
        <w:t xml:space="preserve"> </w:t>
      </w:r>
    </w:p>
    <w:p w:rsidR="00CD723B" w:rsidRDefault="00CD723B" w:rsidP="00CD723B">
      <w:pPr>
        <w:pStyle w:val="-2"/>
        <w:numPr>
          <w:ilvl w:val="0"/>
          <w:numId w:val="0"/>
        </w:numPr>
        <w:ind w:left="851"/>
        <w:rPr>
          <w:rFonts w:asciiTheme="minorEastAsia" w:eastAsiaTheme="minorEastAsia" w:hAnsiTheme="minorEastAsia" w:cs="Calibri"/>
        </w:rPr>
      </w:pPr>
    </w:p>
    <w:p w:rsidR="008226D9" w:rsidRDefault="004A095E" w:rsidP="00A64940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5" w:name="_Toc5379460"/>
      <w:r>
        <w:rPr>
          <w:rFonts w:asciiTheme="minorEastAsia" w:eastAsiaTheme="minorEastAsia" w:hAnsiTheme="minorEastAsia" w:cs="Calibri" w:hint="eastAsia"/>
        </w:rPr>
        <w:t xml:space="preserve">MY </w:t>
      </w:r>
      <w:r w:rsidR="008226D9">
        <w:rPr>
          <w:rFonts w:asciiTheme="minorEastAsia" w:eastAsiaTheme="minorEastAsia" w:hAnsiTheme="minorEastAsia" w:cs="Calibri" w:hint="eastAsia"/>
        </w:rPr>
        <w:t>기프트카드 통합/이전하기</w:t>
      </w:r>
      <w:bookmarkEnd w:id="15"/>
    </w:p>
    <w:p w:rsidR="00C122D4" w:rsidRDefault="00010460" w:rsidP="00CD723B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M</w:t>
      </w:r>
      <w:r>
        <w:rPr>
          <w:rFonts w:asciiTheme="minorEastAsia" w:eastAsiaTheme="minorEastAsia" w:hAnsiTheme="minorEastAsia"/>
        </w:rPr>
        <w:t xml:space="preserve">Y </w:t>
      </w:r>
      <w:proofErr w:type="spellStart"/>
      <w:r>
        <w:rPr>
          <w:rFonts w:asciiTheme="minorEastAsia" w:eastAsiaTheme="minorEastAsia" w:hAnsiTheme="minorEastAsia" w:hint="eastAsia"/>
        </w:rPr>
        <w:t>기프트카드로</w:t>
      </w:r>
      <w:proofErr w:type="spellEnd"/>
      <w:r>
        <w:rPr>
          <w:rFonts w:asciiTheme="minorEastAsia" w:eastAsiaTheme="minorEastAsia" w:hAnsiTheme="minorEastAsia" w:hint="eastAsia"/>
        </w:rPr>
        <w:t xml:space="preserve"> 등록된 여러 장의 기프트카드 금액을 </w:t>
      </w:r>
      <w:proofErr w:type="spellStart"/>
      <w:r w:rsidR="00C122D4">
        <w:rPr>
          <w:rFonts w:asciiTheme="minorEastAsia" w:eastAsiaTheme="minorEastAsia" w:hAnsiTheme="minorEastAsia" w:hint="eastAsia"/>
        </w:rPr>
        <w:t>대표카드로</w:t>
      </w:r>
      <w:proofErr w:type="spellEnd"/>
      <w:r w:rsidR="00C122D4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</w:rPr>
        <w:t>이동</w:t>
      </w:r>
      <w:r w:rsidR="003825FC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</w:rPr>
        <w:t>충전하거나 통합 충전</w:t>
      </w:r>
      <w:r w:rsidR="00C122D4">
        <w:rPr>
          <w:rFonts w:asciiTheme="minorEastAsia" w:eastAsiaTheme="minorEastAsia" w:hAnsiTheme="minorEastAsia" w:hint="eastAsia"/>
        </w:rPr>
        <w:t xml:space="preserve">할 수 있다. </w:t>
      </w:r>
    </w:p>
    <w:p w:rsidR="00CD723B" w:rsidRDefault="00C122D4" w:rsidP="00DA16AC">
      <w:pPr>
        <w:pStyle w:val="a0"/>
        <w:rPr>
          <w:rFonts w:asciiTheme="minorEastAsia" w:eastAsiaTheme="minorEastAsia" w:hAnsiTheme="minorEastAsia"/>
        </w:rPr>
      </w:pPr>
      <w:r w:rsidRPr="00C122D4">
        <w:rPr>
          <w:rFonts w:asciiTheme="minorEastAsia" w:eastAsiaTheme="minorEastAsia" w:hAnsiTheme="minorEastAsia" w:hint="eastAsia"/>
        </w:rPr>
        <w:t xml:space="preserve">통합/이전하기는 </w:t>
      </w:r>
      <w:proofErr w:type="spellStart"/>
      <w:r w:rsidRPr="00C122D4">
        <w:rPr>
          <w:rFonts w:asciiTheme="minorEastAsia" w:eastAsiaTheme="minorEastAsia" w:hAnsiTheme="minorEastAsia" w:hint="eastAsia"/>
        </w:rPr>
        <w:t>대표카드로</w:t>
      </w:r>
      <w:proofErr w:type="spellEnd"/>
      <w:r w:rsidRPr="00C122D4">
        <w:rPr>
          <w:rFonts w:asciiTheme="minorEastAsia" w:eastAsiaTheme="minorEastAsia" w:hAnsiTheme="minorEastAsia" w:hint="eastAsia"/>
        </w:rPr>
        <w:t xml:space="preserve"> 다른 카드의 금액을 이전하거나 통합 충전할 수 있다.</w:t>
      </w:r>
      <w:r w:rsidRPr="00C122D4">
        <w:rPr>
          <w:rFonts w:asciiTheme="minorEastAsia" w:eastAsiaTheme="minorEastAsia" w:hAnsiTheme="minorEastAsia"/>
        </w:rPr>
        <w:t xml:space="preserve"> </w:t>
      </w:r>
      <w:r w:rsidRPr="00C122D4">
        <w:rPr>
          <w:rFonts w:asciiTheme="minorEastAsia" w:eastAsiaTheme="minorEastAsia" w:hAnsiTheme="minorEastAsia" w:hint="eastAsia"/>
        </w:rPr>
        <w:t>(</w:t>
      </w:r>
      <w:proofErr w:type="spellStart"/>
      <w:r w:rsidRPr="00C122D4">
        <w:rPr>
          <w:rFonts w:asciiTheme="minorEastAsia" w:eastAsiaTheme="minorEastAsia" w:hAnsiTheme="minorEastAsia" w:hint="eastAsia"/>
        </w:rPr>
        <w:t>대표카드가</w:t>
      </w:r>
      <w:proofErr w:type="spellEnd"/>
      <w:r w:rsidRPr="00C122D4">
        <w:rPr>
          <w:rFonts w:asciiTheme="minorEastAsia" w:eastAsiaTheme="minorEastAsia" w:hAnsiTheme="minorEastAsia" w:hint="eastAsia"/>
        </w:rPr>
        <w:t xml:space="preserve"> 아닌 카드로 이전,</w:t>
      </w:r>
      <w:r w:rsidRPr="00C122D4">
        <w:rPr>
          <w:rFonts w:asciiTheme="minorEastAsia" w:eastAsiaTheme="minorEastAsia" w:hAnsiTheme="minorEastAsia"/>
        </w:rPr>
        <w:t xml:space="preserve"> </w:t>
      </w:r>
      <w:r w:rsidRPr="00C122D4">
        <w:rPr>
          <w:rFonts w:asciiTheme="minorEastAsia" w:eastAsiaTheme="minorEastAsia" w:hAnsiTheme="minorEastAsia" w:hint="eastAsia"/>
        </w:rPr>
        <w:t>통합은 불가)</w:t>
      </w:r>
    </w:p>
    <w:p w:rsidR="00224DBE" w:rsidRDefault="00224DBE" w:rsidP="00DA16AC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이전 대상 카드의 잔액은 모두 </w:t>
      </w:r>
      <w:proofErr w:type="spellStart"/>
      <w:r>
        <w:rPr>
          <w:rFonts w:asciiTheme="minorEastAsia" w:eastAsiaTheme="minorEastAsia" w:hAnsiTheme="minorEastAsia" w:hint="eastAsia"/>
        </w:rPr>
        <w:t>대표카드로</w:t>
      </w:r>
      <w:proofErr w:type="spellEnd"/>
      <w:r>
        <w:rPr>
          <w:rFonts w:asciiTheme="minorEastAsia" w:eastAsiaTheme="minorEastAsia" w:hAnsiTheme="minorEastAsia" w:hint="eastAsia"/>
        </w:rPr>
        <w:t xml:space="preserve"> 이전된다.</w:t>
      </w:r>
      <w:r>
        <w:rPr>
          <w:rFonts w:asciiTheme="minorEastAsia" w:eastAsiaTheme="minorEastAsia" w:hAnsiTheme="minorEastAsia"/>
        </w:rPr>
        <w:t xml:space="preserve"> (</w:t>
      </w:r>
      <w:r>
        <w:rPr>
          <w:rFonts w:asciiTheme="minorEastAsia" w:eastAsiaTheme="minorEastAsia" w:hAnsiTheme="minorEastAsia" w:hint="eastAsia"/>
        </w:rPr>
        <w:t>부분 금액 이전 불가)</w:t>
      </w:r>
    </w:p>
    <w:p w:rsidR="00224DBE" w:rsidRDefault="00224DBE" w:rsidP="00DA16AC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잔액을 이전처리하여 </w:t>
      </w:r>
      <w:r>
        <w:rPr>
          <w:rFonts w:asciiTheme="minorEastAsia" w:eastAsiaTheme="minorEastAsia" w:hAnsiTheme="minorEastAsia"/>
        </w:rPr>
        <w:t>0</w:t>
      </w:r>
      <w:r>
        <w:rPr>
          <w:rFonts w:asciiTheme="minorEastAsia" w:eastAsiaTheme="minorEastAsia" w:hAnsiTheme="minorEastAsia" w:hint="eastAsia"/>
        </w:rPr>
        <w:t xml:space="preserve">원이 된 </w:t>
      </w:r>
      <w:proofErr w:type="spellStart"/>
      <w:r>
        <w:rPr>
          <w:rFonts w:asciiTheme="minorEastAsia" w:eastAsiaTheme="minorEastAsia" w:hAnsiTheme="minorEastAsia" w:hint="eastAsia"/>
        </w:rPr>
        <w:t>기프트카드는</w:t>
      </w:r>
      <w:proofErr w:type="spellEnd"/>
      <w:r>
        <w:rPr>
          <w:rFonts w:asciiTheme="minorEastAsia" w:eastAsiaTheme="minorEastAsia" w:hAnsiTheme="minorEastAsia" w:hint="eastAsia"/>
        </w:rPr>
        <w:t xml:space="preserve"> 폐기처리되어 더 이상 사용할 수 없게 된다.</w:t>
      </w:r>
      <w:r>
        <w:rPr>
          <w:rFonts w:asciiTheme="minorEastAsia" w:eastAsiaTheme="minorEastAsia" w:hAnsiTheme="minorEastAsia"/>
        </w:rPr>
        <w:t xml:space="preserve"> </w:t>
      </w:r>
    </w:p>
    <w:p w:rsidR="00C96A87" w:rsidRPr="001D1A3B" w:rsidRDefault="00C96A87" w:rsidP="00C96A87">
      <w:pPr>
        <w:pStyle w:val="a0"/>
        <w:numPr>
          <w:ilvl w:val="0"/>
          <w:numId w:val="0"/>
        </w:numPr>
        <w:ind w:left="1134"/>
      </w:pPr>
    </w:p>
    <w:p w:rsidR="00C96A87" w:rsidRDefault="00C96A87" w:rsidP="00C96A87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  <w:r>
        <w:br w:type="page"/>
      </w:r>
    </w:p>
    <w:p w:rsidR="007A5CE7" w:rsidRDefault="007A5CE7" w:rsidP="001D1A3B">
      <w:pPr>
        <w:pStyle w:val="-1"/>
      </w:pPr>
      <w:bookmarkStart w:id="16" w:name="_Toc5379462"/>
      <w:r>
        <w:rPr>
          <w:rFonts w:hint="eastAsia"/>
        </w:rPr>
        <w:lastRenderedPageBreak/>
        <w:t>기프트카드 충전</w:t>
      </w:r>
      <w:r w:rsidR="006F1B81">
        <w:t>/</w:t>
      </w:r>
      <w:r w:rsidR="006F1B81">
        <w:rPr>
          <w:rFonts w:hint="eastAsia"/>
        </w:rPr>
        <w:t>구매/선물하기</w:t>
      </w:r>
      <w:bookmarkEnd w:id="16"/>
    </w:p>
    <w:p w:rsidR="001D714D" w:rsidRDefault="001D714D" w:rsidP="001D714D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7" w:name="_Toc5379463"/>
      <w:r>
        <w:rPr>
          <w:rFonts w:asciiTheme="minorEastAsia" w:eastAsiaTheme="minorEastAsia" w:hAnsiTheme="minorEastAsia" w:cs="Calibri" w:hint="eastAsia"/>
        </w:rPr>
        <w:t>기프트카드 충전</w:t>
      </w:r>
      <w:bookmarkEnd w:id="17"/>
    </w:p>
    <w:p w:rsidR="00C757C4" w:rsidRDefault="00C757C4" w:rsidP="00C757C4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8" w:name="_Toc5379464"/>
      <w:r>
        <w:rPr>
          <w:rFonts w:asciiTheme="minorEastAsia" w:eastAsiaTheme="minorEastAsia" w:hAnsiTheme="minorEastAsia" w:cs="Calibri" w:hint="eastAsia"/>
        </w:rPr>
        <w:t>기프트카드 충전하기</w:t>
      </w:r>
      <w:bookmarkEnd w:id="18"/>
      <w:r>
        <w:rPr>
          <w:rFonts w:asciiTheme="minorEastAsia" w:eastAsiaTheme="minorEastAsia" w:hAnsiTheme="minorEastAsia" w:cs="Calibri" w:hint="eastAsia"/>
        </w:rPr>
        <w:t xml:space="preserve"> </w:t>
      </w:r>
    </w:p>
    <w:p w:rsidR="007C4291" w:rsidRDefault="007C4291" w:rsidP="001D714D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기프트카드의</w:t>
      </w:r>
      <w:proofErr w:type="spellEnd"/>
      <w:r>
        <w:rPr>
          <w:rFonts w:asciiTheme="minorEastAsia" w:eastAsiaTheme="minorEastAsia" w:hAnsiTheme="minorEastAsia" w:hint="eastAsia"/>
        </w:rPr>
        <w:t xml:space="preserve"> 충전 기능은 회원이 등록한 </w:t>
      </w:r>
      <w:r>
        <w:rPr>
          <w:rFonts w:asciiTheme="minorEastAsia" w:eastAsiaTheme="minorEastAsia" w:hAnsiTheme="minorEastAsia"/>
        </w:rPr>
        <w:t xml:space="preserve">MY </w:t>
      </w:r>
      <w:proofErr w:type="spellStart"/>
      <w:r>
        <w:rPr>
          <w:rFonts w:asciiTheme="minorEastAsia" w:eastAsiaTheme="minorEastAsia" w:hAnsiTheme="minorEastAsia" w:hint="eastAsia"/>
        </w:rPr>
        <w:t>기프트카드에</w:t>
      </w:r>
      <w:proofErr w:type="spellEnd"/>
      <w:r>
        <w:rPr>
          <w:rFonts w:asciiTheme="minorEastAsia" w:eastAsiaTheme="minorEastAsia" w:hAnsiTheme="minorEastAsia" w:hint="eastAsia"/>
        </w:rPr>
        <w:t xml:space="preserve"> 대해 충전이 가능하다. </w:t>
      </w:r>
    </w:p>
    <w:p w:rsidR="007C4291" w:rsidRDefault="007C4291" w:rsidP="001D714D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충전 시 </w:t>
      </w:r>
      <w:proofErr w:type="spellStart"/>
      <w:r>
        <w:rPr>
          <w:rFonts w:asciiTheme="minorEastAsia" w:eastAsiaTheme="minorEastAsia" w:hAnsiTheme="minorEastAsia" w:hint="eastAsia"/>
        </w:rPr>
        <w:t>결제가능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 w:rsidR="00985605">
        <w:rPr>
          <w:rFonts w:asciiTheme="minorEastAsia" w:eastAsiaTheme="minorEastAsia" w:hAnsiTheme="minorEastAsia" w:hint="eastAsia"/>
        </w:rPr>
        <w:t>수단</w:t>
      </w:r>
      <w:r>
        <w:rPr>
          <w:rFonts w:asciiTheme="minorEastAsia" w:eastAsiaTheme="minorEastAsia" w:hAnsiTheme="minorEastAsia" w:hint="eastAsia"/>
        </w:rPr>
        <w:t xml:space="preserve">은 </w:t>
      </w: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신용카드</w:t>
      </w:r>
      <w:r>
        <w:rPr>
          <w:rFonts w:asciiTheme="minorEastAsia" w:eastAsiaTheme="minorEastAsia" w:hAnsiTheme="minorEastAsia"/>
        </w:rPr>
        <w:t>’, ‘</w:t>
      </w:r>
      <w:r>
        <w:rPr>
          <w:rFonts w:asciiTheme="minorEastAsia" w:eastAsiaTheme="minorEastAsia" w:hAnsiTheme="minorEastAsia" w:hint="eastAsia"/>
        </w:rPr>
        <w:t>실시간 계좌이체</w:t>
      </w: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>만 가능하다.</w:t>
      </w:r>
      <w:r>
        <w:rPr>
          <w:rFonts w:asciiTheme="minorEastAsia" w:eastAsiaTheme="minorEastAsia" w:hAnsiTheme="minorEastAsia"/>
        </w:rPr>
        <w:t xml:space="preserve"> </w:t>
      </w:r>
    </w:p>
    <w:p w:rsidR="007C4291" w:rsidRDefault="007C4291" w:rsidP="001D714D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충전 가능 금액은 최하 </w:t>
      </w:r>
      <w:r>
        <w:rPr>
          <w:rFonts w:asciiTheme="minorEastAsia" w:eastAsiaTheme="minorEastAsia" w:hAnsiTheme="minorEastAsia"/>
        </w:rPr>
        <w:t>5</w:t>
      </w:r>
      <w:r>
        <w:rPr>
          <w:rFonts w:asciiTheme="minorEastAsia" w:eastAsiaTheme="minorEastAsia" w:hAnsiTheme="minorEastAsia" w:hint="eastAsia"/>
        </w:rPr>
        <w:t>천원,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최대 </w:t>
      </w:r>
      <w:r>
        <w:rPr>
          <w:rFonts w:asciiTheme="minorEastAsia" w:eastAsiaTheme="minorEastAsia" w:hAnsiTheme="minorEastAsia"/>
        </w:rPr>
        <w:t>50</w:t>
      </w:r>
      <w:r>
        <w:rPr>
          <w:rFonts w:asciiTheme="minorEastAsia" w:eastAsiaTheme="minorEastAsia" w:hAnsiTheme="minorEastAsia" w:hint="eastAsia"/>
        </w:rPr>
        <w:t xml:space="preserve">만원까지 </w:t>
      </w:r>
      <w:r w:rsidR="0050301D">
        <w:rPr>
          <w:rFonts w:asciiTheme="minorEastAsia" w:eastAsiaTheme="minorEastAsia" w:hAnsiTheme="minorEastAsia" w:hint="eastAsia"/>
        </w:rPr>
        <w:t>만원</w:t>
      </w:r>
      <w:r w:rsidR="00985605">
        <w:rPr>
          <w:rFonts w:asciiTheme="minorEastAsia" w:eastAsiaTheme="minorEastAsia" w:hAnsiTheme="minorEastAsia" w:hint="eastAsia"/>
        </w:rPr>
        <w:t xml:space="preserve"> </w:t>
      </w:r>
      <w:r w:rsidR="0050301D">
        <w:rPr>
          <w:rFonts w:asciiTheme="minorEastAsia" w:eastAsiaTheme="minorEastAsia" w:hAnsiTheme="minorEastAsia" w:hint="eastAsia"/>
        </w:rPr>
        <w:t xml:space="preserve">단위로 </w:t>
      </w:r>
      <w:r>
        <w:rPr>
          <w:rFonts w:asciiTheme="minorEastAsia" w:eastAsiaTheme="minorEastAsia" w:hAnsiTheme="minorEastAsia" w:hint="eastAsia"/>
        </w:rPr>
        <w:t>가능하다.</w:t>
      </w:r>
      <w:r>
        <w:rPr>
          <w:rFonts w:asciiTheme="minorEastAsia" w:eastAsiaTheme="minorEastAsia" w:hAnsiTheme="minorEastAsia"/>
        </w:rPr>
        <w:t xml:space="preserve"> </w:t>
      </w:r>
    </w:p>
    <w:p w:rsidR="001D714D" w:rsidRDefault="001D714D" w:rsidP="001D714D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</w:p>
    <w:p w:rsidR="00C757C4" w:rsidRDefault="00C757C4" w:rsidP="00C757C4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9" w:name="_Toc5379465"/>
      <w:r>
        <w:rPr>
          <w:rFonts w:asciiTheme="minorEastAsia" w:eastAsiaTheme="minorEastAsia" w:hAnsiTheme="minorEastAsia" w:cs="Calibri" w:hint="eastAsia"/>
        </w:rPr>
        <w:t>기프트카드 충전 취소</w:t>
      </w:r>
      <w:bookmarkEnd w:id="19"/>
      <w:r>
        <w:rPr>
          <w:rFonts w:asciiTheme="minorEastAsia" w:eastAsiaTheme="minorEastAsia" w:hAnsiTheme="minorEastAsia" w:cs="Calibri" w:hint="eastAsia"/>
        </w:rPr>
        <w:t xml:space="preserve"> </w:t>
      </w:r>
    </w:p>
    <w:p w:rsidR="001D6892" w:rsidRDefault="001D6892" w:rsidP="00DA16AC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마이페이지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/>
        </w:rPr>
        <w:t xml:space="preserve">&gt; MY </w:t>
      </w:r>
      <w:r>
        <w:rPr>
          <w:rFonts w:asciiTheme="minorEastAsia" w:eastAsiaTheme="minorEastAsia" w:hAnsiTheme="minorEastAsia" w:hint="eastAsia"/>
        </w:rPr>
        <w:t xml:space="preserve">기프트카드 </w:t>
      </w:r>
      <w:r w:rsidR="00DA16AC">
        <w:rPr>
          <w:rFonts w:asciiTheme="minorEastAsia" w:eastAsiaTheme="minorEastAsia" w:hAnsiTheme="minorEastAsia" w:hint="eastAsia"/>
        </w:rPr>
        <w:t>구매/</w:t>
      </w:r>
      <w:proofErr w:type="spellStart"/>
      <w:r w:rsidR="00DA16AC">
        <w:rPr>
          <w:rFonts w:asciiTheme="minorEastAsia" w:eastAsiaTheme="minorEastAsia" w:hAnsiTheme="minorEastAsia" w:hint="eastAsia"/>
        </w:rPr>
        <w:t>선물내역</w:t>
      </w:r>
      <w:proofErr w:type="spellEnd"/>
      <w:r w:rsidR="00DA16AC">
        <w:rPr>
          <w:rFonts w:asciiTheme="minorEastAsia" w:eastAsiaTheme="minorEastAsia" w:hAnsiTheme="minorEastAsia" w:hint="eastAsia"/>
        </w:rPr>
        <w:t xml:space="preserve"> 메뉴에서 </w:t>
      </w:r>
      <w:r w:rsidR="00E67A9D">
        <w:rPr>
          <w:rFonts w:asciiTheme="minorEastAsia" w:eastAsiaTheme="minorEastAsia" w:hAnsiTheme="minorEastAsia" w:hint="eastAsia"/>
        </w:rPr>
        <w:t xml:space="preserve">충전한 </w:t>
      </w:r>
      <w:r w:rsidR="00DA16AC">
        <w:rPr>
          <w:rFonts w:asciiTheme="minorEastAsia" w:eastAsiaTheme="minorEastAsia" w:hAnsiTheme="minorEastAsia" w:hint="eastAsia"/>
        </w:rPr>
        <w:t xml:space="preserve">이력을 확인할 수 있다. </w:t>
      </w:r>
    </w:p>
    <w:p w:rsidR="00DA16AC" w:rsidRPr="008B0384" w:rsidRDefault="00B97010" w:rsidP="00985605">
      <w:pPr>
        <w:pStyle w:val="a0"/>
        <w:rPr>
          <w:rFonts w:asciiTheme="minorEastAsia" w:eastAsiaTheme="minorEastAsia" w:hAnsiTheme="minorEastAsia"/>
        </w:rPr>
      </w:pPr>
      <w:r w:rsidRPr="008B0384">
        <w:rPr>
          <w:rFonts w:asciiTheme="minorEastAsia" w:eastAsiaTheme="minorEastAsia" w:hAnsiTheme="minorEastAsia" w:hint="eastAsia"/>
        </w:rPr>
        <w:t xml:space="preserve">충전한 이력에 대한 취소 처리는 충전일 기준 </w:t>
      </w:r>
      <w:r w:rsidRPr="008B0384">
        <w:rPr>
          <w:rFonts w:asciiTheme="minorEastAsia" w:eastAsiaTheme="minorEastAsia" w:hAnsiTheme="minorEastAsia"/>
        </w:rPr>
        <w:t>7</w:t>
      </w:r>
      <w:r w:rsidRPr="008B0384">
        <w:rPr>
          <w:rFonts w:asciiTheme="minorEastAsia" w:eastAsiaTheme="minorEastAsia" w:hAnsiTheme="minorEastAsia" w:hint="eastAsia"/>
        </w:rPr>
        <w:t xml:space="preserve">일 이내인 경우, </w:t>
      </w:r>
      <w:proofErr w:type="spellStart"/>
      <w:r w:rsidRPr="008B0384">
        <w:rPr>
          <w:rFonts w:asciiTheme="minorEastAsia" w:eastAsiaTheme="minorEastAsia" w:hAnsiTheme="minorEastAsia" w:hint="eastAsia"/>
        </w:rPr>
        <w:t>사용이력이</w:t>
      </w:r>
      <w:proofErr w:type="spellEnd"/>
      <w:r w:rsidRPr="008B0384">
        <w:rPr>
          <w:rFonts w:asciiTheme="minorEastAsia" w:eastAsiaTheme="minorEastAsia" w:hAnsiTheme="minorEastAsia" w:hint="eastAsia"/>
        </w:rPr>
        <w:t xml:space="preserve"> 없는 경우만 </w:t>
      </w:r>
      <w:r w:rsidR="00E67A9D" w:rsidRPr="008B0384">
        <w:rPr>
          <w:rFonts w:asciiTheme="minorEastAsia" w:eastAsiaTheme="minorEastAsia" w:hAnsiTheme="minorEastAsia"/>
        </w:rPr>
        <w:t>[</w:t>
      </w:r>
      <w:proofErr w:type="spellStart"/>
      <w:r w:rsidR="00E67A9D" w:rsidRPr="008B0384">
        <w:rPr>
          <w:rFonts w:asciiTheme="minorEastAsia" w:eastAsiaTheme="minorEastAsia" w:hAnsiTheme="minorEastAsia" w:hint="eastAsia"/>
        </w:rPr>
        <w:t>결제</w:t>
      </w:r>
      <w:r w:rsidRPr="008B0384">
        <w:rPr>
          <w:rFonts w:asciiTheme="minorEastAsia" w:eastAsiaTheme="minorEastAsia" w:hAnsiTheme="minorEastAsia" w:hint="eastAsia"/>
        </w:rPr>
        <w:t>취소</w:t>
      </w:r>
      <w:proofErr w:type="spellEnd"/>
      <w:r w:rsidR="00E67A9D" w:rsidRPr="008B0384">
        <w:rPr>
          <w:rFonts w:asciiTheme="minorEastAsia" w:eastAsiaTheme="minorEastAsia" w:hAnsiTheme="minorEastAsia" w:hint="eastAsia"/>
        </w:rPr>
        <w:t>]</w:t>
      </w:r>
      <w:r w:rsidRPr="008B0384">
        <w:rPr>
          <w:rFonts w:asciiTheme="minorEastAsia" w:eastAsiaTheme="minorEastAsia" w:hAnsiTheme="minorEastAsia" w:hint="eastAsia"/>
        </w:rPr>
        <w:t xml:space="preserve"> 처리가 가능하다.</w:t>
      </w:r>
    </w:p>
    <w:p w:rsidR="007F40F5" w:rsidRDefault="007F40F5" w:rsidP="007F40F5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</w:p>
    <w:p w:rsidR="0097170C" w:rsidRPr="00F4270D" w:rsidRDefault="007F40F5" w:rsidP="0097170C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20" w:name="_Toc5379466"/>
      <w:r>
        <w:rPr>
          <w:rFonts w:asciiTheme="minorEastAsia" w:eastAsiaTheme="minorEastAsia" w:hAnsiTheme="minorEastAsia" w:cs="Calibri" w:hint="eastAsia"/>
        </w:rPr>
        <w:t>기프트카드 구매하기</w:t>
      </w:r>
      <w:bookmarkEnd w:id="20"/>
    </w:p>
    <w:p w:rsidR="00B15F06" w:rsidRDefault="00B15F06" w:rsidP="00B15F06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21" w:name="_Toc5379467"/>
      <w:r>
        <w:rPr>
          <w:rFonts w:asciiTheme="minorEastAsia" w:eastAsiaTheme="minorEastAsia" w:hAnsiTheme="minorEastAsia" w:cs="Calibri" w:hint="eastAsia"/>
        </w:rPr>
        <w:t>기프트카드 구매하기</w:t>
      </w:r>
      <w:bookmarkEnd w:id="21"/>
    </w:p>
    <w:p w:rsidR="00760D79" w:rsidRDefault="00760D79" w:rsidP="00760D79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구매/선물하기 기능은 회원(온라인,</w:t>
      </w:r>
      <w:r>
        <w:rPr>
          <w:rFonts w:asciiTheme="minorEastAsia" w:eastAsiaTheme="minorEastAsia" w:hAnsiTheme="minor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통합멤버십</w:t>
      </w:r>
      <w:proofErr w:type="spellEnd"/>
      <w:r>
        <w:rPr>
          <w:rFonts w:asciiTheme="minorEastAsia" w:eastAsiaTheme="minorEastAsia" w:hAnsiTheme="minorEastAsia" w:hint="eastAsia"/>
        </w:rPr>
        <w:t>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임직원)만 가능하며 비회원은 불가하다.</w:t>
      </w:r>
      <w:r>
        <w:rPr>
          <w:rFonts w:asciiTheme="minorEastAsia" w:eastAsiaTheme="minorEastAsia" w:hAnsiTheme="minorEastAsia"/>
        </w:rPr>
        <w:t xml:space="preserve"> </w:t>
      </w:r>
    </w:p>
    <w:p w:rsidR="00EE2C30" w:rsidRDefault="00EE2C30" w:rsidP="00701FD1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기프트카드 구매하기 </w:t>
      </w:r>
      <w:r>
        <w:rPr>
          <w:rFonts w:asciiTheme="minorEastAsia" w:eastAsiaTheme="minorEastAsia" w:hAnsiTheme="minorEastAsia"/>
        </w:rPr>
        <w:t xml:space="preserve">/ </w:t>
      </w:r>
      <w:r>
        <w:rPr>
          <w:rFonts w:asciiTheme="minorEastAsia" w:eastAsiaTheme="minorEastAsia" w:hAnsiTheme="minorEastAsia" w:hint="eastAsia"/>
        </w:rPr>
        <w:t xml:space="preserve">선물하기 기능은 동일한 기능으로 </w:t>
      </w: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나에게 선물하기</w:t>
      </w:r>
      <w:r>
        <w:rPr>
          <w:rFonts w:asciiTheme="minorEastAsia" w:eastAsiaTheme="minorEastAsia" w:hAnsiTheme="minorEastAsia"/>
        </w:rPr>
        <w:t xml:space="preserve">’ </w:t>
      </w:r>
      <w:r>
        <w:rPr>
          <w:rFonts w:asciiTheme="minorEastAsia" w:eastAsiaTheme="minorEastAsia" w:hAnsiTheme="minorEastAsia" w:hint="eastAsia"/>
        </w:rPr>
        <w:t>기능으로 구매하기를 진행할 수 있다.</w:t>
      </w:r>
      <w:r>
        <w:rPr>
          <w:rFonts w:asciiTheme="minorEastAsia" w:eastAsiaTheme="minorEastAsia" w:hAnsiTheme="minorEastAsia"/>
        </w:rPr>
        <w:t xml:space="preserve"> </w:t>
      </w:r>
    </w:p>
    <w:p w:rsidR="00D55567" w:rsidRPr="00701FD1" w:rsidRDefault="00D55567" w:rsidP="00701FD1">
      <w:pPr>
        <w:pStyle w:val="a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구매하기 가능한 금액은 최하 5천원,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최대 </w:t>
      </w:r>
      <w:r>
        <w:rPr>
          <w:rFonts w:asciiTheme="minorEastAsia" w:eastAsiaTheme="minorEastAsia" w:hAnsiTheme="minorEastAsia"/>
        </w:rPr>
        <w:t>50</w:t>
      </w:r>
      <w:r>
        <w:rPr>
          <w:rFonts w:asciiTheme="minorEastAsia" w:eastAsiaTheme="minorEastAsia" w:hAnsiTheme="minorEastAsia" w:hint="eastAsia"/>
        </w:rPr>
        <w:t>만원까지 만원 단위로 구매 가능하다.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 </w:t>
      </w:r>
    </w:p>
    <w:p w:rsidR="00192E1A" w:rsidRDefault="00192E1A" w:rsidP="00192E1A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</w:p>
    <w:p w:rsidR="00192E1A" w:rsidRDefault="009F2B60" w:rsidP="00192E1A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22" w:name="_Toc5379468"/>
      <w:r>
        <w:rPr>
          <w:rFonts w:asciiTheme="minorEastAsia" w:eastAsiaTheme="minorEastAsia" w:hAnsiTheme="minorEastAsia" w:cs="Calibri" w:hint="eastAsia"/>
        </w:rPr>
        <w:t xml:space="preserve">기프트카드 </w:t>
      </w:r>
      <w:r w:rsidR="00264588">
        <w:rPr>
          <w:rFonts w:asciiTheme="minorEastAsia" w:eastAsiaTheme="minorEastAsia" w:hAnsiTheme="minorEastAsia" w:cs="Calibri" w:hint="eastAsia"/>
        </w:rPr>
        <w:t>선물하기</w:t>
      </w:r>
      <w:bookmarkEnd w:id="22"/>
      <w:r w:rsidR="00264588">
        <w:rPr>
          <w:rFonts w:asciiTheme="minorEastAsia" w:eastAsiaTheme="minorEastAsia" w:hAnsiTheme="minorEastAsia" w:cs="Calibri" w:hint="eastAsia"/>
        </w:rPr>
        <w:t xml:space="preserve"> </w:t>
      </w:r>
    </w:p>
    <w:p w:rsidR="00264588" w:rsidRDefault="00264588" w:rsidP="00264588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23" w:name="_Toc5379469"/>
      <w:r>
        <w:rPr>
          <w:rFonts w:asciiTheme="minorEastAsia" w:eastAsiaTheme="minorEastAsia" w:hAnsiTheme="minorEastAsia" w:cs="Calibri" w:hint="eastAsia"/>
        </w:rPr>
        <w:t>기프트카드 선물하기</w:t>
      </w:r>
      <w:bookmarkEnd w:id="23"/>
      <w:r>
        <w:rPr>
          <w:rFonts w:asciiTheme="minorEastAsia" w:eastAsiaTheme="minorEastAsia" w:hAnsiTheme="minorEastAsia" w:cs="Calibri" w:hint="eastAsia"/>
        </w:rPr>
        <w:t xml:space="preserve"> </w:t>
      </w:r>
    </w:p>
    <w:p w:rsidR="00DC0675" w:rsidRDefault="00DC0675" w:rsidP="00DC0675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구매/선물하기 기능은 회원(온라인,</w:t>
      </w:r>
      <w:r>
        <w:rPr>
          <w:rFonts w:asciiTheme="minorEastAsia" w:eastAsiaTheme="minorEastAsia" w:hAnsiTheme="minor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통합멤버십</w:t>
      </w:r>
      <w:proofErr w:type="spellEnd"/>
      <w:r>
        <w:rPr>
          <w:rFonts w:asciiTheme="minorEastAsia" w:eastAsiaTheme="minorEastAsia" w:hAnsiTheme="minorEastAsia" w:hint="eastAsia"/>
        </w:rPr>
        <w:t>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임직원)만 가능하며 비회원은 불가하다.</w:t>
      </w:r>
      <w:r>
        <w:rPr>
          <w:rFonts w:asciiTheme="minorEastAsia" w:eastAsiaTheme="minorEastAsia" w:hAnsiTheme="minorEastAsia"/>
        </w:rPr>
        <w:t xml:space="preserve"> </w:t>
      </w:r>
    </w:p>
    <w:p w:rsidR="00192E1A" w:rsidRDefault="00D110AD" w:rsidP="00192E1A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기프트카드 선물하기 시 </w:t>
      </w:r>
      <w:proofErr w:type="spellStart"/>
      <w:r w:rsidR="00DC0675">
        <w:rPr>
          <w:rFonts w:asciiTheme="minorEastAsia" w:eastAsiaTheme="minorEastAsia" w:hAnsiTheme="minorEastAsia" w:hint="eastAsia"/>
        </w:rPr>
        <w:t>선물받는</w:t>
      </w:r>
      <w:proofErr w:type="spellEnd"/>
      <w:r w:rsidR="00DC0675">
        <w:rPr>
          <w:rFonts w:asciiTheme="minorEastAsia" w:eastAsiaTheme="minorEastAsia" w:hAnsiTheme="minorEastAsia" w:hint="eastAsia"/>
        </w:rPr>
        <w:t xml:space="preserve"> 사람은 </w:t>
      </w:r>
      <w:r w:rsidR="00985605">
        <w:rPr>
          <w:rFonts w:asciiTheme="minorEastAsia" w:eastAsiaTheme="minorEastAsia" w:hAnsiTheme="minorEastAsia"/>
        </w:rPr>
        <w:t>1</w:t>
      </w:r>
      <w:r w:rsidR="00985605">
        <w:rPr>
          <w:rFonts w:asciiTheme="minorEastAsia" w:eastAsiaTheme="minorEastAsia" w:hAnsiTheme="minorEastAsia" w:hint="eastAsia"/>
        </w:rPr>
        <w:t xml:space="preserve">명만 </w:t>
      </w:r>
      <w:r w:rsidR="00DC0675">
        <w:rPr>
          <w:rFonts w:asciiTheme="minorEastAsia" w:eastAsiaTheme="minorEastAsia" w:hAnsiTheme="minorEastAsia" w:hint="eastAsia"/>
        </w:rPr>
        <w:t xml:space="preserve">등록하여 </w:t>
      </w:r>
      <w:r w:rsidR="00985605">
        <w:rPr>
          <w:rFonts w:asciiTheme="minorEastAsia" w:eastAsiaTheme="minorEastAsia" w:hAnsiTheme="minorEastAsia" w:hint="eastAsia"/>
        </w:rPr>
        <w:t>가능</w:t>
      </w:r>
      <w:r w:rsidR="00DC0675">
        <w:rPr>
          <w:rFonts w:asciiTheme="minorEastAsia" w:eastAsiaTheme="minorEastAsia" w:hAnsiTheme="minorEastAsia" w:hint="eastAsia"/>
        </w:rPr>
        <w:t>하다.</w:t>
      </w:r>
      <w:r w:rsidR="00DC0675">
        <w:rPr>
          <w:rFonts w:asciiTheme="minorEastAsia" w:eastAsiaTheme="minorEastAsia" w:hAnsiTheme="minorEastAsia"/>
        </w:rPr>
        <w:t xml:space="preserve"> </w:t>
      </w:r>
    </w:p>
    <w:p w:rsidR="00DC0675" w:rsidRDefault="00DC0675" w:rsidP="00192E1A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선물하기 시 등록하는 받는 사람의 개인정보는 </w:t>
      </w:r>
      <w:r>
        <w:rPr>
          <w:rFonts w:asciiTheme="minorEastAsia" w:eastAsiaTheme="minorEastAsia" w:hAnsiTheme="minorEastAsia"/>
        </w:rPr>
        <w:t>3</w:t>
      </w:r>
      <w:r>
        <w:rPr>
          <w:rFonts w:asciiTheme="minorEastAsia" w:eastAsiaTheme="minorEastAsia" w:hAnsiTheme="minorEastAsia" w:hint="eastAsia"/>
        </w:rPr>
        <w:t xml:space="preserve">개월만 보관 후 삭제한다. </w:t>
      </w:r>
    </w:p>
    <w:p w:rsidR="00985605" w:rsidRPr="00562CB6" w:rsidRDefault="00562CB6" w:rsidP="00D35B98">
      <w:pPr>
        <w:pStyle w:val="a0"/>
        <w:rPr>
          <w:rFonts w:asciiTheme="minorEastAsia" w:eastAsiaTheme="minorEastAsia" w:hAnsiTheme="minorEastAsia"/>
        </w:rPr>
      </w:pPr>
      <w:r w:rsidRPr="00562CB6">
        <w:rPr>
          <w:rFonts w:asciiTheme="minorEastAsia" w:eastAsiaTheme="minorEastAsia" w:hAnsiTheme="minorEastAsia" w:hint="eastAsia"/>
        </w:rPr>
        <w:t>선물하기 가능한 금액은 최</w:t>
      </w:r>
      <w:r w:rsidR="00D55567">
        <w:rPr>
          <w:rFonts w:asciiTheme="minorEastAsia" w:eastAsiaTheme="minorEastAsia" w:hAnsiTheme="minorEastAsia" w:hint="eastAsia"/>
        </w:rPr>
        <w:t>하</w:t>
      </w:r>
      <w:r w:rsidRPr="00562CB6">
        <w:rPr>
          <w:rFonts w:asciiTheme="minorEastAsia" w:eastAsiaTheme="minorEastAsia" w:hAnsiTheme="minorEastAsia" w:hint="eastAsia"/>
        </w:rPr>
        <w:t xml:space="preserve"> </w:t>
      </w:r>
      <w:r w:rsidRPr="00562CB6">
        <w:rPr>
          <w:rFonts w:asciiTheme="minorEastAsia" w:eastAsiaTheme="minorEastAsia" w:hAnsiTheme="minorEastAsia"/>
        </w:rPr>
        <w:t>5</w:t>
      </w:r>
      <w:r w:rsidRPr="00562CB6">
        <w:rPr>
          <w:rFonts w:asciiTheme="minorEastAsia" w:eastAsiaTheme="minorEastAsia" w:hAnsiTheme="minorEastAsia" w:hint="eastAsia"/>
        </w:rPr>
        <w:t>천원,</w:t>
      </w:r>
      <w:r w:rsidRPr="00562CB6">
        <w:rPr>
          <w:rFonts w:asciiTheme="minorEastAsia" w:eastAsiaTheme="minorEastAsia" w:hAnsiTheme="minorEastAsia"/>
        </w:rPr>
        <w:t xml:space="preserve"> </w:t>
      </w:r>
      <w:r w:rsidRPr="00562CB6">
        <w:rPr>
          <w:rFonts w:asciiTheme="minorEastAsia" w:eastAsiaTheme="minorEastAsia" w:hAnsiTheme="minorEastAsia" w:hint="eastAsia"/>
        </w:rPr>
        <w:t xml:space="preserve">최대 </w:t>
      </w:r>
      <w:r w:rsidRPr="00562CB6">
        <w:rPr>
          <w:rFonts w:asciiTheme="minorEastAsia" w:eastAsiaTheme="minorEastAsia" w:hAnsiTheme="minorEastAsia"/>
        </w:rPr>
        <w:t>50</w:t>
      </w:r>
      <w:r w:rsidRPr="00562CB6">
        <w:rPr>
          <w:rFonts w:asciiTheme="minorEastAsia" w:eastAsiaTheme="minorEastAsia" w:hAnsiTheme="minorEastAsia" w:hint="eastAsia"/>
        </w:rPr>
        <w:t xml:space="preserve">만원까지 만원 단위로 선물 가능하다. </w:t>
      </w:r>
    </w:p>
    <w:p w:rsidR="00264588" w:rsidRDefault="00264588" w:rsidP="00921B87">
      <w:pPr>
        <w:pStyle w:val="a0"/>
        <w:numPr>
          <w:ilvl w:val="0"/>
          <w:numId w:val="0"/>
        </w:numPr>
        <w:ind w:left="737"/>
        <w:rPr>
          <w:rFonts w:asciiTheme="minorEastAsia" w:eastAsiaTheme="minorEastAsia" w:hAnsiTheme="minorEastAsia"/>
        </w:rPr>
      </w:pPr>
    </w:p>
    <w:p w:rsidR="00264588" w:rsidRDefault="00264588" w:rsidP="00264588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24" w:name="_Toc5379470"/>
      <w:r>
        <w:rPr>
          <w:rFonts w:asciiTheme="minorEastAsia" w:eastAsiaTheme="minorEastAsia" w:hAnsiTheme="minorEastAsia" w:cs="Calibri" w:hint="eastAsia"/>
        </w:rPr>
        <w:lastRenderedPageBreak/>
        <w:t>기프트카드 선물 거절하기</w:t>
      </w:r>
      <w:bookmarkEnd w:id="24"/>
    </w:p>
    <w:p w:rsidR="00264588" w:rsidRDefault="00D110AD" w:rsidP="00264588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기프트카드 </w:t>
      </w:r>
      <w:proofErr w:type="spellStart"/>
      <w:r>
        <w:rPr>
          <w:rFonts w:asciiTheme="minorEastAsia" w:eastAsiaTheme="minorEastAsia" w:hAnsiTheme="minorEastAsia" w:hint="eastAsia"/>
        </w:rPr>
        <w:t>선물받은</w:t>
      </w:r>
      <w:proofErr w:type="spellEnd"/>
      <w:r>
        <w:rPr>
          <w:rFonts w:asciiTheme="minorEastAsia" w:eastAsiaTheme="minorEastAsia" w:hAnsiTheme="minorEastAsia" w:hint="eastAsia"/>
        </w:rPr>
        <w:t xml:space="preserve"> 사람은 </w:t>
      </w:r>
      <w:proofErr w:type="spellStart"/>
      <w:r w:rsidR="005F6918">
        <w:rPr>
          <w:rFonts w:asciiTheme="minorEastAsia" w:eastAsiaTheme="minorEastAsia" w:hAnsiTheme="minorEastAsia" w:hint="eastAsia"/>
        </w:rPr>
        <w:t>선물받은</w:t>
      </w:r>
      <w:proofErr w:type="spellEnd"/>
      <w:r w:rsidR="005F6918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5F6918">
        <w:rPr>
          <w:rFonts w:asciiTheme="minorEastAsia" w:eastAsiaTheme="minorEastAsia" w:hAnsiTheme="minorEastAsia" w:hint="eastAsia"/>
        </w:rPr>
        <w:t>기프트카드에</w:t>
      </w:r>
      <w:proofErr w:type="spellEnd"/>
      <w:r w:rsidR="005F6918">
        <w:rPr>
          <w:rFonts w:asciiTheme="minorEastAsia" w:eastAsiaTheme="minorEastAsia" w:hAnsiTheme="minorEastAsia" w:hint="eastAsia"/>
        </w:rPr>
        <w:t xml:space="preserve"> 대한 거절을 할 수가 있다.</w:t>
      </w:r>
      <w:r w:rsidR="005F6918">
        <w:rPr>
          <w:rFonts w:asciiTheme="minorEastAsia" w:eastAsiaTheme="minorEastAsia" w:hAnsiTheme="minorEastAsia"/>
        </w:rPr>
        <w:t xml:space="preserve"> </w:t>
      </w:r>
    </w:p>
    <w:p w:rsidR="00264588" w:rsidRPr="00C829E3" w:rsidRDefault="005F6918" w:rsidP="00C829E3">
      <w:pPr>
        <w:pStyle w:val="a0"/>
        <w:rPr>
          <w:rFonts w:asciiTheme="minorEastAsia" w:eastAsiaTheme="minorEastAsia" w:hAnsiTheme="minorEastAsia" w:hint="eastAsia"/>
        </w:rPr>
      </w:pPr>
      <w:proofErr w:type="spellStart"/>
      <w:r w:rsidRPr="005F6918">
        <w:rPr>
          <w:rFonts w:asciiTheme="minorEastAsia" w:eastAsiaTheme="minorEastAsia" w:hAnsiTheme="minorEastAsia" w:hint="eastAsia"/>
        </w:rPr>
        <w:t>선물받은</w:t>
      </w:r>
      <w:proofErr w:type="spellEnd"/>
      <w:r w:rsidRPr="005F6918">
        <w:rPr>
          <w:rFonts w:asciiTheme="minorEastAsia" w:eastAsiaTheme="minorEastAsia" w:hAnsiTheme="minorEastAsia" w:hint="eastAsia"/>
        </w:rPr>
        <w:t xml:space="preserve"> </w:t>
      </w:r>
      <w:r w:rsidRPr="005F6918">
        <w:rPr>
          <w:rFonts w:asciiTheme="minorEastAsia" w:eastAsiaTheme="minorEastAsia" w:hAnsiTheme="minorEastAsia"/>
        </w:rPr>
        <w:t xml:space="preserve">MMS </w:t>
      </w:r>
      <w:r w:rsidRPr="005F6918">
        <w:rPr>
          <w:rFonts w:asciiTheme="minorEastAsia" w:eastAsiaTheme="minorEastAsia" w:hAnsiTheme="minorEastAsia" w:hint="eastAsia"/>
        </w:rPr>
        <w:t xml:space="preserve">내 거절하기 </w:t>
      </w:r>
      <w:r w:rsidRPr="005F6918">
        <w:rPr>
          <w:rFonts w:asciiTheme="minorEastAsia" w:eastAsiaTheme="minorEastAsia" w:hAnsiTheme="minorEastAsia"/>
        </w:rPr>
        <w:t>URL</w:t>
      </w:r>
      <w:r w:rsidRPr="005F6918">
        <w:rPr>
          <w:rFonts w:asciiTheme="minorEastAsia" w:eastAsiaTheme="minorEastAsia" w:hAnsiTheme="minorEastAsia" w:hint="eastAsia"/>
        </w:rPr>
        <w:t>을 통해 거절하기 시,</w:t>
      </w:r>
      <w:r w:rsidRPr="005F6918">
        <w:rPr>
          <w:rFonts w:asciiTheme="minorEastAsia" w:eastAsiaTheme="minorEastAsia" w:hAnsiTheme="minorEastAsia"/>
        </w:rPr>
        <w:t xml:space="preserve"> </w:t>
      </w:r>
      <w:proofErr w:type="spellStart"/>
      <w:r w:rsidRPr="005F6918">
        <w:rPr>
          <w:rFonts w:asciiTheme="minorEastAsia" w:eastAsiaTheme="minorEastAsia" w:hAnsiTheme="minorEastAsia" w:hint="eastAsia"/>
        </w:rPr>
        <w:t>선물받은</w:t>
      </w:r>
      <w:proofErr w:type="spellEnd"/>
      <w:r w:rsidRPr="005F6918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F6918">
        <w:rPr>
          <w:rFonts w:asciiTheme="minorEastAsia" w:eastAsiaTheme="minorEastAsia" w:hAnsiTheme="minorEastAsia" w:hint="eastAsia"/>
        </w:rPr>
        <w:t>기프트카드는</w:t>
      </w:r>
      <w:proofErr w:type="spellEnd"/>
      <w:r w:rsidRPr="005F6918">
        <w:rPr>
          <w:rFonts w:asciiTheme="minorEastAsia" w:eastAsiaTheme="minorEastAsia" w:hAnsiTheme="minorEastAsia" w:hint="eastAsia"/>
        </w:rPr>
        <w:t xml:space="preserve"> 거절되어 </w:t>
      </w:r>
      <w:r>
        <w:rPr>
          <w:rFonts w:asciiTheme="minorEastAsia" w:eastAsiaTheme="minorEastAsia" w:hAnsiTheme="minorEastAsia" w:hint="eastAsia"/>
        </w:rPr>
        <w:t xml:space="preserve">선물 </w:t>
      </w:r>
      <w:proofErr w:type="spellStart"/>
      <w:r w:rsidRPr="005F6918">
        <w:rPr>
          <w:rFonts w:asciiTheme="minorEastAsia" w:eastAsiaTheme="minorEastAsia" w:hAnsiTheme="minorEastAsia" w:hint="eastAsia"/>
        </w:rPr>
        <w:t>결제건에</w:t>
      </w:r>
      <w:proofErr w:type="spellEnd"/>
      <w:r w:rsidRPr="005F6918">
        <w:rPr>
          <w:rFonts w:asciiTheme="minorEastAsia" w:eastAsiaTheme="minorEastAsia" w:hAnsiTheme="minorEastAsia" w:hint="eastAsia"/>
        </w:rPr>
        <w:t xml:space="preserve"> 대해 </w:t>
      </w:r>
      <w:r w:rsidR="00D745AE">
        <w:rPr>
          <w:rFonts w:asciiTheme="minorEastAsia" w:eastAsiaTheme="minorEastAsia" w:hAnsiTheme="minorEastAsia" w:hint="eastAsia"/>
        </w:rPr>
        <w:t xml:space="preserve">즉시 </w:t>
      </w:r>
      <w:proofErr w:type="spellStart"/>
      <w:r w:rsidRPr="005F6918">
        <w:rPr>
          <w:rFonts w:asciiTheme="minorEastAsia" w:eastAsiaTheme="minorEastAsia" w:hAnsiTheme="minorEastAsia" w:hint="eastAsia"/>
        </w:rPr>
        <w:t>취소처리된다</w:t>
      </w:r>
      <w:proofErr w:type="spellEnd"/>
      <w:r w:rsidRPr="005F6918">
        <w:rPr>
          <w:rFonts w:asciiTheme="minorEastAsia" w:eastAsiaTheme="minorEastAsia" w:hAnsiTheme="minorEastAsia" w:hint="eastAsia"/>
        </w:rPr>
        <w:t>.</w:t>
      </w:r>
    </w:p>
    <w:p w:rsidR="00192E1A" w:rsidRDefault="00192E1A" w:rsidP="00B5357D">
      <w:pPr>
        <w:pStyle w:val="a0"/>
        <w:numPr>
          <w:ilvl w:val="0"/>
          <w:numId w:val="0"/>
        </w:numPr>
        <w:ind w:left="1134"/>
      </w:pPr>
    </w:p>
    <w:p w:rsidR="008300C8" w:rsidRDefault="00E93D9C" w:rsidP="007E2BE6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25" w:name="_Toc5379471"/>
      <w:r>
        <w:rPr>
          <w:rFonts w:asciiTheme="minorEastAsia" w:eastAsiaTheme="minorEastAsia" w:hAnsiTheme="minorEastAsia" w:cs="Calibri" w:hint="eastAsia"/>
        </w:rPr>
        <w:t xml:space="preserve">기프트카드 </w:t>
      </w:r>
      <w:r w:rsidR="00A746D1">
        <w:rPr>
          <w:rFonts w:asciiTheme="minorEastAsia" w:eastAsiaTheme="minorEastAsia" w:hAnsiTheme="minorEastAsia" w:cs="Calibri" w:hint="eastAsia"/>
        </w:rPr>
        <w:t>구매내역 조회</w:t>
      </w:r>
      <w:bookmarkEnd w:id="25"/>
    </w:p>
    <w:p w:rsidR="00A746D1" w:rsidRDefault="00A746D1" w:rsidP="00A746D1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26" w:name="_Toc5379472"/>
      <w:r>
        <w:rPr>
          <w:rFonts w:asciiTheme="minorEastAsia" w:eastAsiaTheme="minorEastAsia" w:hAnsiTheme="minorEastAsia" w:cs="Calibri" w:hint="eastAsia"/>
        </w:rPr>
        <w:t>기프트카드 구매내역 조회</w:t>
      </w:r>
      <w:bookmarkEnd w:id="26"/>
    </w:p>
    <w:p w:rsidR="00965DB5" w:rsidRDefault="003279EE" w:rsidP="006B1FD5">
      <w:pPr>
        <w:pStyle w:val="a0"/>
        <w:rPr>
          <w:rFonts w:asciiTheme="minorEastAsia" w:eastAsiaTheme="minorEastAsia" w:hAnsiTheme="minorEastAsia"/>
        </w:rPr>
      </w:pPr>
      <w:r w:rsidRPr="003279EE">
        <w:rPr>
          <w:rFonts w:asciiTheme="minorEastAsia" w:eastAsiaTheme="minorEastAsia" w:hAnsiTheme="minorEastAsia" w:hint="eastAsia"/>
        </w:rPr>
        <w:t xml:space="preserve">회원이 보유한 </w:t>
      </w:r>
      <w:r w:rsidRPr="003279EE">
        <w:rPr>
          <w:rFonts w:asciiTheme="minorEastAsia" w:eastAsiaTheme="minorEastAsia" w:hAnsiTheme="minorEastAsia"/>
        </w:rPr>
        <w:t xml:space="preserve">MY </w:t>
      </w:r>
      <w:proofErr w:type="spellStart"/>
      <w:r w:rsidRPr="003279EE">
        <w:rPr>
          <w:rFonts w:asciiTheme="minorEastAsia" w:eastAsiaTheme="minorEastAsia" w:hAnsiTheme="minorEastAsia" w:hint="eastAsia"/>
        </w:rPr>
        <w:t>기프트카드</w:t>
      </w:r>
      <w:r w:rsidR="003765F8" w:rsidRPr="003279EE">
        <w:rPr>
          <w:rFonts w:asciiTheme="minorEastAsia" w:eastAsiaTheme="minorEastAsia" w:hAnsiTheme="minorEastAsia" w:hint="eastAsia"/>
        </w:rPr>
        <w:t>의</w:t>
      </w:r>
      <w:proofErr w:type="spellEnd"/>
      <w:r w:rsidR="003765F8" w:rsidRPr="003279EE">
        <w:rPr>
          <w:rFonts w:asciiTheme="minorEastAsia" w:eastAsiaTheme="minorEastAsia" w:hAnsiTheme="minorEastAsia" w:hint="eastAsia"/>
        </w:rPr>
        <w:t xml:space="preserve"> </w:t>
      </w:r>
      <w:r w:rsidR="000F2234" w:rsidRPr="003279EE">
        <w:rPr>
          <w:rFonts w:asciiTheme="minorEastAsia" w:eastAsiaTheme="minorEastAsia" w:hAnsiTheme="minorEastAsia" w:hint="eastAsia"/>
        </w:rPr>
        <w:t>충전</w:t>
      </w:r>
      <w:r w:rsidR="008A2DA3" w:rsidRPr="003279EE">
        <w:rPr>
          <w:rFonts w:asciiTheme="minorEastAsia" w:eastAsiaTheme="minorEastAsia" w:hAnsiTheme="minorEastAsia" w:hint="eastAsia"/>
        </w:rPr>
        <w:t>/구매</w:t>
      </w:r>
      <w:r w:rsidR="000F2234" w:rsidRPr="003279EE">
        <w:rPr>
          <w:rFonts w:asciiTheme="minorEastAsia" w:eastAsiaTheme="minorEastAsia" w:hAnsiTheme="minorEastAsia" w:hint="eastAsia"/>
        </w:rPr>
        <w:t>/선물/교환</w:t>
      </w:r>
      <w:r w:rsidRPr="003279EE">
        <w:rPr>
          <w:rFonts w:asciiTheme="minorEastAsia" w:eastAsiaTheme="minorEastAsia" w:hAnsiTheme="minorEastAsia" w:hint="eastAsia"/>
        </w:rPr>
        <w:t xml:space="preserve">에 대한 이력은 </w:t>
      </w:r>
      <w:proofErr w:type="spellStart"/>
      <w:r>
        <w:rPr>
          <w:rFonts w:asciiTheme="minorEastAsia" w:eastAsiaTheme="minorEastAsia" w:hAnsiTheme="minorEastAsia" w:hint="eastAsia"/>
        </w:rPr>
        <w:t>마이페이지</w:t>
      </w:r>
      <w:proofErr w:type="spellEnd"/>
      <w:r w:rsidR="003765F8" w:rsidRPr="003279EE">
        <w:rPr>
          <w:rFonts w:asciiTheme="minorEastAsia" w:eastAsiaTheme="minorEastAsia" w:hAnsiTheme="minorEastAsia" w:hint="eastAsia"/>
        </w:rPr>
        <w:t xml:space="preserve"> 내 </w:t>
      </w:r>
      <w:r w:rsidR="003765F8" w:rsidRPr="003279EE">
        <w:rPr>
          <w:rFonts w:asciiTheme="minorEastAsia" w:eastAsiaTheme="minorEastAsia" w:hAnsiTheme="minorEastAsia"/>
        </w:rPr>
        <w:t>‘</w:t>
      </w:r>
      <w:r w:rsidR="003765F8" w:rsidRPr="003279EE">
        <w:rPr>
          <w:rFonts w:asciiTheme="minorEastAsia" w:eastAsiaTheme="minorEastAsia" w:hAnsiTheme="minorEastAsia" w:hint="eastAsia"/>
        </w:rPr>
        <w:t>기프트카드 구매내역</w:t>
      </w:r>
      <w:r w:rsidR="003765F8" w:rsidRPr="003279EE">
        <w:rPr>
          <w:rFonts w:asciiTheme="minorEastAsia" w:eastAsiaTheme="minorEastAsia" w:hAnsiTheme="minorEastAsia"/>
        </w:rPr>
        <w:t>’</w:t>
      </w:r>
      <w:r w:rsidR="003765F8" w:rsidRPr="003279EE">
        <w:rPr>
          <w:rFonts w:asciiTheme="minorEastAsia" w:eastAsiaTheme="minorEastAsia" w:hAnsiTheme="minorEastAsia" w:hint="eastAsia"/>
        </w:rPr>
        <w:t xml:space="preserve">에서 조회할 수 있다. </w:t>
      </w:r>
    </w:p>
    <w:p w:rsidR="003279EE" w:rsidRDefault="003279EE" w:rsidP="006B1FD5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기프트카드 </w:t>
      </w:r>
      <w:proofErr w:type="spellStart"/>
      <w:r>
        <w:rPr>
          <w:rFonts w:asciiTheme="minorEastAsia" w:eastAsiaTheme="minorEastAsia" w:hAnsiTheme="minorEastAsia" w:hint="eastAsia"/>
        </w:rPr>
        <w:t>구매이력</w:t>
      </w:r>
      <w:proofErr w:type="spellEnd"/>
      <w:r>
        <w:rPr>
          <w:rFonts w:asciiTheme="minorEastAsia" w:eastAsiaTheme="minorEastAsia" w:hAnsiTheme="minorEastAsia" w:hint="eastAsia"/>
        </w:rPr>
        <w:t xml:space="preserve"> 정보는 충전,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구매/선물,</w:t>
      </w:r>
      <w:r>
        <w:rPr>
          <w:rFonts w:asciiTheme="minorEastAsia" w:eastAsiaTheme="minorEastAsia" w:hAnsiTheme="minor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카카오톡</w:t>
      </w:r>
      <w:proofErr w:type="spellEnd"/>
      <w:r>
        <w:rPr>
          <w:rFonts w:asciiTheme="minorEastAsia" w:eastAsiaTheme="minorEastAsia" w:hAnsiTheme="minorEastAsia" w:hint="eastAsia"/>
        </w:rPr>
        <w:t xml:space="preserve"> 선물교환으로 구분되며,</w:t>
      </w:r>
      <w:r>
        <w:rPr>
          <w:rFonts w:asciiTheme="minorEastAsia" w:eastAsiaTheme="minorEastAsia" w:hAnsiTheme="minor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구매이력의</w:t>
      </w:r>
      <w:proofErr w:type="spellEnd"/>
      <w:r>
        <w:rPr>
          <w:rFonts w:asciiTheme="minorEastAsia" w:eastAsiaTheme="minorEastAsia" w:hAnsiTheme="minorEastAsia" w:hint="eastAsia"/>
        </w:rPr>
        <w:t xml:space="preserve"> 상태는 결제완료,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취소로 구분된다.</w:t>
      </w:r>
      <w:r>
        <w:rPr>
          <w:rFonts w:asciiTheme="minorEastAsia" w:eastAsiaTheme="minorEastAsia" w:hAnsiTheme="minorEastAsia"/>
        </w:rPr>
        <w:t xml:space="preserve"> </w:t>
      </w:r>
    </w:p>
    <w:p w:rsidR="003279EE" w:rsidRPr="003279EE" w:rsidRDefault="003279EE" w:rsidP="006B1FD5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취소 처리내역 중 선물 후 거절한 경우에 대해서는 </w:t>
      </w: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취소(거절)</w:t>
      </w: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 xml:space="preserve">로 표시된다.  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2"/>
        <w:gridCol w:w="7062"/>
      </w:tblGrid>
      <w:tr w:rsidR="003765F8" w:rsidRPr="00F4270D" w:rsidTr="001904B0">
        <w:trPr>
          <w:trHeight w:val="397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3765F8" w:rsidRPr="00570C7A" w:rsidRDefault="003765F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570C7A"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7062" w:type="dxa"/>
            <w:shd w:val="clear" w:color="auto" w:fill="BFBFBF"/>
            <w:vAlign w:val="center"/>
          </w:tcPr>
          <w:p w:rsidR="003765F8" w:rsidRPr="00570C7A" w:rsidRDefault="003765F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570C7A"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내용</w:t>
            </w:r>
          </w:p>
        </w:tc>
      </w:tr>
      <w:tr w:rsidR="003765F8" w:rsidRPr="00F4270D" w:rsidTr="001904B0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:rsidR="003765F8" w:rsidRPr="00570C7A" w:rsidRDefault="003765F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충전</w:t>
            </w:r>
          </w:p>
        </w:tc>
        <w:tc>
          <w:tcPr>
            <w:tcW w:w="7062" w:type="dxa"/>
            <w:vAlign w:val="center"/>
          </w:tcPr>
          <w:p w:rsidR="003765F8" w:rsidRPr="00570C7A" w:rsidRDefault="003765F8" w:rsidP="00DA16AC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충전으로 결제한 경우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구분값</w:t>
            </w:r>
            <w:proofErr w:type="spellEnd"/>
          </w:p>
        </w:tc>
      </w:tr>
      <w:tr w:rsidR="003765F8" w:rsidRPr="00F4270D" w:rsidTr="001904B0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:rsidR="003765F8" w:rsidRPr="00570C7A" w:rsidRDefault="003765F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구매/선물</w:t>
            </w:r>
          </w:p>
        </w:tc>
        <w:tc>
          <w:tcPr>
            <w:tcW w:w="7062" w:type="dxa"/>
            <w:vAlign w:val="center"/>
          </w:tcPr>
          <w:p w:rsidR="003765F8" w:rsidRPr="00570C7A" w:rsidRDefault="003765F8" w:rsidP="00DA16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구매/선물하기를 이용한 경우 </w:t>
            </w:r>
            <w:proofErr w:type="spellStart"/>
            <w:r>
              <w:rPr>
                <w:rFonts w:hint="eastAsia"/>
                <w:sz w:val="18"/>
                <w:szCs w:val="18"/>
              </w:rPr>
              <w:t>구분값</w:t>
            </w:r>
            <w:proofErr w:type="spellEnd"/>
          </w:p>
        </w:tc>
      </w:tr>
      <w:tr w:rsidR="003765F8" w:rsidRPr="00F4270D" w:rsidTr="001904B0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:rsidR="003765F8" w:rsidRPr="00570C7A" w:rsidRDefault="003765F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카카오톡</w:t>
            </w:r>
            <w:proofErr w:type="spellEnd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선물 교환</w:t>
            </w:r>
          </w:p>
        </w:tc>
        <w:tc>
          <w:tcPr>
            <w:tcW w:w="7062" w:type="dxa"/>
            <w:vAlign w:val="center"/>
          </w:tcPr>
          <w:p w:rsidR="003765F8" w:rsidRPr="00570C7A" w:rsidRDefault="003765F8" w:rsidP="00DA16A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카카오톡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교환하기를 이용한 경우 </w:t>
            </w:r>
            <w:proofErr w:type="spellStart"/>
            <w:r>
              <w:rPr>
                <w:rFonts w:hint="eastAsia"/>
                <w:sz w:val="18"/>
                <w:szCs w:val="18"/>
              </w:rPr>
              <w:t>구분값</w:t>
            </w:r>
            <w:proofErr w:type="spellEnd"/>
          </w:p>
        </w:tc>
      </w:tr>
    </w:tbl>
    <w:p w:rsidR="003765F8" w:rsidRDefault="003765F8" w:rsidP="00965DB5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기프트카드</w:t>
      </w:r>
      <w:r w:rsidR="001904B0">
        <w:rPr>
          <w:rFonts w:asciiTheme="minorEastAsia" w:eastAsiaTheme="minorEastAsia" w:hAnsiTheme="minorEastAsia" w:hint="eastAsia"/>
        </w:rPr>
        <w:t>의</w:t>
      </w:r>
      <w:proofErr w:type="spellEnd"/>
      <w:r w:rsidR="001904B0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1904B0">
        <w:rPr>
          <w:rFonts w:asciiTheme="minorEastAsia" w:eastAsiaTheme="minorEastAsia" w:hAnsiTheme="minorEastAsia" w:hint="eastAsia"/>
        </w:rPr>
        <w:t>상태정보는</w:t>
      </w:r>
      <w:proofErr w:type="spellEnd"/>
      <w:r w:rsidR="001904B0">
        <w:rPr>
          <w:rFonts w:asciiTheme="minorEastAsia" w:eastAsiaTheme="minorEastAsia" w:hAnsiTheme="minorEastAsia" w:hint="eastAsia"/>
        </w:rPr>
        <w:t xml:space="preserve"> 아래와 같이 나타난다. </w:t>
      </w:r>
      <w:r>
        <w:rPr>
          <w:rFonts w:asciiTheme="minorEastAsia" w:eastAsiaTheme="minorEastAsia" w:hAnsiTheme="minorEastAsia" w:hint="eastAsia"/>
        </w:rPr>
        <w:t xml:space="preserve"> 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2"/>
        <w:gridCol w:w="7062"/>
      </w:tblGrid>
      <w:tr w:rsidR="003765F8" w:rsidRPr="00F4270D" w:rsidTr="001904B0">
        <w:trPr>
          <w:trHeight w:val="397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3765F8" w:rsidRPr="00570C7A" w:rsidRDefault="001904B0" w:rsidP="001904B0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상태</w:t>
            </w:r>
          </w:p>
        </w:tc>
        <w:tc>
          <w:tcPr>
            <w:tcW w:w="7062" w:type="dxa"/>
            <w:shd w:val="clear" w:color="auto" w:fill="BFBFBF"/>
            <w:vAlign w:val="center"/>
          </w:tcPr>
          <w:p w:rsidR="003765F8" w:rsidRPr="00570C7A" w:rsidRDefault="003765F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570C7A"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내용</w:t>
            </w:r>
          </w:p>
        </w:tc>
      </w:tr>
      <w:tr w:rsidR="003765F8" w:rsidRPr="00F4270D" w:rsidTr="001904B0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:rsidR="003765F8" w:rsidRPr="00570C7A" w:rsidRDefault="003765F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결제완료</w:t>
            </w:r>
          </w:p>
        </w:tc>
        <w:tc>
          <w:tcPr>
            <w:tcW w:w="7062" w:type="dxa"/>
            <w:vAlign w:val="center"/>
          </w:tcPr>
          <w:p w:rsidR="003765F8" w:rsidRPr="00570C7A" w:rsidRDefault="003765F8" w:rsidP="00DA16AC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충전,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구매/선물,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카카오톡</w:t>
            </w:r>
            <w:proofErr w:type="spellEnd"/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교환 등을 통해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결제처리가</w:t>
            </w:r>
            <w:proofErr w:type="spellEnd"/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완료된 상태</w:t>
            </w:r>
          </w:p>
        </w:tc>
      </w:tr>
      <w:tr w:rsidR="003765F8" w:rsidRPr="00F4270D" w:rsidTr="001904B0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:rsidR="003765F8" w:rsidRPr="00570C7A" w:rsidRDefault="003765F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취소</w:t>
            </w:r>
          </w:p>
        </w:tc>
        <w:tc>
          <w:tcPr>
            <w:tcW w:w="7062" w:type="dxa"/>
            <w:vAlign w:val="center"/>
          </w:tcPr>
          <w:p w:rsidR="003765F8" w:rsidRPr="00570C7A" w:rsidRDefault="003765F8" w:rsidP="00DA16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충전 결제한 금액을 취소할 경우 나타나는 상태</w:t>
            </w:r>
          </w:p>
        </w:tc>
      </w:tr>
      <w:tr w:rsidR="003765F8" w:rsidRPr="00F4270D" w:rsidTr="001904B0">
        <w:trPr>
          <w:trHeight w:val="397"/>
        </w:trPr>
        <w:tc>
          <w:tcPr>
            <w:tcW w:w="2122" w:type="dxa"/>
            <w:shd w:val="clear" w:color="auto" w:fill="F2F2F2"/>
            <w:vAlign w:val="center"/>
          </w:tcPr>
          <w:p w:rsidR="003765F8" w:rsidRPr="00570C7A" w:rsidRDefault="003765F8" w:rsidP="00DA16A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취소(거절)</w:t>
            </w:r>
          </w:p>
        </w:tc>
        <w:tc>
          <w:tcPr>
            <w:tcW w:w="7062" w:type="dxa"/>
            <w:vAlign w:val="center"/>
          </w:tcPr>
          <w:p w:rsidR="003765F8" w:rsidRPr="00570C7A" w:rsidRDefault="003765F8" w:rsidP="00DA16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구매/</w:t>
            </w:r>
            <w:proofErr w:type="spellStart"/>
            <w:r>
              <w:rPr>
                <w:rFonts w:hint="eastAsia"/>
                <w:sz w:val="18"/>
                <w:szCs w:val="18"/>
              </w:rPr>
              <w:t>선물하기한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금액을 취소한 경우 </w:t>
            </w:r>
            <w:r w:rsidR="001904B0">
              <w:rPr>
                <w:rFonts w:hint="eastAsia"/>
                <w:sz w:val="18"/>
                <w:szCs w:val="18"/>
              </w:rPr>
              <w:t>나타나는 상태</w:t>
            </w:r>
          </w:p>
        </w:tc>
      </w:tr>
    </w:tbl>
    <w:p w:rsidR="0081470B" w:rsidRDefault="0081470B" w:rsidP="0081470B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</w:p>
    <w:p w:rsidR="00A746D1" w:rsidRDefault="00A746D1" w:rsidP="00A746D1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27" w:name="_Toc5379473"/>
      <w:r>
        <w:rPr>
          <w:rFonts w:asciiTheme="minorEastAsia" w:eastAsiaTheme="minorEastAsia" w:hAnsiTheme="minorEastAsia" w:cs="Calibri" w:hint="eastAsia"/>
        </w:rPr>
        <w:t xml:space="preserve">기프트카드 </w:t>
      </w:r>
      <w:r w:rsidR="00284E81">
        <w:rPr>
          <w:rFonts w:asciiTheme="minorEastAsia" w:eastAsiaTheme="minorEastAsia" w:hAnsiTheme="minorEastAsia" w:cs="Calibri" w:hint="eastAsia"/>
        </w:rPr>
        <w:t xml:space="preserve">구매 </w:t>
      </w:r>
      <w:proofErr w:type="spellStart"/>
      <w:r>
        <w:rPr>
          <w:rFonts w:asciiTheme="minorEastAsia" w:eastAsiaTheme="minorEastAsia" w:hAnsiTheme="minorEastAsia" w:cs="Calibri" w:hint="eastAsia"/>
        </w:rPr>
        <w:t>결제취소</w:t>
      </w:r>
      <w:bookmarkEnd w:id="27"/>
      <w:proofErr w:type="spellEnd"/>
      <w:r>
        <w:rPr>
          <w:rFonts w:asciiTheme="minorEastAsia" w:eastAsiaTheme="minorEastAsia" w:hAnsiTheme="minorEastAsia" w:cs="Calibri" w:hint="eastAsia"/>
        </w:rPr>
        <w:t xml:space="preserve"> </w:t>
      </w:r>
    </w:p>
    <w:p w:rsidR="00B97010" w:rsidRDefault="00B97010" w:rsidP="00B97010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마이페이지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/>
        </w:rPr>
        <w:t xml:space="preserve">&gt; MY </w:t>
      </w:r>
      <w:r>
        <w:rPr>
          <w:rFonts w:asciiTheme="minorEastAsia" w:eastAsiaTheme="minorEastAsia" w:hAnsiTheme="minorEastAsia" w:hint="eastAsia"/>
        </w:rPr>
        <w:t>기프트카드 구매/</w:t>
      </w:r>
      <w:proofErr w:type="spellStart"/>
      <w:r>
        <w:rPr>
          <w:rFonts w:asciiTheme="minorEastAsia" w:eastAsiaTheme="minorEastAsia" w:hAnsiTheme="minorEastAsia" w:hint="eastAsia"/>
        </w:rPr>
        <w:t>선물내역</w:t>
      </w:r>
      <w:proofErr w:type="spellEnd"/>
      <w:r>
        <w:rPr>
          <w:rFonts w:asciiTheme="minorEastAsia" w:eastAsiaTheme="minorEastAsia" w:hAnsiTheme="minorEastAsia" w:hint="eastAsia"/>
        </w:rPr>
        <w:t xml:space="preserve"> 메뉴에서 구매/선물</w:t>
      </w:r>
      <w:r w:rsidR="00E67A9D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이력을 확인할 수 있다. </w:t>
      </w:r>
    </w:p>
    <w:p w:rsidR="00B65C43" w:rsidRDefault="00B97010" w:rsidP="00B97010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기프트카드 </w:t>
      </w:r>
      <w:r w:rsidR="00E67A9D">
        <w:rPr>
          <w:rFonts w:asciiTheme="minorEastAsia" w:eastAsiaTheme="minorEastAsia" w:hAnsiTheme="minorEastAsia" w:hint="eastAsia"/>
        </w:rPr>
        <w:t xml:space="preserve">구매/선물/충전에 대한 </w:t>
      </w:r>
      <w:proofErr w:type="spellStart"/>
      <w:r>
        <w:rPr>
          <w:rFonts w:asciiTheme="minorEastAsia" w:eastAsiaTheme="minorEastAsia" w:hAnsiTheme="minorEastAsia" w:hint="eastAsia"/>
        </w:rPr>
        <w:t>결제취소는</w:t>
      </w:r>
      <w:proofErr w:type="spellEnd"/>
      <w:r>
        <w:rPr>
          <w:rFonts w:asciiTheme="minorEastAsia" w:eastAsiaTheme="minorEastAsia" w:hAnsiTheme="minorEastAsia" w:hint="eastAsia"/>
        </w:rPr>
        <w:t xml:space="preserve"> 구매일 기준 </w:t>
      </w:r>
      <w:r>
        <w:rPr>
          <w:rFonts w:asciiTheme="minorEastAsia" w:eastAsiaTheme="minorEastAsia" w:hAnsiTheme="minorEastAsia"/>
        </w:rPr>
        <w:t>7</w:t>
      </w:r>
      <w:r>
        <w:rPr>
          <w:rFonts w:asciiTheme="minorEastAsia" w:eastAsiaTheme="minorEastAsia" w:hAnsiTheme="minorEastAsia" w:hint="eastAsia"/>
        </w:rPr>
        <w:t xml:space="preserve">일 이내 </w:t>
      </w:r>
      <w:proofErr w:type="spellStart"/>
      <w:r>
        <w:rPr>
          <w:rFonts w:asciiTheme="minorEastAsia" w:eastAsiaTheme="minorEastAsia" w:hAnsiTheme="minorEastAsia" w:hint="eastAsia"/>
        </w:rPr>
        <w:t>사용이력이</w:t>
      </w:r>
      <w:proofErr w:type="spellEnd"/>
      <w:r>
        <w:rPr>
          <w:rFonts w:asciiTheme="minorEastAsia" w:eastAsiaTheme="minorEastAsia" w:hAnsiTheme="minorEastAsia" w:hint="eastAsia"/>
        </w:rPr>
        <w:t xml:space="preserve"> 없는 경우만 </w:t>
      </w:r>
      <w:r w:rsidR="00E67A9D">
        <w:rPr>
          <w:rFonts w:asciiTheme="minorEastAsia" w:eastAsiaTheme="minorEastAsia" w:hAnsiTheme="minorEastAsia"/>
        </w:rPr>
        <w:t>[</w:t>
      </w:r>
      <w:proofErr w:type="spellStart"/>
      <w:r w:rsidR="00E67A9D">
        <w:rPr>
          <w:rFonts w:asciiTheme="minorEastAsia" w:eastAsiaTheme="minorEastAsia" w:hAnsiTheme="minorEastAsia" w:hint="eastAsia"/>
        </w:rPr>
        <w:t>결제취소</w:t>
      </w:r>
      <w:proofErr w:type="spellEnd"/>
      <w:r w:rsidR="00E67A9D">
        <w:rPr>
          <w:rFonts w:asciiTheme="minorEastAsia" w:eastAsiaTheme="minorEastAsia" w:hAnsiTheme="minorEastAsia" w:hint="eastAsia"/>
        </w:rPr>
        <w:t>]</w:t>
      </w:r>
      <w:r w:rsidR="00E67A9D">
        <w:rPr>
          <w:rFonts w:asciiTheme="minorEastAsia" w:eastAsiaTheme="minorEastAsia" w:hAnsiTheme="minorEastAsia"/>
        </w:rPr>
        <w:t xml:space="preserve"> </w:t>
      </w:r>
      <w:r w:rsidR="00E67A9D">
        <w:rPr>
          <w:rFonts w:asciiTheme="minorEastAsia" w:eastAsiaTheme="minorEastAsia" w:hAnsiTheme="minorEastAsia" w:hint="eastAsia"/>
        </w:rPr>
        <w:t xml:space="preserve">처리가 </w:t>
      </w:r>
      <w:r>
        <w:rPr>
          <w:rFonts w:asciiTheme="minorEastAsia" w:eastAsiaTheme="minorEastAsia" w:hAnsiTheme="minorEastAsia" w:hint="eastAsia"/>
        </w:rPr>
        <w:t xml:space="preserve">가능하다. </w:t>
      </w:r>
    </w:p>
    <w:p w:rsidR="00284E81" w:rsidRDefault="00284E81" w:rsidP="00B97010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결제취소</w:t>
      </w:r>
      <w:proofErr w:type="spellEnd"/>
      <w:r>
        <w:rPr>
          <w:rFonts w:asciiTheme="minorEastAsia" w:eastAsiaTheme="minorEastAsia" w:hAnsiTheme="minorEastAsia" w:hint="eastAsia"/>
        </w:rPr>
        <w:t xml:space="preserve"> 시 </w:t>
      </w:r>
    </w:p>
    <w:p w:rsidR="00B97010" w:rsidRDefault="00B97010" w:rsidP="008B0384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</w:p>
    <w:p w:rsidR="00A746D1" w:rsidRDefault="00A746D1" w:rsidP="00A746D1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28" w:name="_Toc5379474"/>
      <w:r>
        <w:rPr>
          <w:rFonts w:asciiTheme="minorEastAsia" w:eastAsiaTheme="minorEastAsia" w:hAnsiTheme="minorEastAsia" w:cs="Calibri" w:hint="eastAsia"/>
        </w:rPr>
        <w:t>기프트카드 재전송</w:t>
      </w:r>
      <w:bookmarkEnd w:id="28"/>
    </w:p>
    <w:p w:rsidR="00206507" w:rsidRDefault="002E07A2" w:rsidP="00DE06EE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기프트카드 재전송은 </w:t>
      </w:r>
      <w:r w:rsidR="00206507">
        <w:rPr>
          <w:rFonts w:asciiTheme="minorEastAsia" w:eastAsiaTheme="minorEastAsia" w:hAnsiTheme="minorEastAsia" w:hint="eastAsia"/>
        </w:rPr>
        <w:t xml:space="preserve">구매/선물하기에 한해 </w:t>
      </w:r>
      <w:r w:rsidR="00206507">
        <w:rPr>
          <w:rFonts w:asciiTheme="minorEastAsia" w:eastAsiaTheme="minorEastAsia" w:hAnsiTheme="minorEastAsia"/>
        </w:rPr>
        <w:t>1</w:t>
      </w:r>
      <w:r w:rsidR="00206507">
        <w:rPr>
          <w:rFonts w:asciiTheme="minorEastAsia" w:eastAsiaTheme="minorEastAsia" w:hAnsiTheme="minorEastAsia" w:hint="eastAsia"/>
        </w:rPr>
        <w:t>회만 가능하다.</w:t>
      </w:r>
      <w:r w:rsidR="00206507">
        <w:rPr>
          <w:rFonts w:asciiTheme="minorEastAsia" w:eastAsiaTheme="minorEastAsia" w:hAnsiTheme="minorEastAsia"/>
        </w:rPr>
        <w:t xml:space="preserve"> </w:t>
      </w:r>
    </w:p>
    <w:p w:rsidR="00DE06EE" w:rsidRDefault="00206507" w:rsidP="00985605">
      <w:pPr>
        <w:pStyle w:val="a0"/>
        <w:rPr>
          <w:rFonts w:asciiTheme="minorEastAsia" w:eastAsiaTheme="minorEastAsia" w:hAnsiTheme="minorEastAsia"/>
        </w:rPr>
      </w:pPr>
      <w:r w:rsidRPr="00206507">
        <w:rPr>
          <w:rFonts w:asciiTheme="minorEastAsia" w:eastAsiaTheme="minorEastAsia" w:hAnsiTheme="minorEastAsia" w:hint="eastAsia"/>
        </w:rPr>
        <w:lastRenderedPageBreak/>
        <w:t xml:space="preserve">충전/교환일 경우는 </w:t>
      </w:r>
      <w:r w:rsidRPr="00206507">
        <w:rPr>
          <w:rFonts w:asciiTheme="minorEastAsia" w:eastAsiaTheme="minorEastAsia" w:hAnsiTheme="minorEastAsia"/>
        </w:rPr>
        <w:t>[</w:t>
      </w:r>
      <w:r w:rsidRPr="00206507">
        <w:rPr>
          <w:rFonts w:asciiTheme="minorEastAsia" w:eastAsiaTheme="minorEastAsia" w:hAnsiTheme="minorEastAsia" w:hint="eastAsia"/>
        </w:rPr>
        <w:t>재전송]</w:t>
      </w:r>
      <w:r w:rsidRPr="00206507">
        <w:rPr>
          <w:rFonts w:asciiTheme="minorEastAsia" w:eastAsiaTheme="minorEastAsia" w:hAnsiTheme="minorEastAsia"/>
        </w:rPr>
        <w:t xml:space="preserve"> </w:t>
      </w:r>
      <w:r w:rsidRPr="00206507">
        <w:rPr>
          <w:rFonts w:asciiTheme="minorEastAsia" w:eastAsiaTheme="minorEastAsia" w:hAnsiTheme="minorEastAsia" w:hint="eastAsia"/>
        </w:rPr>
        <w:t>기능을 제공하지 않는다.</w:t>
      </w:r>
      <w:r w:rsidRPr="00206507">
        <w:rPr>
          <w:rFonts w:asciiTheme="minorEastAsia" w:eastAsiaTheme="minorEastAsia" w:hAnsiTheme="minorEastAsia"/>
        </w:rPr>
        <w:t xml:space="preserve"> </w:t>
      </w:r>
    </w:p>
    <w:p w:rsidR="00B033FB" w:rsidRDefault="00B033FB" w:rsidP="00B033FB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</w:p>
    <w:p w:rsidR="00B033FB" w:rsidRDefault="00B033FB" w:rsidP="00B033FB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29" w:name="_Toc5379475"/>
      <w:r>
        <w:rPr>
          <w:rFonts w:asciiTheme="minorEastAsia" w:eastAsiaTheme="minorEastAsia" w:hAnsiTheme="minorEastAsia" w:cs="Calibri" w:hint="eastAsia"/>
        </w:rPr>
        <w:t xml:space="preserve">기프트카드 </w:t>
      </w:r>
      <w:proofErr w:type="spellStart"/>
      <w:r>
        <w:rPr>
          <w:rFonts w:asciiTheme="minorEastAsia" w:eastAsiaTheme="minorEastAsia" w:hAnsiTheme="minorEastAsia" w:cs="Calibri" w:hint="eastAsia"/>
        </w:rPr>
        <w:t>결제취소</w:t>
      </w:r>
      <w:proofErr w:type="spellEnd"/>
      <w:r>
        <w:rPr>
          <w:rFonts w:asciiTheme="minorEastAsia" w:eastAsiaTheme="minorEastAsia" w:hAnsiTheme="minorEastAsia" w:cs="Calibri" w:hint="eastAsia"/>
        </w:rPr>
        <w:t xml:space="preserve">, </w:t>
      </w:r>
      <w:r>
        <w:rPr>
          <w:rFonts w:asciiTheme="minorEastAsia" w:eastAsiaTheme="minorEastAsia" w:hAnsiTheme="minorEastAsia" w:cs="Calibri" w:hint="eastAsia"/>
        </w:rPr>
        <w:t>재전송</w:t>
      </w:r>
      <w:r>
        <w:rPr>
          <w:rFonts w:asciiTheme="minorEastAsia" w:eastAsiaTheme="minorEastAsia" w:hAnsiTheme="minorEastAsia" w:cs="Calibri" w:hint="eastAsia"/>
        </w:rPr>
        <w:t xml:space="preserve"> 기능 제한</w:t>
      </w:r>
      <w:bookmarkEnd w:id="29"/>
    </w:p>
    <w:p w:rsidR="00B033FB" w:rsidRDefault="00B033FB" w:rsidP="00B033FB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기프트카드</w:t>
      </w:r>
      <w:r w:rsidR="003279EE">
        <w:rPr>
          <w:rFonts w:asciiTheme="minorEastAsia" w:eastAsiaTheme="minorEastAsia" w:hAnsiTheme="minorEastAsia" w:hint="eastAsia"/>
        </w:rPr>
        <w:t xml:space="preserve"> 구매내역 내 상태,</w:t>
      </w:r>
      <w:r w:rsidR="003279EE">
        <w:rPr>
          <w:rFonts w:asciiTheme="minorEastAsia" w:eastAsiaTheme="minorEastAsia" w:hAnsiTheme="minorEastAsia"/>
        </w:rPr>
        <w:t xml:space="preserve"> </w:t>
      </w:r>
      <w:r w:rsidR="003279EE">
        <w:rPr>
          <w:rFonts w:asciiTheme="minorEastAsia" w:eastAsiaTheme="minorEastAsia" w:hAnsiTheme="minorEastAsia" w:hint="eastAsia"/>
        </w:rPr>
        <w:t xml:space="preserve">구분 정보와 </w:t>
      </w:r>
      <w:proofErr w:type="spellStart"/>
      <w:r w:rsidR="003279EE">
        <w:rPr>
          <w:rFonts w:asciiTheme="minorEastAsia" w:eastAsiaTheme="minorEastAsia" w:hAnsiTheme="minorEastAsia" w:hint="eastAsia"/>
        </w:rPr>
        <w:t>사용이력</w:t>
      </w:r>
      <w:proofErr w:type="spellEnd"/>
      <w:r w:rsidR="003279EE">
        <w:rPr>
          <w:rFonts w:asciiTheme="minorEastAsia" w:eastAsiaTheme="minorEastAsia" w:hAnsiTheme="minorEastAsia" w:hint="eastAsia"/>
        </w:rPr>
        <w:t xml:space="preserve"> 유, 무에 따른 </w:t>
      </w:r>
      <w:proofErr w:type="spellStart"/>
      <w:r w:rsidR="003279EE">
        <w:rPr>
          <w:rFonts w:asciiTheme="minorEastAsia" w:eastAsiaTheme="minorEastAsia" w:hAnsiTheme="minorEastAsia" w:hint="eastAsia"/>
        </w:rPr>
        <w:t>기능제한은</w:t>
      </w:r>
      <w:proofErr w:type="spellEnd"/>
      <w:r w:rsidR="003279EE">
        <w:rPr>
          <w:rFonts w:asciiTheme="minorEastAsia" w:eastAsiaTheme="minorEastAsia" w:hAnsiTheme="minorEastAsia" w:hint="eastAsia"/>
        </w:rPr>
        <w:t xml:space="preserve"> 아래와 같다. 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79"/>
        <w:gridCol w:w="1180"/>
        <w:gridCol w:w="1747"/>
        <w:gridCol w:w="2539"/>
        <w:gridCol w:w="2539"/>
      </w:tblGrid>
      <w:tr w:rsidR="00B033FB" w:rsidRPr="00F4270D" w:rsidTr="00C74B67">
        <w:trPr>
          <w:trHeight w:val="343"/>
        </w:trPr>
        <w:tc>
          <w:tcPr>
            <w:tcW w:w="1179" w:type="dxa"/>
            <w:vMerge w:val="restart"/>
            <w:shd w:val="clear" w:color="auto" w:fill="BFBFBF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상태</w:t>
            </w:r>
          </w:p>
        </w:tc>
        <w:tc>
          <w:tcPr>
            <w:tcW w:w="2927" w:type="dxa"/>
            <w:gridSpan w:val="2"/>
            <w:vMerge w:val="restart"/>
            <w:shd w:val="clear" w:color="auto" w:fill="BFBFBF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5078" w:type="dxa"/>
            <w:gridSpan w:val="2"/>
            <w:shd w:val="clear" w:color="auto" w:fill="BFBFBF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 xml:space="preserve">제공 기능 </w:t>
            </w:r>
          </w:p>
        </w:tc>
      </w:tr>
      <w:tr w:rsidR="00B033FB" w:rsidRPr="00F4270D" w:rsidTr="00C74B67">
        <w:trPr>
          <w:trHeight w:val="343"/>
        </w:trPr>
        <w:tc>
          <w:tcPr>
            <w:tcW w:w="1179" w:type="dxa"/>
            <w:vMerge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B033FB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2927" w:type="dxa"/>
            <w:gridSpan w:val="2"/>
            <w:vMerge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B033FB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2539" w:type="dxa"/>
            <w:shd w:val="clear" w:color="auto" w:fill="BFBFBF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결제취소</w:t>
            </w:r>
            <w:proofErr w:type="spellEnd"/>
          </w:p>
        </w:tc>
        <w:tc>
          <w:tcPr>
            <w:tcW w:w="2539" w:type="dxa"/>
            <w:shd w:val="clear" w:color="auto" w:fill="BFBFBF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재전송</w:t>
            </w:r>
          </w:p>
        </w:tc>
      </w:tr>
      <w:tr w:rsidR="00B033FB" w:rsidRPr="00F4270D" w:rsidTr="00C74B67">
        <w:trPr>
          <w:trHeight w:val="343"/>
        </w:trPr>
        <w:tc>
          <w:tcPr>
            <w:tcW w:w="1179" w:type="dxa"/>
            <w:vMerge w:val="restart"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결제완료</w:t>
            </w:r>
          </w:p>
        </w:tc>
        <w:tc>
          <w:tcPr>
            <w:tcW w:w="1180" w:type="dxa"/>
            <w:vMerge w:val="restart"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충전</w:t>
            </w:r>
          </w:p>
        </w:tc>
        <w:tc>
          <w:tcPr>
            <w:tcW w:w="1747" w:type="dxa"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사용이력</w:t>
            </w:r>
            <w:proofErr w:type="spellEnd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無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O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X</w:t>
            </w:r>
          </w:p>
        </w:tc>
      </w:tr>
      <w:tr w:rsidR="00B033FB" w:rsidRPr="00F4270D" w:rsidTr="00C74B67">
        <w:trPr>
          <w:trHeight w:val="343"/>
        </w:trPr>
        <w:tc>
          <w:tcPr>
            <w:tcW w:w="1179" w:type="dxa"/>
            <w:vMerge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180" w:type="dxa"/>
            <w:vMerge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747" w:type="dxa"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사용이력</w:t>
            </w:r>
            <w:proofErr w:type="spellEnd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有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</w:t>
            </w:r>
          </w:p>
        </w:tc>
      </w:tr>
      <w:tr w:rsidR="00B033FB" w:rsidRPr="00F4270D" w:rsidTr="00C74B67">
        <w:trPr>
          <w:trHeight w:val="343"/>
        </w:trPr>
        <w:tc>
          <w:tcPr>
            <w:tcW w:w="1179" w:type="dxa"/>
            <w:vMerge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180" w:type="dxa"/>
            <w:vMerge w:val="restart"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구매/선물</w:t>
            </w:r>
          </w:p>
        </w:tc>
        <w:tc>
          <w:tcPr>
            <w:tcW w:w="1747" w:type="dxa"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사용이력</w:t>
            </w:r>
            <w:proofErr w:type="spellEnd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無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</w:t>
            </w:r>
          </w:p>
        </w:tc>
      </w:tr>
      <w:tr w:rsidR="00B033FB" w:rsidRPr="00F4270D" w:rsidTr="00C74B67">
        <w:trPr>
          <w:trHeight w:val="343"/>
        </w:trPr>
        <w:tc>
          <w:tcPr>
            <w:tcW w:w="1179" w:type="dxa"/>
            <w:vMerge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180" w:type="dxa"/>
            <w:vMerge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747" w:type="dxa"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사용이력</w:t>
            </w:r>
            <w:proofErr w:type="spellEnd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有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</w:t>
            </w:r>
          </w:p>
        </w:tc>
      </w:tr>
      <w:tr w:rsidR="00B033FB" w:rsidRPr="00F4270D" w:rsidTr="00C74B67">
        <w:trPr>
          <w:trHeight w:val="343"/>
        </w:trPr>
        <w:tc>
          <w:tcPr>
            <w:tcW w:w="1179" w:type="dxa"/>
            <w:vMerge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180" w:type="dxa"/>
            <w:vMerge w:val="restart"/>
            <w:shd w:val="clear" w:color="auto" w:fill="F2F2F2"/>
            <w:vAlign w:val="center"/>
          </w:tcPr>
          <w:p w:rsidR="00B033FB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카카오톡</w:t>
            </w:r>
            <w:proofErr w:type="spellEnd"/>
          </w:p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선물 교환</w:t>
            </w:r>
          </w:p>
        </w:tc>
        <w:tc>
          <w:tcPr>
            <w:tcW w:w="1747" w:type="dxa"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사용이력</w:t>
            </w:r>
            <w:proofErr w:type="spellEnd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無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</w:t>
            </w:r>
          </w:p>
        </w:tc>
      </w:tr>
      <w:tr w:rsidR="00B033FB" w:rsidRPr="00F4270D" w:rsidTr="00C74B67">
        <w:trPr>
          <w:trHeight w:val="343"/>
        </w:trPr>
        <w:tc>
          <w:tcPr>
            <w:tcW w:w="1179" w:type="dxa"/>
            <w:vMerge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180" w:type="dxa"/>
            <w:vMerge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747" w:type="dxa"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사용이력</w:t>
            </w:r>
            <w:proofErr w:type="spellEnd"/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 有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</w:t>
            </w:r>
          </w:p>
        </w:tc>
      </w:tr>
      <w:tr w:rsidR="00B033FB" w:rsidRPr="00F4270D" w:rsidTr="00C74B67">
        <w:trPr>
          <w:trHeight w:val="343"/>
        </w:trPr>
        <w:tc>
          <w:tcPr>
            <w:tcW w:w="1179" w:type="dxa"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취소</w:t>
            </w:r>
          </w:p>
        </w:tc>
        <w:tc>
          <w:tcPr>
            <w:tcW w:w="2927" w:type="dxa"/>
            <w:gridSpan w:val="2"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충전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</w:t>
            </w:r>
          </w:p>
        </w:tc>
      </w:tr>
      <w:tr w:rsidR="00B033FB" w:rsidRPr="00F4270D" w:rsidTr="00C74B67">
        <w:trPr>
          <w:trHeight w:val="343"/>
        </w:trPr>
        <w:tc>
          <w:tcPr>
            <w:tcW w:w="1179" w:type="dxa"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취소(거절)</w:t>
            </w:r>
          </w:p>
        </w:tc>
        <w:tc>
          <w:tcPr>
            <w:tcW w:w="2927" w:type="dxa"/>
            <w:gridSpan w:val="2"/>
            <w:shd w:val="clear" w:color="auto" w:fill="F2F2F2"/>
            <w:vAlign w:val="center"/>
          </w:tcPr>
          <w:p w:rsidR="00B033FB" w:rsidRPr="00570C7A" w:rsidRDefault="00B033FB" w:rsidP="00C74B6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구매/선물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</w:t>
            </w:r>
          </w:p>
        </w:tc>
        <w:tc>
          <w:tcPr>
            <w:tcW w:w="2539" w:type="dxa"/>
            <w:vAlign w:val="center"/>
          </w:tcPr>
          <w:p w:rsidR="00B033FB" w:rsidRPr="00570C7A" w:rsidRDefault="00B033FB" w:rsidP="00C74B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</w:t>
            </w:r>
          </w:p>
        </w:tc>
      </w:tr>
    </w:tbl>
    <w:p w:rsidR="004C7B89" w:rsidRPr="001D1A3B" w:rsidRDefault="00B033FB" w:rsidP="004C7B89">
      <w:pPr>
        <w:pStyle w:val="a0"/>
        <w:numPr>
          <w:ilvl w:val="0"/>
          <w:numId w:val="0"/>
        </w:numPr>
        <w:ind w:left="1134"/>
      </w:pPr>
      <w:r>
        <w:rPr>
          <w:rFonts w:asciiTheme="minorEastAsia" w:eastAsiaTheme="minorEastAsia" w:hAnsiTheme="minorEastAsia"/>
        </w:rPr>
        <w:t xml:space="preserve"> </w:t>
      </w:r>
    </w:p>
    <w:p w:rsidR="004C7B89" w:rsidRDefault="004C7B89" w:rsidP="004C7B89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  <w:r>
        <w:br w:type="page"/>
      </w:r>
    </w:p>
    <w:p w:rsidR="00BE69E6" w:rsidRPr="00F4270D" w:rsidRDefault="00AA7100" w:rsidP="00BE69E6">
      <w:pPr>
        <w:pStyle w:val="-1"/>
      </w:pPr>
      <w:bookmarkStart w:id="30" w:name="_Toc5379476"/>
      <w:proofErr w:type="spellStart"/>
      <w:r>
        <w:rPr>
          <w:rFonts w:hint="eastAsia"/>
        </w:rPr>
        <w:lastRenderedPageBreak/>
        <w:t>카카오톡</w:t>
      </w:r>
      <w:proofErr w:type="spellEnd"/>
      <w:r>
        <w:rPr>
          <w:rFonts w:hint="eastAsia"/>
        </w:rPr>
        <w:t xml:space="preserve"> 선물</w:t>
      </w:r>
      <w:bookmarkEnd w:id="30"/>
    </w:p>
    <w:p w:rsidR="00BE69E6" w:rsidRPr="00F4270D" w:rsidRDefault="007A5CE7" w:rsidP="00BE69E6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31" w:name="_Toc5379477"/>
      <w:proofErr w:type="spellStart"/>
      <w:r>
        <w:rPr>
          <w:rFonts w:asciiTheme="minorEastAsia" w:eastAsiaTheme="minorEastAsia" w:hAnsiTheme="minorEastAsia" w:cs="Calibri" w:hint="eastAsia"/>
        </w:rPr>
        <w:t>카카오톡</w:t>
      </w:r>
      <w:proofErr w:type="spellEnd"/>
      <w:r>
        <w:rPr>
          <w:rFonts w:asciiTheme="minorEastAsia" w:eastAsiaTheme="minorEastAsia" w:hAnsiTheme="minorEastAsia" w:cs="Calibri" w:hint="eastAsia"/>
        </w:rPr>
        <w:t xml:space="preserve"> 선물 </w:t>
      </w:r>
      <w:r w:rsidR="00B913E5">
        <w:rPr>
          <w:rFonts w:asciiTheme="minorEastAsia" w:eastAsiaTheme="minorEastAsia" w:hAnsiTheme="minorEastAsia" w:cs="Calibri" w:hint="eastAsia"/>
        </w:rPr>
        <w:t>정의</w:t>
      </w:r>
      <w:bookmarkEnd w:id="31"/>
      <w:r>
        <w:rPr>
          <w:rFonts w:asciiTheme="minorEastAsia" w:eastAsiaTheme="minorEastAsia" w:hAnsiTheme="minorEastAsia" w:cs="Calibri" w:hint="eastAsia"/>
        </w:rPr>
        <w:t xml:space="preserve"> </w:t>
      </w:r>
    </w:p>
    <w:p w:rsidR="00BE69E6" w:rsidRDefault="009F2FEF" w:rsidP="00F678D3">
      <w:pPr>
        <w:pStyle w:val="a0"/>
        <w:ind w:rightChars="100" w:right="20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카카오톡</w:t>
      </w:r>
      <w:proofErr w:type="spellEnd"/>
      <w:r>
        <w:rPr>
          <w:rFonts w:asciiTheme="minorEastAsia" w:eastAsiaTheme="minorEastAsia" w:hAnsiTheme="minorEastAsia" w:hint="eastAsia"/>
        </w:rPr>
        <w:t xml:space="preserve"> 선물하기를 통해 </w:t>
      </w:r>
      <w:proofErr w:type="spellStart"/>
      <w:r>
        <w:rPr>
          <w:rFonts w:asciiTheme="minorEastAsia" w:eastAsiaTheme="minorEastAsia" w:hAnsiTheme="minorEastAsia" w:hint="eastAsia"/>
        </w:rPr>
        <w:t>선물받은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43546B">
        <w:rPr>
          <w:rFonts w:asciiTheme="minorEastAsia" w:eastAsiaTheme="minorEastAsia" w:hAnsiTheme="minorEastAsia" w:hint="eastAsia"/>
        </w:rPr>
        <w:t>기프트카드를</w:t>
      </w:r>
      <w:proofErr w:type="spellEnd"/>
      <w:r w:rsidR="0043546B">
        <w:rPr>
          <w:rFonts w:asciiTheme="minorEastAsia" w:eastAsiaTheme="minorEastAsia" w:hAnsiTheme="minorEastAsia" w:hint="eastAsia"/>
        </w:rPr>
        <w:t xml:space="preserve"> 말한다.</w:t>
      </w:r>
      <w:r w:rsidR="0043546B">
        <w:rPr>
          <w:rFonts w:asciiTheme="minorEastAsia" w:eastAsiaTheme="minorEastAsia" w:hAnsiTheme="minorEastAsia"/>
        </w:rPr>
        <w:t xml:space="preserve"> </w:t>
      </w:r>
    </w:p>
    <w:p w:rsidR="0043546B" w:rsidRDefault="0043546B" w:rsidP="0043546B">
      <w:pPr>
        <w:pStyle w:val="a0"/>
        <w:ind w:rightChars="100" w:right="20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카카오톡으로 </w:t>
      </w:r>
      <w:proofErr w:type="spellStart"/>
      <w:r>
        <w:rPr>
          <w:rFonts w:asciiTheme="minorEastAsia" w:eastAsiaTheme="minorEastAsia" w:hAnsiTheme="minorEastAsia" w:hint="eastAsia"/>
        </w:rPr>
        <w:t>선물받은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기프트카드는</w:t>
      </w:r>
      <w:proofErr w:type="spellEnd"/>
      <w:r>
        <w:rPr>
          <w:rFonts w:asciiTheme="minorEastAsia" w:eastAsiaTheme="minorEastAsia" w:hAnsiTheme="minorEastAsia" w:hint="eastAsia"/>
        </w:rPr>
        <w:t xml:space="preserve"> 오프라인 매장에서는 바로 사용이 가능하며,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온라인몰에서 사용할 경우 </w:t>
      </w:r>
      <w:proofErr w:type="spellStart"/>
      <w:r>
        <w:rPr>
          <w:rFonts w:asciiTheme="minorEastAsia" w:eastAsiaTheme="minorEastAsia" w:hAnsiTheme="minorEastAsia" w:hint="eastAsia"/>
        </w:rPr>
        <w:t>기프트카드로</w:t>
      </w:r>
      <w:proofErr w:type="spellEnd"/>
      <w:r>
        <w:rPr>
          <w:rFonts w:asciiTheme="minorEastAsia" w:eastAsiaTheme="minorEastAsia" w:hAnsiTheme="minorEastAsia" w:hint="eastAsia"/>
        </w:rPr>
        <w:t xml:space="preserve"> 교환 후 사용이 가능하다.</w:t>
      </w:r>
      <w:r>
        <w:rPr>
          <w:rFonts w:asciiTheme="minorEastAsia" w:eastAsiaTheme="minorEastAsia" w:hAnsiTheme="minorEastAsia"/>
        </w:rPr>
        <w:t xml:space="preserve"> </w:t>
      </w:r>
    </w:p>
    <w:p w:rsidR="00CC4D56" w:rsidRPr="0043546B" w:rsidRDefault="00CC4D56" w:rsidP="00CC4D56">
      <w:pPr>
        <w:pStyle w:val="a0"/>
        <w:numPr>
          <w:ilvl w:val="0"/>
          <w:numId w:val="0"/>
        </w:numPr>
        <w:ind w:left="1134" w:rightChars="100" w:right="200"/>
        <w:rPr>
          <w:rFonts w:asciiTheme="minorEastAsia" w:eastAsiaTheme="minorEastAsia" w:hAnsiTheme="minorEastAsia"/>
        </w:rPr>
      </w:pPr>
    </w:p>
    <w:p w:rsidR="00CC4D56" w:rsidRPr="00F4270D" w:rsidRDefault="00CC4D56" w:rsidP="00CC4D56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32" w:name="_Toc5379478"/>
      <w:proofErr w:type="spellStart"/>
      <w:r>
        <w:rPr>
          <w:rFonts w:asciiTheme="minorEastAsia" w:eastAsiaTheme="minorEastAsia" w:hAnsiTheme="minorEastAsia" w:cs="Calibri" w:hint="eastAsia"/>
        </w:rPr>
        <w:t>카카오톡</w:t>
      </w:r>
      <w:proofErr w:type="spellEnd"/>
      <w:r>
        <w:rPr>
          <w:rFonts w:asciiTheme="minorEastAsia" w:eastAsiaTheme="minorEastAsia" w:hAnsiTheme="minorEastAsia" w:cs="Calibri" w:hint="eastAsia"/>
        </w:rPr>
        <w:t xml:space="preserve"> </w:t>
      </w:r>
      <w:r w:rsidR="000108DE">
        <w:rPr>
          <w:rFonts w:asciiTheme="minorEastAsia" w:eastAsiaTheme="minorEastAsia" w:hAnsiTheme="minorEastAsia" w:cs="Calibri" w:hint="eastAsia"/>
        </w:rPr>
        <w:t xml:space="preserve">선물 </w:t>
      </w:r>
      <w:r w:rsidR="00C216F2">
        <w:rPr>
          <w:rFonts w:asciiTheme="minorEastAsia" w:eastAsiaTheme="minorEastAsia" w:hAnsiTheme="minorEastAsia" w:cs="Calibri" w:hint="eastAsia"/>
        </w:rPr>
        <w:t xml:space="preserve">사용 </w:t>
      </w:r>
      <w:r w:rsidR="00C216F2">
        <w:rPr>
          <w:rFonts w:asciiTheme="minorEastAsia" w:eastAsiaTheme="minorEastAsia" w:hAnsiTheme="minorEastAsia" w:cs="Calibri"/>
        </w:rPr>
        <w:t xml:space="preserve">- </w:t>
      </w:r>
      <w:r w:rsidR="000108DE">
        <w:rPr>
          <w:rFonts w:asciiTheme="minorEastAsia" w:eastAsiaTheme="minorEastAsia" w:hAnsiTheme="minorEastAsia" w:cs="Calibri" w:hint="eastAsia"/>
        </w:rPr>
        <w:t>교환하기</w:t>
      </w:r>
      <w:bookmarkEnd w:id="32"/>
    </w:p>
    <w:p w:rsidR="00A56278" w:rsidRDefault="00A56278" w:rsidP="00F678D3">
      <w:pPr>
        <w:pStyle w:val="a0"/>
        <w:ind w:rightChars="100" w:right="20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카카오톡</w:t>
      </w:r>
      <w:proofErr w:type="spellEnd"/>
      <w:r>
        <w:rPr>
          <w:rFonts w:asciiTheme="minorEastAsia" w:eastAsiaTheme="minorEastAsia" w:hAnsiTheme="minorEastAsia" w:hint="eastAsia"/>
        </w:rPr>
        <w:t xml:space="preserve"> 선물로 받은 </w:t>
      </w:r>
      <w:proofErr w:type="spellStart"/>
      <w:r>
        <w:rPr>
          <w:rFonts w:asciiTheme="minorEastAsia" w:eastAsiaTheme="minorEastAsia" w:hAnsiTheme="minorEastAsia" w:hint="eastAsia"/>
        </w:rPr>
        <w:t>기프트카드를</w:t>
      </w:r>
      <w:proofErr w:type="spellEnd"/>
      <w:r>
        <w:rPr>
          <w:rFonts w:asciiTheme="minorEastAsia" w:eastAsiaTheme="minorEastAsia" w:hAnsiTheme="minorEastAsia" w:hint="eastAsia"/>
        </w:rPr>
        <w:t xml:space="preserve"> 오프라인 매장에서 사용할 경우 잔액에 대해서는 자사 </w:t>
      </w:r>
      <w:proofErr w:type="spellStart"/>
      <w:r>
        <w:rPr>
          <w:rFonts w:asciiTheme="minorEastAsia" w:eastAsiaTheme="minorEastAsia" w:hAnsiTheme="minorEastAsia" w:hint="eastAsia"/>
        </w:rPr>
        <w:t>기프트카드로</w:t>
      </w:r>
      <w:proofErr w:type="spellEnd"/>
      <w:r>
        <w:rPr>
          <w:rFonts w:asciiTheme="minorEastAsia" w:eastAsiaTheme="minorEastAsia" w:hAnsiTheme="minorEastAsia" w:hint="eastAsia"/>
        </w:rPr>
        <w:t xml:space="preserve"> 잔액을 충전하여 제공한다.</w:t>
      </w:r>
      <w:r>
        <w:rPr>
          <w:rFonts w:asciiTheme="minorEastAsia" w:eastAsiaTheme="minorEastAsia" w:hAnsiTheme="minorEastAsia"/>
        </w:rPr>
        <w:t xml:space="preserve"> </w:t>
      </w:r>
    </w:p>
    <w:p w:rsidR="00A56278" w:rsidRDefault="00A56278" w:rsidP="00F678D3">
      <w:pPr>
        <w:pStyle w:val="a0"/>
        <w:ind w:rightChars="100" w:right="20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단,</w:t>
      </w:r>
      <w:r>
        <w:rPr>
          <w:rFonts w:asciiTheme="minorEastAsia" w:eastAsiaTheme="minorEastAsia" w:hAnsiTheme="minor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기프트카드의</w:t>
      </w:r>
      <w:proofErr w:type="spellEnd"/>
      <w:r>
        <w:rPr>
          <w:rFonts w:asciiTheme="minorEastAsia" w:eastAsiaTheme="minorEastAsia" w:hAnsiTheme="minorEastAsia" w:hint="eastAsia"/>
        </w:rPr>
        <w:t xml:space="preserve"> 최종 충전 후 합계 잔액의 </w:t>
      </w:r>
      <w:r>
        <w:rPr>
          <w:rFonts w:asciiTheme="minorEastAsia" w:eastAsiaTheme="minorEastAsia" w:hAnsiTheme="minorEastAsia"/>
        </w:rPr>
        <w:t xml:space="preserve">60% </w:t>
      </w:r>
      <w:r>
        <w:rPr>
          <w:rFonts w:asciiTheme="minorEastAsia" w:eastAsiaTheme="minorEastAsia" w:hAnsiTheme="minorEastAsia" w:hint="eastAsia"/>
        </w:rPr>
        <w:t xml:space="preserve">이상을 사용한 경우 </w:t>
      </w:r>
      <w:r>
        <w:rPr>
          <w:rFonts w:asciiTheme="minorEastAsia" w:eastAsiaTheme="minorEastAsia" w:hAnsiTheme="minorEastAsia"/>
        </w:rPr>
        <w:t>(1</w:t>
      </w:r>
      <w:r>
        <w:rPr>
          <w:rFonts w:asciiTheme="minorEastAsia" w:eastAsiaTheme="minorEastAsia" w:hAnsiTheme="minorEastAsia" w:hint="eastAsia"/>
        </w:rPr>
        <w:t xml:space="preserve">만원 이하 상품권은 </w:t>
      </w:r>
      <w:r>
        <w:rPr>
          <w:rFonts w:asciiTheme="minorEastAsia" w:eastAsiaTheme="minorEastAsia" w:hAnsiTheme="minorEastAsia"/>
        </w:rPr>
        <w:t xml:space="preserve">80% </w:t>
      </w:r>
      <w:r>
        <w:rPr>
          <w:rFonts w:asciiTheme="minorEastAsia" w:eastAsiaTheme="minorEastAsia" w:hAnsiTheme="minorEastAsia" w:hint="eastAsia"/>
        </w:rPr>
        <w:t>이상)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현금으로 환불처리한다.</w:t>
      </w:r>
      <w:r>
        <w:rPr>
          <w:rFonts w:asciiTheme="minorEastAsia" w:eastAsiaTheme="minorEastAsia" w:hAnsiTheme="minorEastAsia"/>
        </w:rPr>
        <w:t xml:space="preserve"> </w:t>
      </w:r>
    </w:p>
    <w:p w:rsidR="004C7B89" w:rsidRPr="001D1A3B" w:rsidRDefault="000F688B" w:rsidP="004C7B89">
      <w:pPr>
        <w:pStyle w:val="a0"/>
        <w:numPr>
          <w:ilvl w:val="0"/>
          <w:numId w:val="0"/>
        </w:numPr>
        <w:ind w:left="1134"/>
      </w:pPr>
      <w:r>
        <w:rPr>
          <w:rFonts w:asciiTheme="minorEastAsia" w:eastAsiaTheme="minorEastAsia" w:hAnsiTheme="minorEastAsia" w:hint="eastAsia"/>
        </w:rPr>
        <w:t xml:space="preserve">카카오톡으로 </w:t>
      </w:r>
      <w:proofErr w:type="spellStart"/>
      <w:r>
        <w:rPr>
          <w:rFonts w:asciiTheme="minorEastAsia" w:eastAsiaTheme="minorEastAsia" w:hAnsiTheme="minorEastAsia" w:hint="eastAsia"/>
        </w:rPr>
        <w:t>선물받은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기프트카드를</w:t>
      </w:r>
      <w:proofErr w:type="spellEnd"/>
      <w:r>
        <w:rPr>
          <w:rFonts w:asciiTheme="minorEastAsia" w:eastAsiaTheme="minorEastAsia" w:hAnsiTheme="minorEastAsia" w:hint="eastAsia"/>
        </w:rPr>
        <w:t xml:space="preserve"> 온라인몰에서 자사 </w:t>
      </w:r>
      <w:proofErr w:type="spellStart"/>
      <w:r>
        <w:rPr>
          <w:rFonts w:asciiTheme="minorEastAsia" w:eastAsiaTheme="minorEastAsia" w:hAnsiTheme="minorEastAsia" w:hint="eastAsia"/>
        </w:rPr>
        <w:t>기프트카드로</w:t>
      </w:r>
      <w:proofErr w:type="spellEnd"/>
      <w:r>
        <w:rPr>
          <w:rFonts w:asciiTheme="minorEastAsia" w:eastAsiaTheme="minorEastAsia" w:hAnsiTheme="minorEastAsia" w:hint="eastAsia"/>
        </w:rPr>
        <w:t xml:space="preserve"> 교환한 경우 이에 대해서는 교환 취소 처리는 불가하다.</w:t>
      </w:r>
      <w:r>
        <w:rPr>
          <w:rFonts w:asciiTheme="minorEastAsia" w:eastAsiaTheme="minorEastAsia" w:hAnsiTheme="minorEastAsia"/>
        </w:rPr>
        <w:t xml:space="preserve"> </w:t>
      </w:r>
    </w:p>
    <w:p w:rsidR="004C7B89" w:rsidRDefault="004C7B89" w:rsidP="004C7B89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  <w:r>
        <w:br w:type="page"/>
      </w:r>
    </w:p>
    <w:p w:rsidR="007821CA" w:rsidRDefault="007821CA" w:rsidP="007821CA">
      <w:pPr>
        <w:pStyle w:val="-1"/>
      </w:pPr>
      <w:r>
        <w:rPr>
          <w:rFonts w:hint="eastAsia"/>
        </w:rPr>
        <w:lastRenderedPageBreak/>
        <w:t xml:space="preserve">기프트카드 잔액조회 및 </w:t>
      </w:r>
      <w:proofErr w:type="spellStart"/>
      <w:r>
        <w:rPr>
          <w:rFonts w:hint="eastAsia"/>
        </w:rPr>
        <w:t>환불신청</w:t>
      </w:r>
      <w:proofErr w:type="spellEnd"/>
    </w:p>
    <w:p w:rsidR="007821CA" w:rsidRDefault="007821CA" w:rsidP="007821CA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r>
        <w:rPr>
          <w:rFonts w:asciiTheme="minorEastAsia" w:eastAsiaTheme="minorEastAsia" w:hAnsiTheme="minorEastAsia" w:cs="Calibri" w:hint="eastAsia"/>
        </w:rPr>
        <w:t xml:space="preserve">기프트카드 잔액조회 </w:t>
      </w:r>
    </w:p>
    <w:p w:rsidR="007821CA" w:rsidRDefault="007821CA" w:rsidP="007821CA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구매하거나 </w:t>
      </w:r>
      <w:proofErr w:type="spellStart"/>
      <w:r>
        <w:rPr>
          <w:rFonts w:asciiTheme="minorEastAsia" w:eastAsiaTheme="minorEastAsia" w:hAnsiTheme="minorEastAsia" w:hint="eastAsia"/>
        </w:rPr>
        <w:t>선물받은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기프트카드는</w:t>
      </w:r>
      <w:proofErr w:type="spellEnd"/>
      <w:r>
        <w:rPr>
          <w:rFonts w:asciiTheme="minorEastAsia" w:eastAsiaTheme="minorEastAsia" w:hAnsiTheme="minorEastAsia" w:hint="eastAsia"/>
        </w:rPr>
        <w:t xml:space="preserve"> PVC형,</w:t>
      </w:r>
      <w:r>
        <w:rPr>
          <w:rFonts w:asciiTheme="minorEastAsia" w:eastAsiaTheme="minorEastAsia" w:hAnsiTheme="minorEastAsia"/>
        </w:rPr>
        <w:t xml:space="preserve"> MMS</w:t>
      </w:r>
      <w:r>
        <w:rPr>
          <w:rFonts w:asciiTheme="minorEastAsia" w:eastAsiaTheme="minorEastAsia" w:hAnsiTheme="minorEastAsia" w:hint="eastAsia"/>
        </w:rPr>
        <w:t xml:space="preserve">형 상관없이 온라인몰에서 카드번호만으로 </w:t>
      </w:r>
      <w:proofErr w:type="spellStart"/>
      <w:r>
        <w:rPr>
          <w:rFonts w:asciiTheme="minorEastAsia" w:eastAsiaTheme="minorEastAsia" w:hAnsiTheme="minorEastAsia" w:hint="eastAsia"/>
        </w:rPr>
        <w:t>잔액조회가</w:t>
      </w:r>
      <w:proofErr w:type="spellEnd"/>
      <w:r>
        <w:rPr>
          <w:rFonts w:asciiTheme="minorEastAsia" w:eastAsiaTheme="minorEastAsia" w:hAnsiTheme="minorEastAsia" w:hint="eastAsia"/>
        </w:rPr>
        <w:t xml:space="preserve"> 가능하다.</w:t>
      </w:r>
      <w:r>
        <w:rPr>
          <w:rFonts w:asciiTheme="minorEastAsia" w:eastAsiaTheme="minorEastAsia" w:hAnsiTheme="minorEastAsia"/>
        </w:rPr>
        <w:t xml:space="preserve"> </w:t>
      </w:r>
    </w:p>
    <w:p w:rsidR="007821CA" w:rsidRPr="00AB522F" w:rsidRDefault="007821CA" w:rsidP="007821CA">
      <w:pPr>
        <w:pStyle w:val="a0"/>
      </w:pPr>
      <w:r>
        <w:rPr>
          <w:rFonts w:asciiTheme="minorEastAsia" w:eastAsiaTheme="minorEastAsia" w:hAnsiTheme="minorEastAsia" w:hint="eastAsia"/>
        </w:rPr>
        <w:t xml:space="preserve">기프트카드 번호만으로 잔액 조회 시 </w:t>
      </w:r>
      <w:proofErr w:type="spellStart"/>
      <w:r>
        <w:rPr>
          <w:rFonts w:asciiTheme="minorEastAsia" w:eastAsiaTheme="minorEastAsia" w:hAnsiTheme="minorEastAsia" w:hint="eastAsia"/>
        </w:rPr>
        <w:t>이용내역은</w:t>
      </w:r>
      <w:proofErr w:type="spellEnd"/>
      <w:r>
        <w:rPr>
          <w:rFonts w:asciiTheme="minorEastAsia" w:eastAsiaTheme="minorEastAsia" w:hAnsiTheme="minorEastAsia" w:hint="eastAsia"/>
        </w:rPr>
        <w:t xml:space="preserve"> 최대 일주일 기록만 조회가 가능하다.</w:t>
      </w:r>
    </w:p>
    <w:p w:rsidR="007821CA" w:rsidRDefault="007821CA" w:rsidP="007821CA">
      <w:pPr>
        <w:pStyle w:val="a0"/>
        <w:numPr>
          <w:ilvl w:val="0"/>
          <w:numId w:val="0"/>
        </w:numPr>
        <w:ind w:left="1134"/>
        <w:rPr>
          <w:rFonts w:asciiTheme="minorEastAsia" w:eastAsiaTheme="minorEastAsia" w:hAnsiTheme="minorEastAsia"/>
        </w:rPr>
      </w:pPr>
    </w:p>
    <w:p w:rsidR="007821CA" w:rsidRPr="00661A7F" w:rsidRDefault="007821CA" w:rsidP="007821CA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r w:rsidRPr="00661A7F">
        <w:rPr>
          <w:rFonts w:asciiTheme="minorEastAsia" w:eastAsiaTheme="minorEastAsia" w:hAnsiTheme="minorEastAsia" w:cs="Calibri" w:hint="eastAsia"/>
        </w:rPr>
        <w:t xml:space="preserve">기프트카드 </w:t>
      </w:r>
      <w:proofErr w:type="spellStart"/>
      <w:r w:rsidRPr="00661A7F">
        <w:rPr>
          <w:rFonts w:asciiTheme="minorEastAsia" w:eastAsiaTheme="minorEastAsia" w:hAnsiTheme="minorEastAsia" w:cs="Calibri" w:hint="eastAsia"/>
        </w:rPr>
        <w:t>환불신청</w:t>
      </w:r>
      <w:proofErr w:type="spellEnd"/>
    </w:p>
    <w:p w:rsidR="007821CA" w:rsidRPr="00E26D12" w:rsidRDefault="007821CA" w:rsidP="007821CA">
      <w:pPr>
        <w:pStyle w:val="a0"/>
        <w:rPr>
          <w:rFonts w:asciiTheme="minorEastAsia" w:eastAsiaTheme="minorEastAsia" w:hAnsiTheme="minorEastAsia"/>
        </w:rPr>
      </w:pPr>
      <w:proofErr w:type="spellStart"/>
      <w:r w:rsidRPr="00661A7F">
        <w:rPr>
          <w:rFonts w:asciiTheme="minorEastAsia" w:eastAsiaTheme="minorEastAsia" w:hAnsiTheme="minorEastAsia" w:hint="eastAsia"/>
        </w:rPr>
        <w:t>기프트카드의</w:t>
      </w:r>
      <w:proofErr w:type="spellEnd"/>
      <w:r w:rsidRPr="00661A7F">
        <w:rPr>
          <w:rFonts w:asciiTheme="minorEastAsia" w:eastAsiaTheme="minorEastAsia" w:hAnsiTheme="minorEastAsia" w:hint="eastAsia"/>
        </w:rPr>
        <w:t xml:space="preserve"> 잔액은 최종 충전 후 합계 잔액의 </w:t>
      </w:r>
      <w:r w:rsidRPr="00661A7F">
        <w:rPr>
          <w:rFonts w:asciiTheme="minorEastAsia" w:eastAsiaTheme="minorEastAsia" w:hAnsiTheme="minorEastAsia"/>
        </w:rPr>
        <w:t xml:space="preserve">60% </w:t>
      </w:r>
      <w:r w:rsidRPr="00661A7F">
        <w:rPr>
          <w:rFonts w:asciiTheme="minorEastAsia" w:eastAsiaTheme="minorEastAsia" w:hAnsiTheme="minorEastAsia" w:hint="eastAsia"/>
        </w:rPr>
        <w:t xml:space="preserve">이상을 사용한 경우에 한하여 </w:t>
      </w:r>
      <w:proofErr w:type="spellStart"/>
      <w:r w:rsidRPr="00661A7F">
        <w:rPr>
          <w:rFonts w:asciiTheme="minorEastAsia" w:eastAsiaTheme="minorEastAsia" w:hAnsiTheme="minorEastAsia" w:hint="eastAsia"/>
        </w:rPr>
        <w:t>환불신청이</w:t>
      </w:r>
      <w:proofErr w:type="spellEnd"/>
      <w:r w:rsidRPr="00661A7F">
        <w:rPr>
          <w:rFonts w:asciiTheme="minorEastAsia" w:eastAsiaTheme="minorEastAsia" w:hAnsiTheme="minorEastAsia" w:hint="eastAsia"/>
        </w:rPr>
        <w:t xml:space="preserve"> 가능하다.</w:t>
      </w:r>
      <w:r w:rsidRPr="00661A7F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/>
        </w:rPr>
        <w:br/>
      </w:r>
      <w:r w:rsidRPr="00661A7F">
        <w:rPr>
          <w:rFonts w:asciiTheme="minorEastAsia" w:eastAsiaTheme="minorEastAsia" w:hAnsiTheme="minorEastAsia"/>
        </w:rPr>
        <w:t>(</w:t>
      </w:r>
      <w:r w:rsidRPr="00E26D12">
        <w:rPr>
          <w:rFonts w:asciiTheme="minorEastAsia" w:eastAsiaTheme="minorEastAsia" w:hAnsiTheme="minorEastAsia" w:hint="eastAsia"/>
        </w:rPr>
        <w:t>단,</w:t>
      </w:r>
      <w:r w:rsidRPr="00E26D12">
        <w:rPr>
          <w:rFonts w:asciiTheme="minorEastAsia" w:eastAsiaTheme="minorEastAsia" w:hAnsiTheme="minorEastAsia"/>
        </w:rPr>
        <w:t xml:space="preserve"> 1</w:t>
      </w:r>
      <w:r w:rsidRPr="00E26D12">
        <w:rPr>
          <w:rFonts w:asciiTheme="minorEastAsia" w:eastAsiaTheme="minorEastAsia" w:hAnsiTheme="minorEastAsia" w:hint="eastAsia"/>
        </w:rPr>
        <w:t xml:space="preserve">만원 이하의 경우 </w:t>
      </w:r>
      <w:r w:rsidRPr="00E26D12">
        <w:rPr>
          <w:rFonts w:asciiTheme="minorEastAsia" w:eastAsiaTheme="minorEastAsia" w:hAnsiTheme="minorEastAsia"/>
        </w:rPr>
        <w:t xml:space="preserve">80% </w:t>
      </w:r>
      <w:r w:rsidRPr="00E26D12">
        <w:rPr>
          <w:rFonts w:asciiTheme="minorEastAsia" w:eastAsiaTheme="minorEastAsia" w:hAnsiTheme="minorEastAsia" w:hint="eastAsia"/>
        </w:rPr>
        <w:t>이상 사용한 경우 환불 신청 가능)</w:t>
      </w:r>
    </w:p>
    <w:p w:rsidR="007821CA" w:rsidRDefault="007821CA" w:rsidP="007821CA">
      <w:pPr>
        <w:pStyle w:val="a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ABC-MART가 발행한 </w:t>
      </w:r>
      <w:proofErr w:type="spellStart"/>
      <w:r>
        <w:rPr>
          <w:rFonts w:asciiTheme="minorEastAsia" w:eastAsiaTheme="minorEastAsia" w:hAnsiTheme="minorEastAsia" w:hint="eastAsia"/>
        </w:rPr>
        <w:t>기프트카드에</w:t>
      </w:r>
      <w:proofErr w:type="spellEnd"/>
      <w:r>
        <w:rPr>
          <w:rFonts w:asciiTheme="minorEastAsia" w:eastAsiaTheme="minorEastAsia" w:hAnsiTheme="minorEastAsia" w:hint="eastAsia"/>
        </w:rPr>
        <w:t xml:space="preserve"> 대한 </w:t>
      </w:r>
      <w:proofErr w:type="spellStart"/>
      <w:r>
        <w:rPr>
          <w:rFonts w:asciiTheme="minorEastAsia" w:eastAsiaTheme="minorEastAsia" w:hAnsiTheme="minorEastAsia" w:hint="eastAsia"/>
        </w:rPr>
        <w:t>환불처리는</w:t>
      </w:r>
      <w:proofErr w:type="spellEnd"/>
      <w:r>
        <w:rPr>
          <w:rFonts w:asciiTheme="minorEastAsia" w:eastAsiaTheme="minorEastAsia" w:hAnsiTheme="minorEastAsia" w:hint="eastAsia"/>
        </w:rPr>
        <w:t xml:space="preserve"> 자사 온라인사이트에서는 불가능하며 </w:t>
      </w:r>
      <w:proofErr w:type="spellStart"/>
      <w:r>
        <w:rPr>
          <w:rFonts w:asciiTheme="minorEastAsia" w:eastAsiaTheme="minorEastAsia" w:hAnsiTheme="minorEastAsia" w:hint="eastAsia"/>
        </w:rPr>
        <w:t>나이스정보통신을</w:t>
      </w:r>
      <w:proofErr w:type="spellEnd"/>
      <w:r>
        <w:rPr>
          <w:rFonts w:asciiTheme="minorEastAsia" w:eastAsiaTheme="minorEastAsia" w:hAnsiTheme="minorEastAsia" w:hint="eastAsia"/>
        </w:rPr>
        <w:t xml:space="preserve"> 통해 </w:t>
      </w:r>
      <w:proofErr w:type="spellStart"/>
      <w:r>
        <w:rPr>
          <w:rFonts w:asciiTheme="minorEastAsia" w:eastAsiaTheme="minorEastAsia" w:hAnsiTheme="minorEastAsia" w:hint="eastAsia"/>
        </w:rPr>
        <w:t>환불신청</w:t>
      </w:r>
      <w:proofErr w:type="spellEnd"/>
      <w:r>
        <w:rPr>
          <w:rFonts w:asciiTheme="minorEastAsia" w:eastAsiaTheme="minorEastAsia" w:hAnsiTheme="minorEastAsia" w:hint="eastAsia"/>
        </w:rPr>
        <w:t xml:space="preserve"> 및 처리가 가능하다.</w:t>
      </w:r>
      <w:r>
        <w:rPr>
          <w:rFonts w:asciiTheme="minorEastAsia" w:eastAsiaTheme="minorEastAsia" w:hAnsiTheme="minorEastAsia"/>
        </w:rPr>
        <w:t xml:space="preserve"> </w:t>
      </w:r>
      <w:r w:rsidR="008D5124">
        <w:rPr>
          <w:rFonts w:asciiTheme="minorEastAsia" w:eastAsiaTheme="minorEastAsia" w:hAnsiTheme="minorEastAsia"/>
        </w:rPr>
        <w:br/>
        <w:t>(</w:t>
      </w:r>
      <w:proofErr w:type="spellStart"/>
      <w:r w:rsidR="008D5124">
        <w:rPr>
          <w:rFonts w:asciiTheme="minorEastAsia" w:eastAsiaTheme="minorEastAsia" w:hAnsiTheme="minorEastAsia" w:hint="eastAsia"/>
        </w:rPr>
        <w:t>환불신청</w:t>
      </w:r>
      <w:proofErr w:type="spellEnd"/>
      <w:r w:rsidR="008D5124">
        <w:rPr>
          <w:rFonts w:asciiTheme="minorEastAsia" w:eastAsiaTheme="minorEastAsia" w:hAnsiTheme="minorEastAsia" w:hint="eastAsia"/>
        </w:rPr>
        <w:t xml:space="preserve"> 선택 시 </w:t>
      </w:r>
      <w:proofErr w:type="spellStart"/>
      <w:r w:rsidR="008D5124">
        <w:rPr>
          <w:rFonts w:asciiTheme="minorEastAsia" w:eastAsiaTheme="minorEastAsia" w:hAnsiTheme="minorEastAsia" w:hint="eastAsia"/>
        </w:rPr>
        <w:t>나이스정보통신</w:t>
      </w:r>
      <w:proofErr w:type="spellEnd"/>
      <w:r w:rsidR="008D5124">
        <w:rPr>
          <w:rFonts w:asciiTheme="minorEastAsia" w:eastAsiaTheme="minorEastAsia" w:hAnsiTheme="minorEastAsia" w:hint="eastAsia"/>
        </w:rPr>
        <w:t xml:space="preserve"> 사이트로 이동)</w:t>
      </w:r>
    </w:p>
    <w:p w:rsidR="008E79C8" w:rsidRDefault="00E75572" w:rsidP="007821CA">
      <w:pPr>
        <w:pStyle w:val="a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환불신청한</w:t>
      </w:r>
      <w:proofErr w:type="spellEnd"/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기프트카드는</w:t>
      </w:r>
      <w:proofErr w:type="spellEnd"/>
      <w:r w:rsidR="002F7EE6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2F7EE6">
        <w:rPr>
          <w:rFonts w:asciiTheme="minorEastAsia" w:eastAsiaTheme="minorEastAsia" w:hAnsiTheme="minorEastAsia" w:hint="eastAsia"/>
        </w:rPr>
        <w:t>환불처리와</w:t>
      </w:r>
      <w:proofErr w:type="spellEnd"/>
      <w:r w:rsidR="002F7EE6">
        <w:rPr>
          <w:rFonts w:asciiTheme="minorEastAsia" w:eastAsiaTheme="minorEastAsia" w:hAnsiTheme="minorEastAsia" w:hint="eastAsia"/>
        </w:rPr>
        <w:t xml:space="preserve"> 동시에</w:t>
      </w:r>
      <w:bookmarkStart w:id="33" w:name="_GoBack"/>
      <w:bookmarkEnd w:id="33"/>
      <w:r>
        <w:rPr>
          <w:rFonts w:asciiTheme="minorEastAsia" w:eastAsiaTheme="minorEastAsia" w:hAnsiTheme="minorEastAsia" w:hint="eastAsia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</w:rPr>
        <w:t>폐기처리되며</w:t>
      </w:r>
      <w:proofErr w:type="spellEnd"/>
      <w:r>
        <w:rPr>
          <w:rFonts w:asciiTheme="minorEastAsia" w:eastAsiaTheme="minorEastAsia" w:hAnsiTheme="minorEastAsia" w:hint="eastAsia"/>
        </w:rPr>
        <w:t>,</w:t>
      </w:r>
      <w:r>
        <w:rPr>
          <w:rFonts w:asciiTheme="minorEastAsia" w:eastAsiaTheme="minorEastAsia" w:hAnsiTheme="minorEastAsia"/>
        </w:rPr>
        <w:t xml:space="preserve"> MY </w:t>
      </w:r>
      <w:r>
        <w:rPr>
          <w:rFonts w:asciiTheme="minorEastAsia" w:eastAsiaTheme="minorEastAsia" w:hAnsiTheme="minorEastAsia" w:hint="eastAsia"/>
        </w:rPr>
        <w:t>기프트카드 목록에서도 삭제 처리된다.</w:t>
      </w:r>
      <w:r>
        <w:rPr>
          <w:rFonts w:asciiTheme="minorEastAsia" w:eastAsiaTheme="minorEastAsia" w:hAnsiTheme="minorEastAsia"/>
        </w:rPr>
        <w:t xml:space="preserve"> </w:t>
      </w:r>
    </w:p>
    <w:sectPr w:rsidR="008E79C8">
      <w:headerReference w:type="default" r:id="rId11"/>
      <w:footerReference w:type="default" r:id="rId12"/>
      <w:pgSz w:w="11907" w:h="16840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38D1" w:rsidRDefault="001738D1">
      <w:r>
        <w:separator/>
      </w:r>
    </w:p>
  </w:endnote>
  <w:endnote w:type="continuationSeparator" w:id="0">
    <w:p w:rsidR="001738D1" w:rsidRDefault="00173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한컴돋움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5605" w:rsidRDefault="00985605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985605" w:rsidRDefault="00985605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5605" w:rsidRDefault="00985605" w:rsidP="00C1402A">
    <w:pPr>
      <w:pStyle w:val="a9"/>
      <w:tabs>
        <w:tab w:val="clear" w:pos="4320"/>
        <w:tab w:val="clear" w:pos="8640"/>
        <w:tab w:val="center" w:pos="4513"/>
        <w:tab w:val="right" w:pos="9027"/>
      </w:tabs>
      <w:jc w:val="right"/>
    </w:pPr>
    <w:r>
      <w:rPr>
        <w:noProof/>
      </w:rPr>
      <w:drawing>
        <wp:inline distT="0" distB="0" distL="0" distR="0">
          <wp:extent cx="409575" cy="133350"/>
          <wp:effectExtent l="0" t="0" r="0" b="0"/>
          <wp:docPr id="2" name="그림 2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 w:rsidRPr="00FE0754">
      <w:rPr>
        <w:rFonts w:hint="eastAsia"/>
        <w:bCs/>
        <w:sz w:val="16"/>
        <w:szCs w:val="16"/>
      </w:rPr>
      <w:t>Copyright 3top 201</w:t>
    </w:r>
    <w:del w:id="0" w:author="3top_user000" w:date="2018-07-18T10:17:00Z">
      <w:r w:rsidRPr="00FE0754" w:rsidDel="001360DE">
        <w:rPr>
          <w:rFonts w:hint="eastAsia"/>
          <w:bCs/>
          <w:sz w:val="16"/>
          <w:szCs w:val="16"/>
        </w:rPr>
        <w:delText>3</w:delText>
      </w:r>
    </w:del>
    <w:ins w:id="1" w:author="3top_user000" w:date="2018-07-18T10:17:00Z">
      <w:r>
        <w:rPr>
          <w:bCs/>
          <w:sz w:val="16"/>
          <w:szCs w:val="16"/>
        </w:rPr>
        <w:t>8</w:t>
      </w:r>
    </w:ins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5605" w:rsidRPr="00366218" w:rsidRDefault="00985605" w:rsidP="00930DCE">
    <w:pPr>
      <w:widowControl/>
      <w:tabs>
        <w:tab w:val="center" w:pos="4513"/>
        <w:tab w:val="right" w:pos="9027"/>
      </w:tabs>
      <w:spacing w:line="240" w:lineRule="auto"/>
      <w:ind w:right="98"/>
      <w:jc w:val="right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8890</wp:posOffset>
              </wp:positionH>
              <wp:positionV relativeFrom="paragraph">
                <wp:posOffset>-43815</wp:posOffset>
              </wp:positionV>
              <wp:extent cx="5711825" cy="18415"/>
              <wp:effectExtent l="0" t="0" r="3810" b="635"/>
              <wp:wrapNone/>
              <wp:docPr id="1" name="사각형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1182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rect w14:anchorId="3BD57F28" id="사각형 38" o:spid="_x0000_s1026" style="position:absolute;left:0;text-align:left;margin-left:.7pt;margin-top:-3.45pt;width:449.75pt;height:1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" fillcolor="black" stroked="f" strokeweight="1pt"/>
          </w:pict>
        </mc:Fallback>
      </mc:AlternateContent>
    </w:r>
    <w:r>
      <w:rPr>
        <w:noProof/>
      </w:rPr>
      <w:drawing>
        <wp:inline distT="0" distB="0" distL="0" distR="0">
          <wp:extent cx="428625" cy="133350"/>
          <wp:effectExtent l="0" t="0" r="0" b="0"/>
          <wp:docPr id="4" name="그림 4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30DCE">
      <w:rPr>
        <w:b/>
        <w:bCs/>
      </w:rPr>
      <w:tab/>
    </w:r>
    <w:r w:rsidRPr="00C6385D">
      <w:rPr>
        <w:b/>
        <w:bCs/>
      </w:rPr>
      <w:fldChar w:fldCharType="begin"/>
    </w:r>
    <w:r w:rsidRPr="00C6385D">
      <w:rPr>
        <w:b/>
        <w:bCs/>
      </w:rPr>
      <w:instrText>PAGE   \* MERGEFORMAT</w:instrText>
    </w:r>
    <w:r w:rsidRPr="00C6385D">
      <w:rPr>
        <w:b/>
        <w:bCs/>
      </w:rPr>
      <w:fldChar w:fldCharType="separate"/>
    </w:r>
    <w:r w:rsidR="002F7EE6" w:rsidRPr="002F7EE6">
      <w:rPr>
        <w:b/>
        <w:bCs/>
        <w:noProof/>
        <w:lang w:val="ko-KR"/>
      </w:rPr>
      <w:t>12</w:t>
    </w:r>
    <w:r w:rsidRPr="00C6385D">
      <w:rPr>
        <w:b/>
        <w:bCs/>
      </w:rPr>
      <w:fldChar w:fldCharType="end"/>
    </w:r>
    <w:r w:rsidRPr="00930DCE">
      <w:rPr>
        <w:b/>
        <w:bCs/>
      </w:rPr>
      <w:tab/>
    </w:r>
    <w:r w:rsidRPr="00FE0754">
      <w:rPr>
        <w:rFonts w:hint="eastAsia"/>
        <w:bCs/>
        <w:sz w:val="16"/>
        <w:szCs w:val="16"/>
      </w:rPr>
      <w:t>Copyright 3top 201</w:t>
    </w:r>
    <w:del w:id="34" w:author="3top_user000" w:date="2018-07-18T10:17:00Z">
      <w:r w:rsidRPr="00FE0754" w:rsidDel="001360DE">
        <w:rPr>
          <w:rFonts w:hint="eastAsia"/>
          <w:bCs/>
          <w:sz w:val="16"/>
          <w:szCs w:val="16"/>
        </w:rPr>
        <w:delText>3</w:delText>
      </w:r>
    </w:del>
    <w:ins w:id="35" w:author="3top_user000" w:date="2018-07-18T10:17:00Z">
      <w:r>
        <w:rPr>
          <w:bCs/>
          <w:sz w:val="16"/>
          <w:szCs w:val="16"/>
        </w:rPr>
        <w:t>8</w:t>
      </w:r>
    </w:ins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38D1" w:rsidRDefault="001738D1">
      <w:r>
        <w:separator/>
      </w:r>
    </w:p>
  </w:footnote>
  <w:footnote w:type="continuationSeparator" w:id="0">
    <w:p w:rsidR="001738D1" w:rsidRDefault="00173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5605" w:rsidRDefault="00985605">
    <w:pPr>
      <w:pStyle w:val="a8"/>
      <w:ind w:rightChars="-166" w:right="-332"/>
      <w:jc w:val="right"/>
    </w:pPr>
  </w:p>
  <w:p w:rsidR="00985605" w:rsidRDefault="00985605">
    <w:pPr>
      <w:pStyle w:val="a8"/>
      <w:jc w:val="right"/>
    </w:pPr>
  </w:p>
  <w:p w:rsidR="00985605" w:rsidRDefault="00985605">
    <w:pPr>
      <w:pStyle w:val="a8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73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342"/>
      <w:gridCol w:w="2343"/>
      <w:gridCol w:w="2344"/>
      <w:gridCol w:w="2344"/>
    </w:tblGrid>
    <w:tr w:rsidR="00985605" w:rsidRPr="00450C21" w:rsidTr="00CC16C8">
      <w:trPr>
        <w:cantSplit/>
        <w:trHeight w:val="353"/>
      </w:trPr>
      <w:tc>
        <w:tcPr>
          <w:tcW w:w="937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:rsidR="00985605" w:rsidRPr="00EE3FF6" w:rsidRDefault="00985605">
          <w:pPr>
            <w:spacing w:line="0" w:lineRule="atLeast"/>
            <w:jc w:val="center"/>
            <w:rPr>
              <w:b/>
              <w:bCs/>
              <w:sz w:val="32"/>
            </w:rPr>
          </w:pPr>
          <w:r w:rsidRPr="00EE3FF6">
            <w:rPr>
              <w:rFonts w:hint="eastAsia"/>
              <w:b/>
              <w:sz w:val="32"/>
            </w:rPr>
            <w:t>[</w:t>
          </w:r>
          <w:r>
            <w:rPr>
              <w:rFonts w:hint="eastAsia"/>
              <w:b/>
              <w:sz w:val="32"/>
            </w:rPr>
            <w:t>기프트카드</w:t>
          </w:r>
          <w:r w:rsidRPr="00EE3FF6">
            <w:rPr>
              <w:rFonts w:hint="eastAsia"/>
              <w:b/>
              <w:sz w:val="32"/>
            </w:rPr>
            <w:t>]</w:t>
          </w:r>
          <w:r w:rsidRPr="00EE3FF6">
            <w:rPr>
              <w:b/>
              <w:sz w:val="32"/>
            </w:rPr>
            <w:t xml:space="preserve"> </w:t>
          </w:r>
          <w:r w:rsidRPr="00EE3FF6">
            <w:rPr>
              <w:rFonts w:hint="eastAsia"/>
              <w:b/>
              <w:sz w:val="32"/>
            </w:rPr>
            <w:t xml:space="preserve">서비스 </w:t>
          </w:r>
          <w:proofErr w:type="spellStart"/>
          <w:r w:rsidRPr="00EE3FF6">
            <w:rPr>
              <w:rFonts w:hint="eastAsia"/>
              <w:b/>
              <w:sz w:val="32"/>
            </w:rPr>
            <w:t>정책서</w:t>
          </w:r>
          <w:proofErr w:type="spellEnd"/>
        </w:p>
      </w:tc>
    </w:tr>
    <w:tr w:rsidR="00985605" w:rsidRPr="00450C21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:rsidR="00985605" w:rsidRPr="004B15C0" w:rsidRDefault="00985605">
          <w:pPr>
            <w:spacing w:line="0" w:lineRule="atLeast"/>
            <w:jc w:val="center"/>
          </w:pPr>
          <w:r w:rsidRPr="004B15C0">
            <w:rPr>
              <w:rFonts w:hint="eastAsia"/>
            </w:rPr>
            <w:t>프로젝트</w:t>
          </w:r>
        </w:p>
      </w:tc>
      <w:tc>
        <w:tcPr>
          <w:tcW w:w="7031" w:type="dxa"/>
          <w:gridSpan w:val="3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:rsidR="00985605" w:rsidRPr="004B15C0" w:rsidRDefault="00985605">
          <w:pPr>
            <w:tabs>
              <w:tab w:val="left" w:pos="1135"/>
            </w:tabs>
            <w:spacing w:line="0" w:lineRule="atLeast"/>
            <w:ind w:right="68"/>
          </w:pPr>
          <w:r w:rsidRPr="004B15C0">
            <w:rPr>
              <w:rFonts w:hint="eastAsia"/>
            </w:rPr>
            <w:t>ABC-MART 온라인 쇼핑몰 2.0 구축</w:t>
          </w:r>
        </w:p>
      </w:tc>
    </w:tr>
    <w:tr w:rsidR="00985605" w:rsidRPr="00450C21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:rsidR="00985605" w:rsidRPr="004B15C0" w:rsidRDefault="00985605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작성자</w:t>
          </w:r>
        </w:p>
      </w:tc>
      <w:tc>
        <w:tcPr>
          <w:tcW w:w="23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:rsidR="00985605" w:rsidRPr="004B15C0" w:rsidRDefault="00985605" w:rsidP="00711C1E">
          <w:pPr>
            <w:spacing w:line="0" w:lineRule="atLeast"/>
            <w:jc w:val="center"/>
          </w:pPr>
          <w:r>
            <w:rPr>
              <w:rFonts w:hint="eastAsia"/>
            </w:rPr>
            <w:t>윤예지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:rsidR="00985605" w:rsidRPr="004B15C0" w:rsidRDefault="00985605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작성일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:rsidR="00985605" w:rsidRPr="004B15C0" w:rsidRDefault="00985605" w:rsidP="00C025E6">
          <w:pPr>
            <w:tabs>
              <w:tab w:val="left" w:pos="1135"/>
            </w:tabs>
            <w:spacing w:line="0" w:lineRule="atLeast"/>
            <w:ind w:right="68"/>
            <w:jc w:val="center"/>
          </w:pPr>
          <w:r w:rsidRPr="004B15C0">
            <w:t>20</w:t>
          </w:r>
          <w:r w:rsidRPr="004B15C0">
            <w:rPr>
              <w:rFonts w:hint="eastAsia"/>
            </w:rPr>
            <w:t>1</w:t>
          </w:r>
          <w:r w:rsidRPr="004B15C0">
            <w:t>8</w:t>
          </w:r>
          <w:r>
            <w:rPr>
              <w:rFonts w:hint="eastAsia"/>
            </w:rPr>
            <w:t>-</w:t>
          </w:r>
          <w:r>
            <w:t>0</w:t>
          </w:r>
          <w:r w:rsidR="00C025E6">
            <w:t>4</w:t>
          </w:r>
          <w:r w:rsidRPr="004B15C0">
            <w:rPr>
              <w:rFonts w:hint="eastAsia"/>
            </w:rPr>
            <w:t>-</w:t>
          </w:r>
          <w:r w:rsidR="00C025E6">
            <w:t>05</w:t>
          </w:r>
        </w:p>
      </w:tc>
    </w:tr>
    <w:tr w:rsidR="00985605" w:rsidRPr="00450C21" w:rsidTr="00CC16C8">
      <w:trPr>
        <w:cantSplit/>
        <w:trHeight w:val="207"/>
      </w:trPr>
      <w:tc>
        <w:tcPr>
          <w:tcW w:w="2342" w:type="dxa"/>
          <w:tcBorders>
            <w:top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:rsidR="00985605" w:rsidRPr="004B15C0" w:rsidRDefault="00985605" w:rsidP="00AC3467">
          <w:pPr>
            <w:spacing w:line="0" w:lineRule="atLeast"/>
            <w:jc w:val="center"/>
          </w:pPr>
          <w:r w:rsidRPr="004B15C0">
            <w:rPr>
              <w:rFonts w:hint="eastAsia"/>
            </w:rPr>
            <w:t>승인자</w:t>
          </w:r>
        </w:p>
      </w:tc>
      <w:tc>
        <w:tcPr>
          <w:tcW w:w="234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:rsidR="00985605" w:rsidRPr="004B15C0" w:rsidRDefault="00985605" w:rsidP="00711C1E">
          <w:pPr>
            <w:spacing w:line="0" w:lineRule="atLeast"/>
            <w:jc w:val="center"/>
          </w:pP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:rsidR="00985605" w:rsidRPr="004B15C0" w:rsidRDefault="00985605">
          <w:pPr>
            <w:spacing w:line="0" w:lineRule="atLeast"/>
            <w:jc w:val="center"/>
          </w:pPr>
          <w:r w:rsidRPr="004B15C0">
            <w:rPr>
              <w:rFonts w:hint="eastAsia"/>
            </w:rPr>
            <w:t>승인일</w:t>
          </w: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</w:tcBorders>
          <w:tcMar>
            <w:top w:w="0" w:type="dxa"/>
            <w:bottom w:w="0" w:type="dxa"/>
          </w:tcMar>
          <w:vAlign w:val="center"/>
        </w:tcPr>
        <w:p w:rsidR="00985605" w:rsidRPr="004B15C0" w:rsidRDefault="00985605" w:rsidP="00711C1E">
          <w:pPr>
            <w:spacing w:line="0" w:lineRule="atLeast"/>
            <w:jc w:val="center"/>
          </w:pPr>
        </w:p>
      </w:tc>
    </w:tr>
  </w:tbl>
  <w:p w:rsidR="00985605" w:rsidRPr="00450C21" w:rsidRDefault="00985605" w:rsidP="00B338C1">
    <w:pPr>
      <w:pStyle w:val="a8"/>
      <w:ind w:right="1000"/>
      <w:rPr>
        <w:rFonts w:ascii="나눔고딕" w:eastAsia="나눔고딕" w:hAnsi="나눔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E387F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" w15:restartNumberingAfterBreak="0">
    <w:nsid w:val="047518F2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3" w15:restartNumberingAfterBreak="0">
    <w:nsid w:val="130D0A56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4" w15:restartNumberingAfterBreak="0">
    <w:nsid w:val="138F12F9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5" w15:restartNumberingAfterBreak="0">
    <w:nsid w:val="1DEA6189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6" w15:restartNumberingAfterBreak="0">
    <w:nsid w:val="239B2A63"/>
    <w:multiLevelType w:val="hybridMultilevel"/>
    <w:tmpl w:val="1674ACD6"/>
    <w:lvl w:ilvl="0" w:tplc="A83C7326">
      <w:start w:val="1"/>
      <w:numFmt w:val="ganada"/>
      <w:pStyle w:val="a"/>
      <w:lvlText w:val="%1."/>
      <w:lvlJc w:val="left"/>
      <w:pPr>
        <w:ind w:left="542" w:hanging="40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942" w:hanging="400"/>
      </w:pPr>
    </w:lvl>
    <w:lvl w:ilvl="2" w:tplc="FFFFFFFF" w:tentative="1">
      <w:start w:val="1"/>
      <w:numFmt w:val="lowerRoman"/>
      <w:lvlText w:val="%3."/>
      <w:lvlJc w:val="right"/>
      <w:pPr>
        <w:ind w:left="1342" w:hanging="400"/>
      </w:pPr>
    </w:lvl>
    <w:lvl w:ilvl="3" w:tplc="FFFFFFFF" w:tentative="1">
      <w:start w:val="1"/>
      <w:numFmt w:val="decimal"/>
      <w:lvlText w:val="%4."/>
      <w:lvlJc w:val="left"/>
      <w:pPr>
        <w:ind w:left="1742" w:hanging="400"/>
      </w:pPr>
    </w:lvl>
    <w:lvl w:ilvl="4" w:tplc="FFFFFFFF" w:tentative="1">
      <w:start w:val="1"/>
      <w:numFmt w:val="upperLetter"/>
      <w:lvlText w:val="%5."/>
      <w:lvlJc w:val="left"/>
      <w:pPr>
        <w:ind w:left="2142" w:hanging="400"/>
      </w:pPr>
    </w:lvl>
    <w:lvl w:ilvl="5" w:tplc="FFFFFFFF" w:tentative="1">
      <w:start w:val="1"/>
      <w:numFmt w:val="lowerRoman"/>
      <w:lvlText w:val="%6."/>
      <w:lvlJc w:val="right"/>
      <w:pPr>
        <w:ind w:left="2542" w:hanging="400"/>
      </w:pPr>
    </w:lvl>
    <w:lvl w:ilvl="6" w:tplc="FFFFFFFF" w:tentative="1">
      <w:start w:val="1"/>
      <w:numFmt w:val="decimal"/>
      <w:lvlText w:val="%7."/>
      <w:lvlJc w:val="left"/>
      <w:pPr>
        <w:ind w:left="2942" w:hanging="400"/>
      </w:pPr>
    </w:lvl>
    <w:lvl w:ilvl="7" w:tplc="FFFFFFFF" w:tentative="1">
      <w:start w:val="1"/>
      <w:numFmt w:val="upperLetter"/>
      <w:lvlText w:val="%8."/>
      <w:lvlJc w:val="left"/>
      <w:pPr>
        <w:ind w:left="3342" w:hanging="400"/>
      </w:pPr>
    </w:lvl>
    <w:lvl w:ilvl="8" w:tplc="FFFFFFFF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7" w15:restartNumberingAfterBreak="0">
    <w:nsid w:val="25D217B3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8" w15:restartNumberingAfterBreak="0">
    <w:nsid w:val="2E424BC9"/>
    <w:multiLevelType w:val="hybridMultilevel"/>
    <w:tmpl w:val="17800B84"/>
    <w:lvl w:ilvl="0" w:tplc="56EE734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2A523AC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0" w15:restartNumberingAfterBreak="0">
    <w:nsid w:val="36592F3E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1" w15:restartNumberingAfterBreak="0">
    <w:nsid w:val="37296414"/>
    <w:multiLevelType w:val="hybridMultilevel"/>
    <w:tmpl w:val="39FABB8E"/>
    <w:lvl w:ilvl="0" w:tplc="E8746EE2">
      <w:start w:val="1"/>
      <w:numFmt w:val="bullet"/>
      <w:pStyle w:val="20"/>
      <w:lvlText w:val="-"/>
      <w:lvlJc w:val="left"/>
      <w:pPr>
        <w:tabs>
          <w:tab w:val="num" w:pos="930"/>
        </w:tabs>
        <w:ind w:left="907" w:hanging="340"/>
      </w:pPr>
      <w:rPr>
        <w:rFonts w:ascii="바탕체" w:eastAsia="바탕체" w:hAnsi="바탕체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D423EBF"/>
    <w:multiLevelType w:val="hybridMultilevel"/>
    <w:tmpl w:val="D01EA066"/>
    <w:lvl w:ilvl="0" w:tplc="04090001">
      <w:start w:val="1"/>
      <w:numFmt w:val="bullet"/>
      <w:lvlText w:val=""/>
      <w:lvlJc w:val="left"/>
      <w:pPr>
        <w:ind w:left="94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8" w:hanging="400"/>
      </w:pPr>
      <w:rPr>
        <w:rFonts w:ascii="Wingdings" w:hAnsi="Wingdings" w:hint="default"/>
      </w:rPr>
    </w:lvl>
  </w:abstractNum>
  <w:abstractNum w:abstractNumId="13" w15:restartNumberingAfterBreak="0">
    <w:nsid w:val="3F427D22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4" w15:restartNumberingAfterBreak="0">
    <w:nsid w:val="40040F2A"/>
    <w:multiLevelType w:val="hybridMultilevel"/>
    <w:tmpl w:val="EBD8641C"/>
    <w:lvl w:ilvl="0" w:tplc="EA0C5A72">
      <w:numFmt w:val="bullet"/>
      <w:lvlText w:val="•"/>
      <w:lvlJc w:val="left"/>
      <w:pPr>
        <w:ind w:left="2134" w:hanging="400"/>
      </w:pPr>
      <w:rPr>
        <w:rFonts w:ascii="맑은 고딕" w:eastAsia="맑은 고딕" w:hAnsi="맑은 고딕" w:cs="Times New Roma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5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4" w:hanging="400"/>
      </w:pPr>
      <w:rPr>
        <w:rFonts w:ascii="Wingdings" w:hAnsi="Wingdings" w:hint="default"/>
      </w:rPr>
    </w:lvl>
  </w:abstractNum>
  <w:abstractNum w:abstractNumId="15" w15:restartNumberingAfterBreak="0">
    <w:nsid w:val="46C959D9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6" w15:restartNumberingAfterBreak="0">
    <w:nsid w:val="47CC3039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7" w15:restartNumberingAfterBreak="0">
    <w:nsid w:val="4B583570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8" w15:restartNumberingAfterBreak="0">
    <w:nsid w:val="4ED874C5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9" w15:restartNumberingAfterBreak="0">
    <w:nsid w:val="549F25B1"/>
    <w:multiLevelType w:val="multilevel"/>
    <w:tmpl w:val="2A58E5C2"/>
    <w:lvl w:ilvl="0">
      <w:start w:val="1"/>
      <w:numFmt w:val="decimal"/>
      <w:pStyle w:val="-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-2"/>
      <w:lvlText w:val="%1.%2"/>
      <w:lvlJc w:val="left"/>
      <w:pPr>
        <w:ind w:left="992" w:hanging="567"/>
      </w:pPr>
      <w:rPr>
        <w:rFonts w:hint="eastAsia"/>
        <w:lang w:eastAsia="ko-KR"/>
      </w:rPr>
    </w:lvl>
    <w:lvl w:ilvl="2">
      <w:start w:val="1"/>
      <w:numFmt w:val="decimal"/>
      <w:pStyle w:val="-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bullet"/>
      <w:pStyle w:val="a0"/>
      <w:lvlText w:val=""/>
      <w:lvlJc w:val="left"/>
      <w:pPr>
        <w:ind w:left="1700" w:hanging="708"/>
      </w:pPr>
      <w:rPr>
        <w:rFonts w:ascii="Wingdings" w:hAnsi="Wingdings" w:hint="default"/>
      </w:rPr>
    </w:lvl>
    <w:lvl w:ilvl="4">
      <w:start w:val="1"/>
      <w:numFmt w:val="bullet"/>
      <w:pStyle w:val="21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5B260B11"/>
    <w:multiLevelType w:val="hybridMultilevel"/>
    <w:tmpl w:val="F71211DE"/>
    <w:lvl w:ilvl="0" w:tplc="DA1E5CF2">
      <w:start w:val="1"/>
      <w:numFmt w:val="bullet"/>
      <w:pStyle w:val="a1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D432C0C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2" w15:restartNumberingAfterBreak="0">
    <w:nsid w:val="5E646808"/>
    <w:multiLevelType w:val="multilevel"/>
    <w:tmpl w:val="4AC28432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•"/>
      <w:lvlJc w:val="left"/>
      <w:pPr>
        <w:ind w:left="2551" w:hanging="850"/>
      </w:pPr>
      <w:rPr>
        <w:rFonts w:ascii="맑은 고딕" w:eastAsia="맑은 고딕" w:hAnsi="맑은 고딕" w:hint="eastAsia"/>
        <w:color w:val="auto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5F1869A8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4" w15:restartNumberingAfterBreak="0">
    <w:nsid w:val="64584A62"/>
    <w:multiLevelType w:val="hybridMultilevel"/>
    <w:tmpl w:val="34BA1CDE"/>
    <w:lvl w:ilvl="0" w:tplc="09542C76">
      <w:numFmt w:val="bullet"/>
      <w:lvlText w:val="※"/>
      <w:lvlJc w:val="left"/>
      <w:pPr>
        <w:ind w:left="556" w:hanging="360"/>
      </w:pPr>
      <w:rPr>
        <w:rFonts w:ascii="맑은 고딕" w:eastAsia="맑은 고딕" w:hAnsi="맑은 고딕" w:cs="Times New Roman" w:hint="eastAsia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6" w:hanging="400"/>
      </w:pPr>
      <w:rPr>
        <w:rFonts w:ascii="Wingdings" w:hAnsi="Wingdings" w:hint="default"/>
      </w:rPr>
    </w:lvl>
  </w:abstractNum>
  <w:abstractNum w:abstractNumId="25" w15:restartNumberingAfterBreak="0">
    <w:nsid w:val="65025401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6" w15:restartNumberingAfterBreak="0">
    <w:nsid w:val="6C455533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7" w15:restartNumberingAfterBreak="0">
    <w:nsid w:val="6D4E273A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8" w15:restartNumberingAfterBreak="0">
    <w:nsid w:val="702628BB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9" w15:restartNumberingAfterBreak="0">
    <w:nsid w:val="719E0723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30" w15:restartNumberingAfterBreak="0">
    <w:nsid w:val="7A490C79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num w:numId="1">
    <w:abstractNumId w:val="0"/>
  </w:num>
  <w:num w:numId="2">
    <w:abstractNumId w:val="11"/>
  </w:num>
  <w:num w:numId="3">
    <w:abstractNumId w:val="19"/>
  </w:num>
  <w:num w:numId="4">
    <w:abstractNumId w:val="22"/>
  </w:num>
  <w:num w:numId="5">
    <w:abstractNumId w:val="9"/>
  </w:num>
  <w:num w:numId="6">
    <w:abstractNumId w:val="6"/>
  </w:num>
  <w:num w:numId="7">
    <w:abstractNumId w:val="30"/>
  </w:num>
  <w:num w:numId="8">
    <w:abstractNumId w:val="2"/>
  </w:num>
  <w:num w:numId="9">
    <w:abstractNumId w:val="10"/>
  </w:num>
  <w:num w:numId="10">
    <w:abstractNumId w:val="5"/>
  </w:num>
  <w:num w:numId="11">
    <w:abstractNumId w:val="29"/>
  </w:num>
  <w:num w:numId="12">
    <w:abstractNumId w:val="4"/>
  </w:num>
  <w:num w:numId="13">
    <w:abstractNumId w:val="15"/>
  </w:num>
  <w:num w:numId="14">
    <w:abstractNumId w:val="13"/>
  </w:num>
  <w:num w:numId="15">
    <w:abstractNumId w:val="17"/>
  </w:num>
  <w:num w:numId="16">
    <w:abstractNumId w:val="3"/>
  </w:num>
  <w:num w:numId="17">
    <w:abstractNumId w:val="7"/>
  </w:num>
  <w:num w:numId="18">
    <w:abstractNumId w:val="26"/>
  </w:num>
  <w:num w:numId="19">
    <w:abstractNumId w:val="21"/>
  </w:num>
  <w:num w:numId="20">
    <w:abstractNumId w:val="27"/>
  </w:num>
  <w:num w:numId="21">
    <w:abstractNumId w:val="1"/>
  </w:num>
  <w:num w:numId="22">
    <w:abstractNumId w:val="28"/>
  </w:num>
  <w:num w:numId="23">
    <w:abstractNumId w:val="18"/>
  </w:num>
  <w:num w:numId="24">
    <w:abstractNumId w:val="16"/>
  </w:num>
  <w:num w:numId="25">
    <w:abstractNumId w:val="25"/>
  </w:num>
  <w:num w:numId="26">
    <w:abstractNumId w:val="23"/>
  </w:num>
  <w:num w:numId="27">
    <w:abstractNumId w:val="14"/>
  </w:num>
  <w:num w:numId="28">
    <w:abstractNumId w:val="8"/>
  </w:num>
  <w:num w:numId="29">
    <w:abstractNumId w:val="20"/>
  </w:num>
  <w:num w:numId="30">
    <w:abstractNumId w:val="24"/>
  </w:num>
  <w:num w:numId="31">
    <w:abstractNumId w:val="12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3top_user000">
    <w15:presenceInfo w15:providerId="None" w15:userId="3top_user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29F"/>
    <w:rsid w:val="00000F91"/>
    <w:rsid w:val="00002632"/>
    <w:rsid w:val="000032B5"/>
    <w:rsid w:val="0000493F"/>
    <w:rsid w:val="00005613"/>
    <w:rsid w:val="00010460"/>
    <w:rsid w:val="000108DE"/>
    <w:rsid w:val="00010B62"/>
    <w:rsid w:val="00011471"/>
    <w:rsid w:val="00012B30"/>
    <w:rsid w:val="00013FF4"/>
    <w:rsid w:val="000150C1"/>
    <w:rsid w:val="00015D19"/>
    <w:rsid w:val="000166A3"/>
    <w:rsid w:val="000202DE"/>
    <w:rsid w:val="000227FA"/>
    <w:rsid w:val="00025E02"/>
    <w:rsid w:val="0002702C"/>
    <w:rsid w:val="000326E1"/>
    <w:rsid w:val="000342F5"/>
    <w:rsid w:val="0003464C"/>
    <w:rsid w:val="00034A31"/>
    <w:rsid w:val="00044D2C"/>
    <w:rsid w:val="00044F68"/>
    <w:rsid w:val="00045817"/>
    <w:rsid w:val="00045EE0"/>
    <w:rsid w:val="00047468"/>
    <w:rsid w:val="00051D3B"/>
    <w:rsid w:val="00053AC6"/>
    <w:rsid w:val="00054EAD"/>
    <w:rsid w:val="0005602C"/>
    <w:rsid w:val="000564D9"/>
    <w:rsid w:val="00065994"/>
    <w:rsid w:val="00066D21"/>
    <w:rsid w:val="00067C6D"/>
    <w:rsid w:val="00067DE7"/>
    <w:rsid w:val="0007266B"/>
    <w:rsid w:val="000765B3"/>
    <w:rsid w:val="00077461"/>
    <w:rsid w:val="00077D5E"/>
    <w:rsid w:val="00080079"/>
    <w:rsid w:val="000803DF"/>
    <w:rsid w:val="00085007"/>
    <w:rsid w:val="00086796"/>
    <w:rsid w:val="00086B44"/>
    <w:rsid w:val="00090109"/>
    <w:rsid w:val="0009095E"/>
    <w:rsid w:val="00094D48"/>
    <w:rsid w:val="00095C06"/>
    <w:rsid w:val="0009647F"/>
    <w:rsid w:val="00097B98"/>
    <w:rsid w:val="000A4532"/>
    <w:rsid w:val="000A58F9"/>
    <w:rsid w:val="000A7223"/>
    <w:rsid w:val="000B07E7"/>
    <w:rsid w:val="000B0D7E"/>
    <w:rsid w:val="000B1590"/>
    <w:rsid w:val="000B2680"/>
    <w:rsid w:val="000B6ACD"/>
    <w:rsid w:val="000B71C6"/>
    <w:rsid w:val="000C4315"/>
    <w:rsid w:val="000C48FA"/>
    <w:rsid w:val="000C5192"/>
    <w:rsid w:val="000C5BB2"/>
    <w:rsid w:val="000C7303"/>
    <w:rsid w:val="000D04B1"/>
    <w:rsid w:val="000D05FD"/>
    <w:rsid w:val="000D06FC"/>
    <w:rsid w:val="000D0AC7"/>
    <w:rsid w:val="000D0CFA"/>
    <w:rsid w:val="000E0FE4"/>
    <w:rsid w:val="000E1E5D"/>
    <w:rsid w:val="000E5434"/>
    <w:rsid w:val="000E5523"/>
    <w:rsid w:val="000E7BA3"/>
    <w:rsid w:val="000F16EB"/>
    <w:rsid w:val="000F2234"/>
    <w:rsid w:val="000F3AF2"/>
    <w:rsid w:val="000F673E"/>
    <w:rsid w:val="000F688B"/>
    <w:rsid w:val="000F6AF2"/>
    <w:rsid w:val="001027FF"/>
    <w:rsid w:val="0010737E"/>
    <w:rsid w:val="00107DC0"/>
    <w:rsid w:val="0011067B"/>
    <w:rsid w:val="0011573D"/>
    <w:rsid w:val="00120843"/>
    <w:rsid w:val="00120BCA"/>
    <w:rsid w:val="00120EF4"/>
    <w:rsid w:val="00120FBB"/>
    <w:rsid w:val="001264DA"/>
    <w:rsid w:val="00127B8A"/>
    <w:rsid w:val="00133625"/>
    <w:rsid w:val="00134609"/>
    <w:rsid w:val="00135276"/>
    <w:rsid w:val="00140DA1"/>
    <w:rsid w:val="0014339D"/>
    <w:rsid w:val="00143981"/>
    <w:rsid w:val="00144B87"/>
    <w:rsid w:val="001469B7"/>
    <w:rsid w:val="00150A22"/>
    <w:rsid w:val="00152135"/>
    <w:rsid w:val="00153B46"/>
    <w:rsid w:val="001542E0"/>
    <w:rsid w:val="0015712D"/>
    <w:rsid w:val="001602FD"/>
    <w:rsid w:val="00160E17"/>
    <w:rsid w:val="00161429"/>
    <w:rsid w:val="00163A82"/>
    <w:rsid w:val="00164121"/>
    <w:rsid w:val="00165326"/>
    <w:rsid w:val="00165E74"/>
    <w:rsid w:val="00166E9A"/>
    <w:rsid w:val="0016729B"/>
    <w:rsid w:val="0016758E"/>
    <w:rsid w:val="00167D42"/>
    <w:rsid w:val="0017036D"/>
    <w:rsid w:val="001738D1"/>
    <w:rsid w:val="00173C21"/>
    <w:rsid w:val="001744AB"/>
    <w:rsid w:val="00174833"/>
    <w:rsid w:val="001754B4"/>
    <w:rsid w:val="0017730E"/>
    <w:rsid w:val="0017794B"/>
    <w:rsid w:val="00180400"/>
    <w:rsid w:val="0018398D"/>
    <w:rsid w:val="00183B92"/>
    <w:rsid w:val="00186013"/>
    <w:rsid w:val="001862DF"/>
    <w:rsid w:val="0018691F"/>
    <w:rsid w:val="00186B7D"/>
    <w:rsid w:val="001904B0"/>
    <w:rsid w:val="00192C3D"/>
    <w:rsid w:val="00192E1A"/>
    <w:rsid w:val="001937FC"/>
    <w:rsid w:val="00194316"/>
    <w:rsid w:val="00195B4F"/>
    <w:rsid w:val="00195C3E"/>
    <w:rsid w:val="001966A1"/>
    <w:rsid w:val="001A302E"/>
    <w:rsid w:val="001A32CD"/>
    <w:rsid w:val="001A4C28"/>
    <w:rsid w:val="001A58FD"/>
    <w:rsid w:val="001A60A2"/>
    <w:rsid w:val="001A7A52"/>
    <w:rsid w:val="001B10F3"/>
    <w:rsid w:val="001B1759"/>
    <w:rsid w:val="001B2842"/>
    <w:rsid w:val="001B3F65"/>
    <w:rsid w:val="001B71E1"/>
    <w:rsid w:val="001B7F36"/>
    <w:rsid w:val="001C20C1"/>
    <w:rsid w:val="001C2AF2"/>
    <w:rsid w:val="001C48AB"/>
    <w:rsid w:val="001C564A"/>
    <w:rsid w:val="001C567C"/>
    <w:rsid w:val="001C6089"/>
    <w:rsid w:val="001C7924"/>
    <w:rsid w:val="001D1A3B"/>
    <w:rsid w:val="001D4096"/>
    <w:rsid w:val="001D562A"/>
    <w:rsid w:val="001D605F"/>
    <w:rsid w:val="001D67F1"/>
    <w:rsid w:val="001D6892"/>
    <w:rsid w:val="001D714D"/>
    <w:rsid w:val="001E025B"/>
    <w:rsid w:val="001E0A7C"/>
    <w:rsid w:val="001E24A9"/>
    <w:rsid w:val="001E5040"/>
    <w:rsid w:val="001E6C80"/>
    <w:rsid w:val="001F2364"/>
    <w:rsid w:val="001F4AB1"/>
    <w:rsid w:val="001F5EED"/>
    <w:rsid w:val="001F6592"/>
    <w:rsid w:val="00200324"/>
    <w:rsid w:val="00201933"/>
    <w:rsid w:val="00203B35"/>
    <w:rsid w:val="00206507"/>
    <w:rsid w:val="00210646"/>
    <w:rsid w:val="00211F20"/>
    <w:rsid w:val="002121B9"/>
    <w:rsid w:val="002205F9"/>
    <w:rsid w:val="00224B4B"/>
    <w:rsid w:val="00224BB8"/>
    <w:rsid w:val="00224DBE"/>
    <w:rsid w:val="00227B90"/>
    <w:rsid w:val="00227E48"/>
    <w:rsid w:val="00231E3A"/>
    <w:rsid w:val="0023371E"/>
    <w:rsid w:val="00235B24"/>
    <w:rsid w:val="00236CD8"/>
    <w:rsid w:val="002411E9"/>
    <w:rsid w:val="00242260"/>
    <w:rsid w:val="00244A0F"/>
    <w:rsid w:val="00244F55"/>
    <w:rsid w:val="00246CC7"/>
    <w:rsid w:val="002501D6"/>
    <w:rsid w:val="002522FE"/>
    <w:rsid w:val="00253743"/>
    <w:rsid w:val="00256E2E"/>
    <w:rsid w:val="0025752B"/>
    <w:rsid w:val="00257CD1"/>
    <w:rsid w:val="00260B08"/>
    <w:rsid w:val="00260C92"/>
    <w:rsid w:val="0026112D"/>
    <w:rsid w:val="00261688"/>
    <w:rsid w:val="00263241"/>
    <w:rsid w:val="002642B6"/>
    <w:rsid w:val="00264588"/>
    <w:rsid w:val="002653A3"/>
    <w:rsid w:val="002658CD"/>
    <w:rsid w:val="00266A52"/>
    <w:rsid w:val="00267155"/>
    <w:rsid w:val="00267DC4"/>
    <w:rsid w:val="00272D4C"/>
    <w:rsid w:val="00274897"/>
    <w:rsid w:val="0028210D"/>
    <w:rsid w:val="00284E81"/>
    <w:rsid w:val="00287FF6"/>
    <w:rsid w:val="002921AC"/>
    <w:rsid w:val="0029288B"/>
    <w:rsid w:val="0029472A"/>
    <w:rsid w:val="00296F05"/>
    <w:rsid w:val="00297ADA"/>
    <w:rsid w:val="002A0A55"/>
    <w:rsid w:val="002A4D74"/>
    <w:rsid w:val="002A5FF3"/>
    <w:rsid w:val="002B0DA3"/>
    <w:rsid w:val="002B2426"/>
    <w:rsid w:val="002B2C61"/>
    <w:rsid w:val="002B37B2"/>
    <w:rsid w:val="002B49EF"/>
    <w:rsid w:val="002B6BB2"/>
    <w:rsid w:val="002C12E6"/>
    <w:rsid w:val="002C162F"/>
    <w:rsid w:val="002C242E"/>
    <w:rsid w:val="002C4F85"/>
    <w:rsid w:val="002D055E"/>
    <w:rsid w:val="002D0F3B"/>
    <w:rsid w:val="002D253B"/>
    <w:rsid w:val="002D2662"/>
    <w:rsid w:val="002D27F6"/>
    <w:rsid w:val="002D285B"/>
    <w:rsid w:val="002D7A62"/>
    <w:rsid w:val="002E07A2"/>
    <w:rsid w:val="002E0BBA"/>
    <w:rsid w:val="002E126B"/>
    <w:rsid w:val="002E35EF"/>
    <w:rsid w:val="002E3844"/>
    <w:rsid w:val="002E4CCD"/>
    <w:rsid w:val="002E519F"/>
    <w:rsid w:val="002E6FFE"/>
    <w:rsid w:val="002F1085"/>
    <w:rsid w:val="002F293C"/>
    <w:rsid w:val="002F7EE6"/>
    <w:rsid w:val="00300D6D"/>
    <w:rsid w:val="003067A4"/>
    <w:rsid w:val="003077DC"/>
    <w:rsid w:val="003078FC"/>
    <w:rsid w:val="00311C92"/>
    <w:rsid w:val="003125AB"/>
    <w:rsid w:val="00313025"/>
    <w:rsid w:val="00313643"/>
    <w:rsid w:val="00315F6F"/>
    <w:rsid w:val="00321AAA"/>
    <w:rsid w:val="00321B39"/>
    <w:rsid w:val="00323992"/>
    <w:rsid w:val="0032576C"/>
    <w:rsid w:val="003279EE"/>
    <w:rsid w:val="00330435"/>
    <w:rsid w:val="003306E1"/>
    <w:rsid w:val="003322E5"/>
    <w:rsid w:val="00333565"/>
    <w:rsid w:val="003346C5"/>
    <w:rsid w:val="00337ED6"/>
    <w:rsid w:val="00341A82"/>
    <w:rsid w:val="00342A46"/>
    <w:rsid w:val="00342B9B"/>
    <w:rsid w:val="00343208"/>
    <w:rsid w:val="00343BAC"/>
    <w:rsid w:val="003442AD"/>
    <w:rsid w:val="003443C2"/>
    <w:rsid w:val="00345454"/>
    <w:rsid w:val="00345FBE"/>
    <w:rsid w:val="003478AC"/>
    <w:rsid w:val="00347FAD"/>
    <w:rsid w:val="00350E2A"/>
    <w:rsid w:val="00353E3E"/>
    <w:rsid w:val="00354CA1"/>
    <w:rsid w:val="003557E1"/>
    <w:rsid w:val="00361314"/>
    <w:rsid w:val="00362418"/>
    <w:rsid w:val="00362F94"/>
    <w:rsid w:val="0036318B"/>
    <w:rsid w:val="003646A2"/>
    <w:rsid w:val="00373A15"/>
    <w:rsid w:val="0037461F"/>
    <w:rsid w:val="00375DB3"/>
    <w:rsid w:val="003765F8"/>
    <w:rsid w:val="00376923"/>
    <w:rsid w:val="00376D6E"/>
    <w:rsid w:val="0038095A"/>
    <w:rsid w:val="00381063"/>
    <w:rsid w:val="00381690"/>
    <w:rsid w:val="003825FC"/>
    <w:rsid w:val="00382D33"/>
    <w:rsid w:val="00386445"/>
    <w:rsid w:val="003906C1"/>
    <w:rsid w:val="00392130"/>
    <w:rsid w:val="00392702"/>
    <w:rsid w:val="0039312B"/>
    <w:rsid w:val="003943AD"/>
    <w:rsid w:val="0039796D"/>
    <w:rsid w:val="00397BD0"/>
    <w:rsid w:val="00397D21"/>
    <w:rsid w:val="003A0B80"/>
    <w:rsid w:val="003A170B"/>
    <w:rsid w:val="003A1880"/>
    <w:rsid w:val="003A2223"/>
    <w:rsid w:val="003A301D"/>
    <w:rsid w:val="003A5EBE"/>
    <w:rsid w:val="003A678F"/>
    <w:rsid w:val="003A76EF"/>
    <w:rsid w:val="003A7B53"/>
    <w:rsid w:val="003B4EA3"/>
    <w:rsid w:val="003B5F37"/>
    <w:rsid w:val="003B7126"/>
    <w:rsid w:val="003B749F"/>
    <w:rsid w:val="003C227A"/>
    <w:rsid w:val="003C2870"/>
    <w:rsid w:val="003C316B"/>
    <w:rsid w:val="003C48B1"/>
    <w:rsid w:val="003C6D91"/>
    <w:rsid w:val="003C7B46"/>
    <w:rsid w:val="003E14AB"/>
    <w:rsid w:val="003E1E04"/>
    <w:rsid w:val="003E4A52"/>
    <w:rsid w:val="003E4BDC"/>
    <w:rsid w:val="003E768B"/>
    <w:rsid w:val="003E7F85"/>
    <w:rsid w:val="003E7FBB"/>
    <w:rsid w:val="003F2617"/>
    <w:rsid w:val="003F2B2F"/>
    <w:rsid w:val="003F504F"/>
    <w:rsid w:val="003F5550"/>
    <w:rsid w:val="003F5780"/>
    <w:rsid w:val="003F5C08"/>
    <w:rsid w:val="003F5E58"/>
    <w:rsid w:val="00401B6E"/>
    <w:rsid w:val="004026AA"/>
    <w:rsid w:val="00410E7E"/>
    <w:rsid w:val="00411F0E"/>
    <w:rsid w:val="00412ED6"/>
    <w:rsid w:val="00415542"/>
    <w:rsid w:val="00415EF8"/>
    <w:rsid w:val="0041677B"/>
    <w:rsid w:val="0042299E"/>
    <w:rsid w:val="00424AA4"/>
    <w:rsid w:val="00427AE4"/>
    <w:rsid w:val="004312DE"/>
    <w:rsid w:val="004334F1"/>
    <w:rsid w:val="00434095"/>
    <w:rsid w:val="0043546B"/>
    <w:rsid w:val="00435F9A"/>
    <w:rsid w:val="00437535"/>
    <w:rsid w:val="00444178"/>
    <w:rsid w:val="004460C8"/>
    <w:rsid w:val="004466ED"/>
    <w:rsid w:val="00446915"/>
    <w:rsid w:val="00446B5F"/>
    <w:rsid w:val="00450576"/>
    <w:rsid w:val="0045079C"/>
    <w:rsid w:val="00450C21"/>
    <w:rsid w:val="00450C96"/>
    <w:rsid w:val="00451FDE"/>
    <w:rsid w:val="00453025"/>
    <w:rsid w:val="00453CBD"/>
    <w:rsid w:val="00453CF0"/>
    <w:rsid w:val="00454877"/>
    <w:rsid w:val="00454A4D"/>
    <w:rsid w:val="00457A3B"/>
    <w:rsid w:val="00457AF2"/>
    <w:rsid w:val="00461422"/>
    <w:rsid w:val="00461C57"/>
    <w:rsid w:val="004624ED"/>
    <w:rsid w:val="00464B6C"/>
    <w:rsid w:val="00466178"/>
    <w:rsid w:val="00467522"/>
    <w:rsid w:val="00467543"/>
    <w:rsid w:val="004723D9"/>
    <w:rsid w:val="00472AB2"/>
    <w:rsid w:val="00476A2F"/>
    <w:rsid w:val="004820ED"/>
    <w:rsid w:val="00484BB7"/>
    <w:rsid w:val="00486A1C"/>
    <w:rsid w:val="00486FD9"/>
    <w:rsid w:val="00491B05"/>
    <w:rsid w:val="00491C2F"/>
    <w:rsid w:val="00493A5E"/>
    <w:rsid w:val="00493DEA"/>
    <w:rsid w:val="00496203"/>
    <w:rsid w:val="00496B40"/>
    <w:rsid w:val="004A095E"/>
    <w:rsid w:val="004A22A9"/>
    <w:rsid w:val="004A2BA7"/>
    <w:rsid w:val="004A60FC"/>
    <w:rsid w:val="004A6155"/>
    <w:rsid w:val="004A770F"/>
    <w:rsid w:val="004B15C0"/>
    <w:rsid w:val="004B18C9"/>
    <w:rsid w:val="004B1BAC"/>
    <w:rsid w:val="004B51A1"/>
    <w:rsid w:val="004B6C7E"/>
    <w:rsid w:val="004C1137"/>
    <w:rsid w:val="004C237D"/>
    <w:rsid w:val="004C2E46"/>
    <w:rsid w:val="004C5BA5"/>
    <w:rsid w:val="004C7B89"/>
    <w:rsid w:val="004D2A09"/>
    <w:rsid w:val="004D3B49"/>
    <w:rsid w:val="004E1DFF"/>
    <w:rsid w:val="004E2374"/>
    <w:rsid w:val="004E320B"/>
    <w:rsid w:val="004E4C4C"/>
    <w:rsid w:val="004F0503"/>
    <w:rsid w:val="004F05FE"/>
    <w:rsid w:val="004F0BFF"/>
    <w:rsid w:val="004F12CB"/>
    <w:rsid w:val="004F1797"/>
    <w:rsid w:val="004F213C"/>
    <w:rsid w:val="004F5A6D"/>
    <w:rsid w:val="004F66A3"/>
    <w:rsid w:val="004F6A47"/>
    <w:rsid w:val="0050301D"/>
    <w:rsid w:val="00505254"/>
    <w:rsid w:val="00505E69"/>
    <w:rsid w:val="00505EFE"/>
    <w:rsid w:val="00510C73"/>
    <w:rsid w:val="00511989"/>
    <w:rsid w:val="005128E1"/>
    <w:rsid w:val="005137DE"/>
    <w:rsid w:val="00514DE6"/>
    <w:rsid w:val="00521C78"/>
    <w:rsid w:val="005253F2"/>
    <w:rsid w:val="0052756E"/>
    <w:rsid w:val="00531F5D"/>
    <w:rsid w:val="00532FCD"/>
    <w:rsid w:val="00533339"/>
    <w:rsid w:val="0053464C"/>
    <w:rsid w:val="00534C9E"/>
    <w:rsid w:val="00536556"/>
    <w:rsid w:val="0053761D"/>
    <w:rsid w:val="00540B6A"/>
    <w:rsid w:val="00541647"/>
    <w:rsid w:val="00543091"/>
    <w:rsid w:val="00545F51"/>
    <w:rsid w:val="0054702A"/>
    <w:rsid w:val="00551CA0"/>
    <w:rsid w:val="005530AD"/>
    <w:rsid w:val="0055500E"/>
    <w:rsid w:val="00557757"/>
    <w:rsid w:val="00557B63"/>
    <w:rsid w:val="00560E32"/>
    <w:rsid w:val="00562B48"/>
    <w:rsid w:val="00562CB6"/>
    <w:rsid w:val="00564334"/>
    <w:rsid w:val="0056434B"/>
    <w:rsid w:val="00566139"/>
    <w:rsid w:val="00567844"/>
    <w:rsid w:val="00570C7A"/>
    <w:rsid w:val="005715D9"/>
    <w:rsid w:val="00573D57"/>
    <w:rsid w:val="0057427E"/>
    <w:rsid w:val="00576140"/>
    <w:rsid w:val="00580B9B"/>
    <w:rsid w:val="00580F0A"/>
    <w:rsid w:val="0058564B"/>
    <w:rsid w:val="00587EBD"/>
    <w:rsid w:val="00593420"/>
    <w:rsid w:val="00593E67"/>
    <w:rsid w:val="005960E7"/>
    <w:rsid w:val="0059640B"/>
    <w:rsid w:val="00596C19"/>
    <w:rsid w:val="005A35CE"/>
    <w:rsid w:val="005A506F"/>
    <w:rsid w:val="005A74B1"/>
    <w:rsid w:val="005A7E49"/>
    <w:rsid w:val="005B1005"/>
    <w:rsid w:val="005B572E"/>
    <w:rsid w:val="005B69A3"/>
    <w:rsid w:val="005B6F1B"/>
    <w:rsid w:val="005B7A09"/>
    <w:rsid w:val="005C59F0"/>
    <w:rsid w:val="005C62CB"/>
    <w:rsid w:val="005C674A"/>
    <w:rsid w:val="005C7FC1"/>
    <w:rsid w:val="005D0092"/>
    <w:rsid w:val="005D09CA"/>
    <w:rsid w:val="005D0A03"/>
    <w:rsid w:val="005D3859"/>
    <w:rsid w:val="005D62EE"/>
    <w:rsid w:val="005E2555"/>
    <w:rsid w:val="005E5627"/>
    <w:rsid w:val="005F04E2"/>
    <w:rsid w:val="005F6918"/>
    <w:rsid w:val="005F7ADF"/>
    <w:rsid w:val="005F7DA7"/>
    <w:rsid w:val="00604075"/>
    <w:rsid w:val="00605130"/>
    <w:rsid w:val="00605B51"/>
    <w:rsid w:val="00606E34"/>
    <w:rsid w:val="00612892"/>
    <w:rsid w:val="00617F51"/>
    <w:rsid w:val="00620214"/>
    <w:rsid w:val="00621A83"/>
    <w:rsid w:val="006230AE"/>
    <w:rsid w:val="006337AD"/>
    <w:rsid w:val="0063435F"/>
    <w:rsid w:val="00640E68"/>
    <w:rsid w:val="0064192C"/>
    <w:rsid w:val="00642052"/>
    <w:rsid w:val="00642918"/>
    <w:rsid w:val="00643AE6"/>
    <w:rsid w:val="006505F1"/>
    <w:rsid w:val="00651A83"/>
    <w:rsid w:val="006521B6"/>
    <w:rsid w:val="00652CE4"/>
    <w:rsid w:val="00657E94"/>
    <w:rsid w:val="00661A7F"/>
    <w:rsid w:val="00663BEE"/>
    <w:rsid w:val="0066467D"/>
    <w:rsid w:val="00671ACF"/>
    <w:rsid w:val="0067344A"/>
    <w:rsid w:val="0067432B"/>
    <w:rsid w:val="0067628A"/>
    <w:rsid w:val="00682593"/>
    <w:rsid w:val="0068442E"/>
    <w:rsid w:val="00684DC3"/>
    <w:rsid w:val="00690BBC"/>
    <w:rsid w:val="00691786"/>
    <w:rsid w:val="006934D3"/>
    <w:rsid w:val="00693B9C"/>
    <w:rsid w:val="006964F7"/>
    <w:rsid w:val="00697235"/>
    <w:rsid w:val="006972D3"/>
    <w:rsid w:val="006A0DC0"/>
    <w:rsid w:val="006A1292"/>
    <w:rsid w:val="006A159A"/>
    <w:rsid w:val="006A6031"/>
    <w:rsid w:val="006A6E7C"/>
    <w:rsid w:val="006B0240"/>
    <w:rsid w:val="006B0CD1"/>
    <w:rsid w:val="006B731F"/>
    <w:rsid w:val="006C7965"/>
    <w:rsid w:val="006D019D"/>
    <w:rsid w:val="006E30F0"/>
    <w:rsid w:val="006E400B"/>
    <w:rsid w:val="006E6900"/>
    <w:rsid w:val="006F1B81"/>
    <w:rsid w:val="006F5B65"/>
    <w:rsid w:val="00700206"/>
    <w:rsid w:val="00700649"/>
    <w:rsid w:val="0070197B"/>
    <w:rsid w:val="00701FD1"/>
    <w:rsid w:val="00702206"/>
    <w:rsid w:val="00702684"/>
    <w:rsid w:val="00704003"/>
    <w:rsid w:val="00705859"/>
    <w:rsid w:val="007073DB"/>
    <w:rsid w:val="007075AA"/>
    <w:rsid w:val="00711C1E"/>
    <w:rsid w:val="00712663"/>
    <w:rsid w:val="00712D70"/>
    <w:rsid w:val="0071412C"/>
    <w:rsid w:val="007175BF"/>
    <w:rsid w:val="00717FF5"/>
    <w:rsid w:val="007213B6"/>
    <w:rsid w:val="00721570"/>
    <w:rsid w:val="00724836"/>
    <w:rsid w:val="00726D71"/>
    <w:rsid w:val="00730DDF"/>
    <w:rsid w:val="0073167D"/>
    <w:rsid w:val="00732363"/>
    <w:rsid w:val="00735AC0"/>
    <w:rsid w:val="00741FBA"/>
    <w:rsid w:val="0074216C"/>
    <w:rsid w:val="007476C5"/>
    <w:rsid w:val="0075539F"/>
    <w:rsid w:val="00755425"/>
    <w:rsid w:val="00755BE3"/>
    <w:rsid w:val="00757B49"/>
    <w:rsid w:val="00760D79"/>
    <w:rsid w:val="007651D6"/>
    <w:rsid w:val="00766C13"/>
    <w:rsid w:val="0077048C"/>
    <w:rsid w:val="00771B5A"/>
    <w:rsid w:val="007729A5"/>
    <w:rsid w:val="00772BD3"/>
    <w:rsid w:val="007750BE"/>
    <w:rsid w:val="007767CF"/>
    <w:rsid w:val="00777608"/>
    <w:rsid w:val="00780C4A"/>
    <w:rsid w:val="00780F66"/>
    <w:rsid w:val="007810AC"/>
    <w:rsid w:val="007821CA"/>
    <w:rsid w:val="00782C7C"/>
    <w:rsid w:val="0078604A"/>
    <w:rsid w:val="007872DA"/>
    <w:rsid w:val="00787F09"/>
    <w:rsid w:val="00790662"/>
    <w:rsid w:val="00792136"/>
    <w:rsid w:val="0079316B"/>
    <w:rsid w:val="0079392E"/>
    <w:rsid w:val="00795192"/>
    <w:rsid w:val="007954E2"/>
    <w:rsid w:val="00797315"/>
    <w:rsid w:val="007A1B88"/>
    <w:rsid w:val="007A4A9E"/>
    <w:rsid w:val="007A5A8A"/>
    <w:rsid w:val="007A5ACE"/>
    <w:rsid w:val="007A5CE7"/>
    <w:rsid w:val="007A770C"/>
    <w:rsid w:val="007B0CFF"/>
    <w:rsid w:val="007B2EA9"/>
    <w:rsid w:val="007B3D55"/>
    <w:rsid w:val="007B3F56"/>
    <w:rsid w:val="007B72B3"/>
    <w:rsid w:val="007C0226"/>
    <w:rsid w:val="007C0E97"/>
    <w:rsid w:val="007C3936"/>
    <w:rsid w:val="007C4291"/>
    <w:rsid w:val="007C4A08"/>
    <w:rsid w:val="007C6021"/>
    <w:rsid w:val="007C67AC"/>
    <w:rsid w:val="007D1A04"/>
    <w:rsid w:val="007D393C"/>
    <w:rsid w:val="007D3F7D"/>
    <w:rsid w:val="007D4805"/>
    <w:rsid w:val="007D4E63"/>
    <w:rsid w:val="007D5F93"/>
    <w:rsid w:val="007D7297"/>
    <w:rsid w:val="007E05B0"/>
    <w:rsid w:val="007E2BE6"/>
    <w:rsid w:val="007E571C"/>
    <w:rsid w:val="007E5F4A"/>
    <w:rsid w:val="007E7226"/>
    <w:rsid w:val="007F1E45"/>
    <w:rsid w:val="007F3DA0"/>
    <w:rsid w:val="007F40F5"/>
    <w:rsid w:val="007F6A01"/>
    <w:rsid w:val="007F6CAF"/>
    <w:rsid w:val="007F70CE"/>
    <w:rsid w:val="00800FE6"/>
    <w:rsid w:val="00801EE4"/>
    <w:rsid w:val="00803E03"/>
    <w:rsid w:val="00804614"/>
    <w:rsid w:val="0080524D"/>
    <w:rsid w:val="00806677"/>
    <w:rsid w:val="00806CA5"/>
    <w:rsid w:val="00806EA0"/>
    <w:rsid w:val="0080785E"/>
    <w:rsid w:val="0081470B"/>
    <w:rsid w:val="00815134"/>
    <w:rsid w:val="00815C34"/>
    <w:rsid w:val="008163D0"/>
    <w:rsid w:val="00816D02"/>
    <w:rsid w:val="008173BD"/>
    <w:rsid w:val="00817817"/>
    <w:rsid w:val="008179FE"/>
    <w:rsid w:val="008205C1"/>
    <w:rsid w:val="008226D9"/>
    <w:rsid w:val="00822841"/>
    <w:rsid w:val="00822CA3"/>
    <w:rsid w:val="00822CC4"/>
    <w:rsid w:val="00823E16"/>
    <w:rsid w:val="00826C59"/>
    <w:rsid w:val="00826FD4"/>
    <w:rsid w:val="008300C8"/>
    <w:rsid w:val="00831DFC"/>
    <w:rsid w:val="00832DA2"/>
    <w:rsid w:val="008346BE"/>
    <w:rsid w:val="008352D7"/>
    <w:rsid w:val="008371E0"/>
    <w:rsid w:val="008379F1"/>
    <w:rsid w:val="00837F0C"/>
    <w:rsid w:val="008427C1"/>
    <w:rsid w:val="008435D0"/>
    <w:rsid w:val="00843C48"/>
    <w:rsid w:val="0084434F"/>
    <w:rsid w:val="008452D9"/>
    <w:rsid w:val="00845BDA"/>
    <w:rsid w:val="00851AC6"/>
    <w:rsid w:val="0085357B"/>
    <w:rsid w:val="00853756"/>
    <w:rsid w:val="00853EBF"/>
    <w:rsid w:val="00854EF2"/>
    <w:rsid w:val="00855417"/>
    <w:rsid w:val="00856823"/>
    <w:rsid w:val="00856EB4"/>
    <w:rsid w:val="00860E03"/>
    <w:rsid w:val="00863431"/>
    <w:rsid w:val="0086419C"/>
    <w:rsid w:val="00865B82"/>
    <w:rsid w:val="00866482"/>
    <w:rsid w:val="00866CB1"/>
    <w:rsid w:val="008701BD"/>
    <w:rsid w:val="00871667"/>
    <w:rsid w:val="00871937"/>
    <w:rsid w:val="00872C46"/>
    <w:rsid w:val="008744CA"/>
    <w:rsid w:val="00874C8C"/>
    <w:rsid w:val="00876735"/>
    <w:rsid w:val="008801DD"/>
    <w:rsid w:val="00880357"/>
    <w:rsid w:val="0088116F"/>
    <w:rsid w:val="00881173"/>
    <w:rsid w:val="00881E35"/>
    <w:rsid w:val="00884365"/>
    <w:rsid w:val="00885A15"/>
    <w:rsid w:val="00886A8A"/>
    <w:rsid w:val="00887611"/>
    <w:rsid w:val="00887848"/>
    <w:rsid w:val="00887E4A"/>
    <w:rsid w:val="00890AC7"/>
    <w:rsid w:val="00892E52"/>
    <w:rsid w:val="0089458E"/>
    <w:rsid w:val="008951CE"/>
    <w:rsid w:val="00897E43"/>
    <w:rsid w:val="008A2CCE"/>
    <w:rsid w:val="008A2DA3"/>
    <w:rsid w:val="008A43B6"/>
    <w:rsid w:val="008A55A8"/>
    <w:rsid w:val="008B0260"/>
    <w:rsid w:val="008B0384"/>
    <w:rsid w:val="008B3D8B"/>
    <w:rsid w:val="008B4492"/>
    <w:rsid w:val="008B55A8"/>
    <w:rsid w:val="008B7D31"/>
    <w:rsid w:val="008C0834"/>
    <w:rsid w:val="008C0A32"/>
    <w:rsid w:val="008C135C"/>
    <w:rsid w:val="008C1589"/>
    <w:rsid w:val="008C2ED5"/>
    <w:rsid w:val="008C39F8"/>
    <w:rsid w:val="008C4A46"/>
    <w:rsid w:val="008C56E0"/>
    <w:rsid w:val="008C6A99"/>
    <w:rsid w:val="008D1582"/>
    <w:rsid w:val="008D2ED8"/>
    <w:rsid w:val="008D4932"/>
    <w:rsid w:val="008D5124"/>
    <w:rsid w:val="008E73A7"/>
    <w:rsid w:val="008E79C8"/>
    <w:rsid w:val="008E7B32"/>
    <w:rsid w:val="008F0DE1"/>
    <w:rsid w:val="008F11FF"/>
    <w:rsid w:val="008F40BC"/>
    <w:rsid w:val="008F477E"/>
    <w:rsid w:val="008F5A76"/>
    <w:rsid w:val="0090078B"/>
    <w:rsid w:val="00903517"/>
    <w:rsid w:val="009056DB"/>
    <w:rsid w:val="009058FB"/>
    <w:rsid w:val="00911FD5"/>
    <w:rsid w:val="0091318C"/>
    <w:rsid w:val="00913640"/>
    <w:rsid w:val="009162E6"/>
    <w:rsid w:val="00917BC4"/>
    <w:rsid w:val="00920590"/>
    <w:rsid w:val="00921B87"/>
    <w:rsid w:val="009222CB"/>
    <w:rsid w:val="00925CFF"/>
    <w:rsid w:val="00930DCE"/>
    <w:rsid w:val="009322D5"/>
    <w:rsid w:val="00933E26"/>
    <w:rsid w:val="00935215"/>
    <w:rsid w:val="00935977"/>
    <w:rsid w:val="0094098C"/>
    <w:rsid w:val="00943FBE"/>
    <w:rsid w:val="00945FD8"/>
    <w:rsid w:val="00950977"/>
    <w:rsid w:val="00950E13"/>
    <w:rsid w:val="0095213A"/>
    <w:rsid w:val="00952278"/>
    <w:rsid w:val="0095489E"/>
    <w:rsid w:val="00955C9D"/>
    <w:rsid w:val="00957BD5"/>
    <w:rsid w:val="00957E7D"/>
    <w:rsid w:val="0096147B"/>
    <w:rsid w:val="00962ECD"/>
    <w:rsid w:val="00963B7D"/>
    <w:rsid w:val="00964173"/>
    <w:rsid w:val="00965DB5"/>
    <w:rsid w:val="009663DD"/>
    <w:rsid w:val="009674B6"/>
    <w:rsid w:val="0097170C"/>
    <w:rsid w:val="00974B2A"/>
    <w:rsid w:val="009755CD"/>
    <w:rsid w:val="009804AC"/>
    <w:rsid w:val="00980AED"/>
    <w:rsid w:val="00981CC6"/>
    <w:rsid w:val="009822FD"/>
    <w:rsid w:val="009827B0"/>
    <w:rsid w:val="009827BB"/>
    <w:rsid w:val="00985152"/>
    <w:rsid w:val="00985605"/>
    <w:rsid w:val="009857CE"/>
    <w:rsid w:val="00987709"/>
    <w:rsid w:val="009903D4"/>
    <w:rsid w:val="0099264B"/>
    <w:rsid w:val="00993706"/>
    <w:rsid w:val="0099392E"/>
    <w:rsid w:val="009939E4"/>
    <w:rsid w:val="009975C6"/>
    <w:rsid w:val="00997F80"/>
    <w:rsid w:val="009A26BF"/>
    <w:rsid w:val="009A32BC"/>
    <w:rsid w:val="009A4A85"/>
    <w:rsid w:val="009A52BE"/>
    <w:rsid w:val="009A7349"/>
    <w:rsid w:val="009A7365"/>
    <w:rsid w:val="009A7B25"/>
    <w:rsid w:val="009B253E"/>
    <w:rsid w:val="009B2CC9"/>
    <w:rsid w:val="009B3D18"/>
    <w:rsid w:val="009B4FFD"/>
    <w:rsid w:val="009C0413"/>
    <w:rsid w:val="009C0CC3"/>
    <w:rsid w:val="009C11B6"/>
    <w:rsid w:val="009C68A7"/>
    <w:rsid w:val="009C7ABE"/>
    <w:rsid w:val="009D0D28"/>
    <w:rsid w:val="009D13A8"/>
    <w:rsid w:val="009D3B45"/>
    <w:rsid w:val="009D49DC"/>
    <w:rsid w:val="009D71AC"/>
    <w:rsid w:val="009E083E"/>
    <w:rsid w:val="009F211F"/>
    <w:rsid w:val="009F2525"/>
    <w:rsid w:val="009F2B60"/>
    <w:rsid w:val="009F2FEF"/>
    <w:rsid w:val="009F3998"/>
    <w:rsid w:val="009F77CD"/>
    <w:rsid w:val="00A003F9"/>
    <w:rsid w:val="00A02408"/>
    <w:rsid w:val="00A04457"/>
    <w:rsid w:val="00A04F7E"/>
    <w:rsid w:val="00A0567F"/>
    <w:rsid w:val="00A06488"/>
    <w:rsid w:val="00A06DC1"/>
    <w:rsid w:val="00A101AB"/>
    <w:rsid w:val="00A10A1F"/>
    <w:rsid w:val="00A11050"/>
    <w:rsid w:val="00A1155F"/>
    <w:rsid w:val="00A12F6E"/>
    <w:rsid w:val="00A170A6"/>
    <w:rsid w:val="00A17266"/>
    <w:rsid w:val="00A17E77"/>
    <w:rsid w:val="00A2435C"/>
    <w:rsid w:val="00A314B1"/>
    <w:rsid w:val="00A3167C"/>
    <w:rsid w:val="00A31AF9"/>
    <w:rsid w:val="00A32FA3"/>
    <w:rsid w:val="00A331DE"/>
    <w:rsid w:val="00A34FCD"/>
    <w:rsid w:val="00A42CD6"/>
    <w:rsid w:val="00A43147"/>
    <w:rsid w:val="00A463D5"/>
    <w:rsid w:val="00A5406C"/>
    <w:rsid w:val="00A54B81"/>
    <w:rsid w:val="00A56278"/>
    <w:rsid w:val="00A571F1"/>
    <w:rsid w:val="00A607A6"/>
    <w:rsid w:val="00A60830"/>
    <w:rsid w:val="00A61615"/>
    <w:rsid w:val="00A64940"/>
    <w:rsid w:val="00A6556E"/>
    <w:rsid w:val="00A66142"/>
    <w:rsid w:val="00A6621C"/>
    <w:rsid w:val="00A670D7"/>
    <w:rsid w:val="00A70365"/>
    <w:rsid w:val="00A71AF8"/>
    <w:rsid w:val="00A71D9D"/>
    <w:rsid w:val="00A72201"/>
    <w:rsid w:val="00A73984"/>
    <w:rsid w:val="00A746D1"/>
    <w:rsid w:val="00A74DE5"/>
    <w:rsid w:val="00A76896"/>
    <w:rsid w:val="00A805DB"/>
    <w:rsid w:val="00A814A7"/>
    <w:rsid w:val="00A81CFE"/>
    <w:rsid w:val="00A83CC6"/>
    <w:rsid w:val="00A90ABC"/>
    <w:rsid w:val="00A92B0F"/>
    <w:rsid w:val="00A94BBB"/>
    <w:rsid w:val="00A9526C"/>
    <w:rsid w:val="00A973AC"/>
    <w:rsid w:val="00AA23FF"/>
    <w:rsid w:val="00AA4559"/>
    <w:rsid w:val="00AA530B"/>
    <w:rsid w:val="00AA7100"/>
    <w:rsid w:val="00AB1168"/>
    <w:rsid w:val="00AB243E"/>
    <w:rsid w:val="00AB25BA"/>
    <w:rsid w:val="00AB3592"/>
    <w:rsid w:val="00AB522F"/>
    <w:rsid w:val="00AC3467"/>
    <w:rsid w:val="00AC75D2"/>
    <w:rsid w:val="00AD0006"/>
    <w:rsid w:val="00AE0CC4"/>
    <w:rsid w:val="00AE2D8B"/>
    <w:rsid w:val="00AE46D8"/>
    <w:rsid w:val="00AF0680"/>
    <w:rsid w:val="00AF45BA"/>
    <w:rsid w:val="00AF4FBA"/>
    <w:rsid w:val="00AF6E33"/>
    <w:rsid w:val="00AF6F83"/>
    <w:rsid w:val="00B02B25"/>
    <w:rsid w:val="00B033FB"/>
    <w:rsid w:val="00B04822"/>
    <w:rsid w:val="00B05890"/>
    <w:rsid w:val="00B06FA8"/>
    <w:rsid w:val="00B10489"/>
    <w:rsid w:val="00B10C08"/>
    <w:rsid w:val="00B10E17"/>
    <w:rsid w:val="00B13316"/>
    <w:rsid w:val="00B1353C"/>
    <w:rsid w:val="00B15F06"/>
    <w:rsid w:val="00B22996"/>
    <w:rsid w:val="00B25A58"/>
    <w:rsid w:val="00B317AD"/>
    <w:rsid w:val="00B338C1"/>
    <w:rsid w:val="00B34B37"/>
    <w:rsid w:val="00B37C3F"/>
    <w:rsid w:val="00B44666"/>
    <w:rsid w:val="00B45928"/>
    <w:rsid w:val="00B46802"/>
    <w:rsid w:val="00B468A8"/>
    <w:rsid w:val="00B4691E"/>
    <w:rsid w:val="00B46F13"/>
    <w:rsid w:val="00B47F04"/>
    <w:rsid w:val="00B5357D"/>
    <w:rsid w:val="00B5515C"/>
    <w:rsid w:val="00B577C2"/>
    <w:rsid w:val="00B61510"/>
    <w:rsid w:val="00B623A5"/>
    <w:rsid w:val="00B64BCD"/>
    <w:rsid w:val="00B65428"/>
    <w:rsid w:val="00B65C43"/>
    <w:rsid w:val="00B66EC8"/>
    <w:rsid w:val="00B70306"/>
    <w:rsid w:val="00B7168D"/>
    <w:rsid w:val="00B71DF0"/>
    <w:rsid w:val="00B73643"/>
    <w:rsid w:val="00B739EF"/>
    <w:rsid w:val="00B7616F"/>
    <w:rsid w:val="00B76B9B"/>
    <w:rsid w:val="00B81F8F"/>
    <w:rsid w:val="00B820D2"/>
    <w:rsid w:val="00B84068"/>
    <w:rsid w:val="00B8505D"/>
    <w:rsid w:val="00B90149"/>
    <w:rsid w:val="00B913E5"/>
    <w:rsid w:val="00B92B34"/>
    <w:rsid w:val="00B93205"/>
    <w:rsid w:val="00B95968"/>
    <w:rsid w:val="00B97010"/>
    <w:rsid w:val="00B972FE"/>
    <w:rsid w:val="00B97DEE"/>
    <w:rsid w:val="00BA59A9"/>
    <w:rsid w:val="00BA6C30"/>
    <w:rsid w:val="00BB09FD"/>
    <w:rsid w:val="00BB0E52"/>
    <w:rsid w:val="00BB229F"/>
    <w:rsid w:val="00BC2746"/>
    <w:rsid w:val="00BC3068"/>
    <w:rsid w:val="00BD00C0"/>
    <w:rsid w:val="00BD016A"/>
    <w:rsid w:val="00BD42FE"/>
    <w:rsid w:val="00BD5598"/>
    <w:rsid w:val="00BD6E2D"/>
    <w:rsid w:val="00BD7D8A"/>
    <w:rsid w:val="00BE050B"/>
    <w:rsid w:val="00BE2084"/>
    <w:rsid w:val="00BE38D7"/>
    <w:rsid w:val="00BE54C6"/>
    <w:rsid w:val="00BE69E6"/>
    <w:rsid w:val="00BE7EE2"/>
    <w:rsid w:val="00BF3024"/>
    <w:rsid w:val="00BF517A"/>
    <w:rsid w:val="00C018F5"/>
    <w:rsid w:val="00C019B6"/>
    <w:rsid w:val="00C025E6"/>
    <w:rsid w:val="00C02FCA"/>
    <w:rsid w:val="00C030DE"/>
    <w:rsid w:val="00C05930"/>
    <w:rsid w:val="00C06138"/>
    <w:rsid w:val="00C06BF1"/>
    <w:rsid w:val="00C117C8"/>
    <w:rsid w:val="00C1191A"/>
    <w:rsid w:val="00C11FD3"/>
    <w:rsid w:val="00C122D4"/>
    <w:rsid w:val="00C13167"/>
    <w:rsid w:val="00C1402A"/>
    <w:rsid w:val="00C1560E"/>
    <w:rsid w:val="00C15994"/>
    <w:rsid w:val="00C216F2"/>
    <w:rsid w:val="00C21D62"/>
    <w:rsid w:val="00C22639"/>
    <w:rsid w:val="00C2402F"/>
    <w:rsid w:val="00C24A29"/>
    <w:rsid w:val="00C24B09"/>
    <w:rsid w:val="00C2704D"/>
    <w:rsid w:val="00C309C1"/>
    <w:rsid w:val="00C32421"/>
    <w:rsid w:val="00C328E4"/>
    <w:rsid w:val="00C32CA6"/>
    <w:rsid w:val="00C32FA2"/>
    <w:rsid w:val="00C34A6F"/>
    <w:rsid w:val="00C34BEB"/>
    <w:rsid w:val="00C37BDB"/>
    <w:rsid w:val="00C406A5"/>
    <w:rsid w:val="00C40FBD"/>
    <w:rsid w:val="00C427D0"/>
    <w:rsid w:val="00C45548"/>
    <w:rsid w:val="00C46BC9"/>
    <w:rsid w:val="00C479B3"/>
    <w:rsid w:val="00C51709"/>
    <w:rsid w:val="00C52DE7"/>
    <w:rsid w:val="00C540F8"/>
    <w:rsid w:val="00C54316"/>
    <w:rsid w:val="00C54E7E"/>
    <w:rsid w:val="00C5510A"/>
    <w:rsid w:val="00C56C4D"/>
    <w:rsid w:val="00C5763E"/>
    <w:rsid w:val="00C57EFB"/>
    <w:rsid w:val="00C611B8"/>
    <w:rsid w:val="00C6157C"/>
    <w:rsid w:val="00C6385D"/>
    <w:rsid w:val="00C643EA"/>
    <w:rsid w:val="00C64A59"/>
    <w:rsid w:val="00C67778"/>
    <w:rsid w:val="00C70119"/>
    <w:rsid w:val="00C72795"/>
    <w:rsid w:val="00C7573B"/>
    <w:rsid w:val="00C757C4"/>
    <w:rsid w:val="00C75A11"/>
    <w:rsid w:val="00C761FB"/>
    <w:rsid w:val="00C774CE"/>
    <w:rsid w:val="00C8113A"/>
    <w:rsid w:val="00C8158A"/>
    <w:rsid w:val="00C81DDA"/>
    <w:rsid w:val="00C829E3"/>
    <w:rsid w:val="00C82CB6"/>
    <w:rsid w:val="00C82D01"/>
    <w:rsid w:val="00C832D9"/>
    <w:rsid w:val="00C90F4A"/>
    <w:rsid w:val="00C93E69"/>
    <w:rsid w:val="00C944F9"/>
    <w:rsid w:val="00C95602"/>
    <w:rsid w:val="00C95C1E"/>
    <w:rsid w:val="00C96A87"/>
    <w:rsid w:val="00C977CF"/>
    <w:rsid w:val="00CA21BC"/>
    <w:rsid w:val="00CA3855"/>
    <w:rsid w:val="00CA4682"/>
    <w:rsid w:val="00CA5786"/>
    <w:rsid w:val="00CA5E45"/>
    <w:rsid w:val="00CA6E7F"/>
    <w:rsid w:val="00CA7730"/>
    <w:rsid w:val="00CB167A"/>
    <w:rsid w:val="00CB3DED"/>
    <w:rsid w:val="00CB5C54"/>
    <w:rsid w:val="00CB7C19"/>
    <w:rsid w:val="00CC0F02"/>
    <w:rsid w:val="00CC16C8"/>
    <w:rsid w:val="00CC1ED1"/>
    <w:rsid w:val="00CC3052"/>
    <w:rsid w:val="00CC3621"/>
    <w:rsid w:val="00CC4D56"/>
    <w:rsid w:val="00CD326E"/>
    <w:rsid w:val="00CD5DB4"/>
    <w:rsid w:val="00CD723B"/>
    <w:rsid w:val="00CD7568"/>
    <w:rsid w:val="00CE222B"/>
    <w:rsid w:val="00CE253F"/>
    <w:rsid w:val="00CE3B09"/>
    <w:rsid w:val="00CE3E9A"/>
    <w:rsid w:val="00CE44BC"/>
    <w:rsid w:val="00CE7B75"/>
    <w:rsid w:val="00CF3C97"/>
    <w:rsid w:val="00CF42DE"/>
    <w:rsid w:val="00CF4C8C"/>
    <w:rsid w:val="00CF701F"/>
    <w:rsid w:val="00CF7244"/>
    <w:rsid w:val="00D03B57"/>
    <w:rsid w:val="00D03C91"/>
    <w:rsid w:val="00D05983"/>
    <w:rsid w:val="00D06569"/>
    <w:rsid w:val="00D07427"/>
    <w:rsid w:val="00D0778B"/>
    <w:rsid w:val="00D07981"/>
    <w:rsid w:val="00D110AD"/>
    <w:rsid w:val="00D12284"/>
    <w:rsid w:val="00D12745"/>
    <w:rsid w:val="00D14D86"/>
    <w:rsid w:val="00D15989"/>
    <w:rsid w:val="00D17693"/>
    <w:rsid w:val="00D224B3"/>
    <w:rsid w:val="00D26747"/>
    <w:rsid w:val="00D30A69"/>
    <w:rsid w:val="00D31E7D"/>
    <w:rsid w:val="00D33D99"/>
    <w:rsid w:val="00D376B2"/>
    <w:rsid w:val="00D40DF9"/>
    <w:rsid w:val="00D4457C"/>
    <w:rsid w:val="00D46BFE"/>
    <w:rsid w:val="00D47070"/>
    <w:rsid w:val="00D501E9"/>
    <w:rsid w:val="00D53AA9"/>
    <w:rsid w:val="00D55567"/>
    <w:rsid w:val="00D557EC"/>
    <w:rsid w:val="00D602C2"/>
    <w:rsid w:val="00D606FE"/>
    <w:rsid w:val="00D628D8"/>
    <w:rsid w:val="00D64D14"/>
    <w:rsid w:val="00D66B89"/>
    <w:rsid w:val="00D71705"/>
    <w:rsid w:val="00D72AFE"/>
    <w:rsid w:val="00D73BF2"/>
    <w:rsid w:val="00D745AE"/>
    <w:rsid w:val="00D7465A"/>
    <w:rsid w:val="00D75BC0"/>
    <w:rsid w:val="00D77366"/>
    <w:rsid w:val="00D7796A"/>
    <w:rsid w:val="00D80F4E"/>
    <w:rsid w:val="00D83C43"/>
    <w:rsid w:val="00D83EBE"/>
    <w:rsid w:val="00D841F4"/>
    <w:rsid w:val="00D84256"/>
    <w:rsid w:val="00D8600B"/>
    <w:rsid w:val="00D869E7"/>
    <w:rsid w:val="00D9120B"/>
    <w:rsid w:val="00D91A7B"/>
    <w:rsid w:val="00D91E11"/>
    <w:rsid w:val="00D941E7"/>
    <w:rsid w:val="00D96449"/>
    <w:rsid w:val="00DA16AC"/>
    <w:rsid w:val="00DA19E8"/>
    <w:rsid w:val="00DA3ACB"/>
    <w:rsid w:val="00DB0D4A"/>
    <w:rsid w:val="00DB1E46"/>
    <w:rsid w:val="00DB3950"/>
    <w:rsid w:val="00DB3A67"/>
    <w:rsid w:val="00DB567D"/>
    <w:rsid w:val="00DC009A"/>
    <w:rsid w:val="00DC0675"/>
    <w:rsid w:val="00DC2A99"/>
    <w:rsid w:val="00DC5E20"/>
    <w:rsid w:val="00DC6265"/>
    <w:rsid w:val="00DD0516"/>
    <w:rsid w:val="00DD0CEC"/>
    <w:rsid w:val="00DD3C9E"/>
    <w:rsid w:val="00DE06EE"/>
    <w:rsid w:val="00DE6BAB"/>
    <w:rsid w:val="00DF14F8"/>
    <w:rsid w:val="00DF320C"/>
    <w:rsid w:val="00DF3528"/>
    <w:rsid w:val="00DF51EB"/>
    <w:rsid w:val="00DF5F99"/>
    <w:rsid w:val="00E0349F"/>
    <w:rsid w:val="00E045E8"/>
    <w:rsid w:val="00E11019"/>
    <w:rsid w:val="00E11C4D"/>
    <w:rsid w:val="00E1292B"/>
    <w:rsid w:val="00E14F24"/>
    <w:rsid w:val="00E176A5"/>
    <w:rsid w:val="00E17701"/>
    <w:rsid w:val="00E24C23"/>
    <w:rsid w:val="00E26D12"/>
    <w:rsid w:val="00E26FA6"/>
    <w:rsid w:val="00E306E0"/>
    <w:rsid w:val="00E3080B"/>
    <w:rsid w:val="00E34D5F"/>
    <w:rsid w:val="00E40989"/>
    <w:rsid w:val="00E41F3E"/>
    <w:rsid w:val="00E44547"/>
    <w:rsid w:val="00E46E79"/>
    <w:rsid w:val="00E53067"/>
    <w:rsid w:val="00E564E7"/>
    <w:rsid w:val="00E56A0C"/>
    <w:rsid w:val="00E56B50"/>
    <w:rsid w:val="00E5727D"/>
    <w:rsid w:val="00E57327"/>
    <w:rsid w:val="00E60F01"/>
    <w:rsid w:val="00E65ABF"/>
    <w:rsid w:val="00E672E9"/>
    <w:rsid w:val="00E67A9D"/>
    <w:rsid w:val="00E71200"/>
    <w:rsid w:val="00E74726"/>
    <w:rsid w:val="00E75572"/>
    <w:rsid w:val="00E75ABD"/>
    <w:rsid w:val="00E7763E"/>
    <w:rsid w:val="00E83FAC"/>
    <w:rsid w:val="00E90305"/>
    <w:rsid w:val="00E90DAC"/>
    <w:rsid w:val="00E91985"/>
    <w:rsid w:val="00E91D71"/>
    <w:rsid w:val="00E92D20"/>
    <w:rsid w:val="00E93D9C"/>
    <w:rsid w:val="00E948F9"/>
    <w:rsid w:val="00EA1FB2"/>
    <w:rsid w:val="00EA2739"/>
    <w:rsid w:val="00EA274B"/>
    <w:rsid w:val="00EB00A4"/>
    <w:rsid w:val="00EB1267"/>
    <w:rsid w:val="00EB25FC"/>
    <w:rsid w:val="00EB39FF"/>
    <w:rsid w:val="00EB411E"/>
    <w:rsid w:val="00EB478B"/>
    <w:rsid w:val="00EB6854"/>
    <w:rsid w:val="00EB6995"/>
    <w:rsid w:val="00EC10D8"/>
    <w:rsid w:val="00EC14CC"/>
    <w:rsid w:val="00EC1A4A"/>
    <w:rsid w:val="00EC3897"/>
    <w:rsid w:val="00EC5B5F"/>
    <w:rsid w:val="00ED031D"/>
    <w:rsid w:val="00ED0C96"/>
    <w:rsid w:val="00ED24E5"/>
    <w:rsid w:val="00ED28C9"/>
    <w:rsid w:val="00ED2A75"/>
    <w:rsid w:val="00EE2C30"/>
    <w:rsid w:val="00EE3FF6"/>
    <w:rsid w:val="00EE7075"/>
    <w:rsid w:val="00EE76C5"/>
    <w:rsid w:val="00EF0200"/>
    <w:rsid w:val="00EF0DC0"/>
    <w:rsid w:val="00EF0FC1"/>
    <w:rsid w:val="00EF682E"/>
    <w:rsid w:val="00EF7ADF"/>
    <w:rsid w:val="00F042C8"/>
    <w:rsid w:val="00F05372"/>
    <w:rsid w:val="00F07E36"/>
    <w:rsid w:val="00F101EF"/>
    <w:rsid w:val="00F11E7E"/>
    <w:rsid w:val="00F130DA"/>
    <w:rsid w:val="00F149A8"/>
    <w:rsid w:val="00F171AC"/>
    <w:rsid w:val="00F212C4"/>
    <w:rsid w:val="00F21B56"/>
    <w:rsid w:val="00F222D8"/>
    <w:rsid w:val="00F222DC"/>
    <w:rsid w:val="00F23C8C"/>
    <w:rsid w:val="00F23ED2"/>
    <w:rsid w:val="00F25B82"/>
    <w:rsid w:val="00F318AE"/>
    <w:rsid w:val="00F339E8"/>
    <w:rsid w:val="00F34AC9"/>
    <w:rsid w:val="00F36465"/>
    <w:rsid w:val="00F379BF"/>
    <w:rsid w:val="00F4270D"/>
    <w:rsid w:val="00F4335D"/>
    <w:rsid w:val="00F509E0"/>
    <w:rsid w:val="00F50BC6"/>
    <w:rsid w:val="00F5185C"/>
    <w:rsid w:val="00F53564"/>
    <w:rsid w:val="00F541FD"/>
    <w:rsid w:val="00F5778B"/>
    <w:rsid w:val="00F579ED"/>
    <w:rsid w:val="00F57A70"/>
    <w:rsid w:val="00F65153"/>
    <w:rsid w:val="00F65D91"/>
    <w:rsid w:val="00F666E9"/>
    <w:rsid w:val="00F678D3"/>
    <w:rsid w:val="00F72736"/>
    <w:rsid w:val="00F72F14"/>
    <w:rsid w:val="00F73643"/>
    <w:rsid w:val="00F75BD3"/>
    <w:rsid w:val="00F774BE"/>
    <w:rsid w:val="00F77C07"/>
    <w:rsid w:val="00F80D65"/>
    <w:rsid w:val="00F81CD5"/>
    <w:rsid w:val="00F82C1E"/>
    <w:rsid w:val="00F834CA"/>
    <w:rsid w:val="00F850E7"/>
    <w:rsid w:val="00F865C7"/>
    <w:rsid w:val="00F86952"/>
    <w:rsid w:val="00F86B7A"/>
    <w:rsid w:val="00F871D4"/>
    <w:rsid w:val="00F90E4D"/>
    <w:rsid w:val="00F91EFD"/>
    <w:rsid w:val="00F9524E"/>
    <w:rsid w:val="00F96244"/>
    <w:rsid w:val="00FA0EBF"/>
    <w:rsid w:val="00FA58DA"/>
    <w:rsid w:val="00FA73C9"/>
    <w:rsid w:val="00FA7BA3"/>
    <w:rsid w:val="00FB0050"/>
    <w:rsid w:val="00FB0A8E"/>
    <w:rsid w:val="00FB2226"/>
    <w:rsid w:val="00FB6213"/>
    <w:rsid w:val="00FB6E4C"/>
    <w:rsid w:val="00FB7F5F"/>
    <w:rsid w:val="00FC1BE2"/>
    <w:rsid w:val="00FC1E66"/>
    <w:rsid w:val="00FC4333"/>
    <w:rsid w:val="00FC50ED"/>
    <w:rsid w:val="00FC56FA"/>
    <w:rsid w:val="00FC678A"/>
    <w:rsid w:val="00FD0908"/>
    <w:rsid w:val="00FD1784"/>
    <w:rsid w:val="00FD47D7"/>
    <w:rsid w:val="00FD4B50"/>
    <w:rsid w:val="00FD74AF"/>
    <w:rsid w:val="00FE1847"/>
    <w:rsid w:val="00FE4C77"/>
    <w:rsid w:val="00FE59A4"/>
    <w:rsid w:val="00FE66F5"/>
    <w:rsid w:val="00FE7FAB"/>
    <w:rsid w:val="00FF06E4"/>
    <w:rsid w:val="00FF24DC"/>
    <w:rsid w:val="00FF534C"/>
    <w:rsid w:val="00FF6A78"/>
    <w:rsid w:val="00FF708A"/>
    <w:rsid w:val="00FF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35309403"/>
  <w15:chartTrackingRefBased/>
  <w15:docId w15:val="{241C56FB-E68A-4647-8C35-41A3B3BE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Arial Unicode MS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pPr>
      <w:widowControl w:val="0"/>
      <w:spacing w:line="240" w:lineRule="atLeast"/>
      <w:jc w:val="both"/>
    </w:pPr>
  </w:style>
  <w:style w:type="paragraph" w:styleId="1">
    <w:name w:val="heading 1"/>
    <w:aliases w:val="l1,level 1 heading"/>
    <w:basedOn w:val="a2"/>
    <w:next w:val="a2"/>
    <w:link w:val="1Char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2"/>
    <w:link w:val="2Char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2"/>
    <w:link w:val="3Ch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2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2"/>
    <w:next w:val="a2"/>
    <w:qFormat/>
    <w:pPr>
      <w:numPr>
        <w:ilvl w:val="4"/>
        <w:numId w:val="1"/>
      </w:numPr>
      <w:spacing w:before="240" w:after="60"/>
      <w:outlineLvl w:val="4"/>
    </w:pPr>
  </w:style>
  <w:style w:type="paragraph" w:styleId="6">
    <w:name w:val="heading 6"/>
    <w:basedOn w:val="a2"/>
    <w:next w:val="a2"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7">
    <w:name w:val="heading 7"/>
    <w:basedOn w:val="a2"/>
    <w:next w:val="a2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2"/>
    <w:next w:val="a2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2"/>
    <w:next w:val="a2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59"/>
    <w:rsid w:val="008179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2"/>
    <w:next w:val="a2"/>
    <w:link w:val="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11">
    <w:name w:val="toc 1"/>
    <w:basedOn w:val="a2"/>
    <w:next w:val="a2"/>
    <w:uiPriority w:val="39"/>
    <w:pPr>
      <w:spacing w:before="120" w:after="120"/>
      <w:jc w:val="left"/>
    </w:pPr>
    <w:rPr>
      <w:b/>
      <w:bCs/>
      <w:caps/>
    </w:rPr>
  </w:style>
  <w:style w:type="paragraph" w:styleId="30">
    <w:name w:val="toc 3"/>
    <w:basedOn w:val="a2"/>
    <w:next w:val="a2"/>
    <w:uiPriority w:val="39"/>
    <w:pPr>
      <w:ind w:left="400"/>
      <w:jc w:val="left"/>
    </w:pPr>
    <w:rPr>
      <w:i/>
      <w:iCs/>
    </w:rPr>
  </w:style>
  <w:style w:type="paragraph" w:styleId="a8">
    <w:name w:val="header"/>
    <w:basedOn w:val="a2"/>
    <w:link w:val="Char0"/>
    <w:pPr>
      <w:tabs>
        <w:tab w:val="center" w:pos="4320"/>
        <w:tab w:val="right" w:pos="8640"/>
      </w:tabs>
    </w:pPr>
  </w:style>
  <w:style w:type="paragraph" w:styleId="a9">
    <w:name w:val="footer"/>
    <w:basedOn w:val="a2"/>
    <w:link w:val="Char1"/>
    <w:uiPriority w:val="99"/>
    <w:pPr>
      <w:tabs>
        <w:tab w:val="center" w:pos="4320"/>
        <w:tab w:val="right" w:pos="8640"/>
      </w:tabs>
    </w:pPr>
  </w:style>
  <w:style w:type="character" w:styleId="aa">
    <w:name w:val="page number"/>
    <w:basedOn w:val="a3"/>
  </w:style>
  <w:style w:type="paragraph" w:customStyle="1" w:styleId="TOC1">
    <w:name w:val="TOC 제목1"/>
    <w:basedOn w:val="1"/>
    <w:next w:val="a2"/>
    <w:pPr>
      <w:keepLines/>
      <w:widowControl/>
      <w:numPr>
        <w:numId w:val="0"/>
      </w:numPr>
      <w:overflowPunct w:val="0"/>
      <w:autoSpaceDE w:val="0"/>
      <w:autoSpaceDN w:val="0"/>
      <w:adjustRightInd w:val="0"/>
      <w:spacing w:before="240" w:after="240" w:line="240" w:lineRule="auto"/>
      <w:ind w:left="720" w:hanging="720"/>
      <w:jc w:val="center"/>
      <w:outlineLvl w:val="9"/>
    </w:pPr>
    <w:rPr>
      <w:rFonts w:eastAsia="굴림체"/>
      <w:kern w:val="28"/>
      <w:sz w:val="32"/>
    </w:rPr>
  </w:style>
  <w:style w:type="paragraph" w:styleId="22">
    <w:name w:val="toc 2"/>
    <w:basedOn w:val="a2"/>
    <w:next w:val="a2"/>
    <w:autoRedefine/>
    <w:uiPriority w:val="39"/>
    <w:pPr>
      <w:ind w:left="200"/>
      <w:jc w:val="left"/>
    </w:pPr>
    <w:rPr>
      <w:smallCaps/>
    </w:rPr>
  </w:style>
  <w:style w:type="paragraph" w:styleId="ab">
    <w:name w:val="Body Text"/>
    <w:basedOn w:val="a2"/>
    <w:pPr>
      <w:spacing w:after="120" w:line="240" w:lineRule="auto"/>
      <w:ind w:left="1080"/>
    </w:pPr>
  </w:style>
  <w:style w:type="paragraph" w:customStyle="1" w:styleId="ClassDocumentation">
    <w:name w:val="Class Documentation"/>
    <w:basedOn w:val="a2"/>
    <w:pPr>
      <w:spacing w:line="240" w:lineRule="auto"/>
      <w:ind w:left="1440"/>
    </w:pPr>
    <w:rPr>
      <w:kern w:val="28"/>
    </w:rPr>
  </w:style>
  <w:style w:type="character" w:styleId="ac">
    <w:name w:val="annotation reference"/>
    <w:rPr>
      <w:color w:val="FF00FF"/>
      <w:sz w:val="16"/>
    </w:rPr>
  </w:style>
  <w:style w:type="paragraph" w:styleId="ad">
    <w:name w:val="annotation text"/>
    <w:basedOn w:val="a2"/>
    <w:link w:val="Char10"/>
    <w:pPr>
      <w:keepLines/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Tabletext">
    <w:name w:val="Tabletext"/>
    <w:basedOn w:val="a2"/>
    <w:pPr>
      <w:keepLines/>
      <w:autoSpaceDE w:val="0"/>
      <w:autoSpaceDN w:val="0"/>
      <w:spacing w:after="120"/>
    </w:pPr>
  </w:style>
  <w:style w:type="character" w:customStyle="1" w:styleId="CharChar4">
    <w:name w:val="Char Char4"/>
    <w:rPr>
      <w:rFonts w:ascii="Tahoma" w:eastAsia="돋움" w:hAnsi="Tahoma"/>
      <w:lang w:val="en-US" w:eastAsia="en-US" w:bidi="ar-SA"/>
    </w:rPr>
  </w:style>
  <w:style w:type="paragraph" w:styleId="ae">
    <w:name w:val="Balloon Text"/>
    <w:basedOn w:val="a2"/>
    <w:link w:val="Char2"/>
    <w:rPr>
      <w:rFonts w:ascii="Arial" w:hAnsi="Arial"/>
      <w:sz w:val="18"/>
      <w:szCs w:val="18"/>
    </w:rPr>
  </w:style>
  <w:style w:type="paragraph" w:styleId="af">
    <w:name w:val="caption"/>
    <w:basedOn w:val="a2"/>
    <w:next w:val="a2"/>
    <w:qFormat/>
    <w:pPr>
      <w:spacing w:before="120" w:after="240"/>
      <w:jc w:val="left"/>
    </w:pPr>
    <w:rPr>
      <w:rFonts w:ascii="Times New Roman" w:eastAsia="바탕" w:hAnsi="Times New Roman"/>
      <w:b/>
      <w:bCs/>
    </w:rPr>
  </w:style>
  <w:style w:type="paragraph" w:styleId="40">
    <w:name w:val="toc 4"/>
    <w:basedOn w:val="a2"/>
    <w:next w:val="a2"/>
    <w:autoRedefine/>
    <w:uiPriority w:val="39"/>
    <w:rsid w:val="006A0DC0"/>
    <w:pPr>
      <w:ind w:left="600"/>
      <w:jc w:val="left"/>
    </w:pPr>
    <w:rPr>
      <w:sz w:val="18"/>
      <w:szCs w:val="18"/>
    </w:rPr>
  </w:style>
  <w:style w:type="paragraph" w:styleId="50">
    <w:name w:val="toc 5"/>
    <w:basedOn w:val="a2"/>
    <w:next w:val="a2"/>
    <w:autoRedefine/>
    <w:uiPriority w:val="39"/>
    <w:rsid w:val="006A0DC0"/>
    <w:pPr>
      <w:ind w:left="800"/>
      <w:jc w:val="left"/>
    </w:pPr>
    <w:rPr>
      <w:sz w:val="18"/>
      <w:szCs w:val="18"/>
    </w:rPr>
  </w:style>
  <w:style w:type="paragraph" w:styleId="60">
    <w:name w:val="toc 6"/>
    <w:basedOn w:val="a2"/>
    <w:next w:val="a2"/>
    <w:autoRedefine/>
    <w:uiPriority w:val="39"/>
    <w:rsid w:val="006A0DC0"/>
    <w:pPr>
      <w:ind w:left="1000"/>
      <w:jc w:val="left"/>
    </w:pPr>
    <w:rPr>
      <w:sz w:val="18"/>
      <w:szCs w:val="18"/>
    </w:rPr>
  </w:style>
  <w:style w:type="paragraph" w:styleId="70">
    <w:name w:val="toc 7"/>
    <w:basedOn w:val="a2"/>
    <w:next w:val="a2"/>
    <w:autoRedefine/>
    <w:uiPriority w:val="39"/>
    <w:rsid w:val="006A0DC0"/>
    <w:pPr>
      <w:ind w:left="1200"/>
      <w:jc w:val="left"/>
    </w:pPr>
    <w:rPr>
      <w:sz w:val="18"/>
      <w:szCs w:val="18"/>
    </w:rPr>
  </w:style>
  <w:style w:type="paragraph" w:styleId="80">
    <w:name w:val="toc 8"/>
    <w:basedOn w:val="a2"/>
    <w:next w:val="a2"/>
    <w:autoRedefine/>
    <w:uiPriority w:val="39"/>
    <w:rsid w:val="006A0DC0"/>
    <w:pPr>
      <w:ind w:left="1400"/>
      <w:jc w:val="left"/>
    </w:pPr>
    <w:rPr>
      <w:sz w:val="18"/>
      <w:szCs w:val="18"/>
    </w:rPr>
  </w:style>
  <w:style w:type="paragraph" w:styleId="90">
    <w:name w:val="toc 9"/>
    <w:basedOn w:val="a2"/>
    <w:next w:val="a2"/>
    <w:autoRedefine/>
    <w:uiPriority w:val="39"/>
    <w:rsid w:val="006A0DC0"/>
    <w:pPr>
      <w:ind w:left="1600"/>
      <w:jc w:val="left"/>
    </w:pPr>
    <w:rPr>
      <w:sz w:val="18"/>
      <w:szCs w:val="18"/>
    </w:rPr>
  </w:style>
  <w:style w:type="paragraph" w:styleId="af0">
    <w:name w:val="Normal (Web)"/>
    <w:basedOn w:val="a2"/>
    <w:uiPriority w:val="99"/>
    <w:unhideWhenUsed/>
    <w:rsid w:val="00A463D5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1">
    <w:name w:val="List Paragraph"/>
    <w:basedOn w:val="a2"/>
    <w:link w:val="Char3"/>
    <w:uiPriority w:val="34"/>
    <w:qFormat/>
    <w:rsid w:val="00321AAA"/>
    <w:pPr>
      <w:ind w:leftChars="400" w:left="800"/>
    </w:pPr>
  </w:style>
  <w:style w:type="paragraph" w:styleId="TOC">
    <w:name w:val="TOC Heading"/>
    <w:basedOn w:val="1"/>
    <w:next w:val="a2"/>
    <w:uiPriority w:val="39"/>
    <w:semiHidden/>
    <w:unhideWhenUsed/>
    <w:qFormat/>
    <w:rsid w:val="0097170C"/>
    <w:pPr>
      <w:numPr>
        <w:numId w:val="0"/>
      </w:numPr>
      <w:spacing w:before="0" w:after="0"/>
      <w:outlineLvl w:val="9"/>
    </w:pPr>
    <w:rPr>
      <w:rFonts w:asciiTheme="majorHAnsi" w:eastAsiaTheme="majorEastAsia" w:hAnsiTheme="majorHAnsi" w:cstheme="majorBidi"/>
      <w:b w:val="0"/>
      <w:sz w:val="28"/>
      <w:szCs w:val="28"/>
    </w:rPr>
  </w:style>
  <w:style w:type="paragraph" w:customStyle="1" w:styleId="af2">
    <w:name w:val="바탕글"/>
    <w:rsid w:val="0097170C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 w:hAnsi="Times New Roman" w:cs="Times New Roman"/>
      <w:color w:val="000000"/>
    </w:rPr>
  </w:style>
  <w:style w:type="character" w:customStyle="1" w:styleId="2Char">
    <w:name w:val="제목 2 Char"/>
    <w:basedOn w:val="a3"/>
    <w:link w:val="2"/>
    <w:rsid w:val="0097170C"/>
    <w:rPr>
      <w:rFonts w:ascii="Arial" w:hAnsi="Arial"/>
      <w:b/>
    </w:rPr>
  </w:style>
  <w:style w:type="character" w:styleId="af3">
    <w:name w:val="Hyperlink"/>
    <w:basedOn w:val="a3"/>
    <w:uiPriority w:val="99"/>
    <w:rsid w:val="0097170C"/>
    <w:rPr>
      <w:color w:val="0000FF"/>
      <w:u w:val="single"/>
    </w:rPr>
  </w:style>
  <w:style w:type="paragraph" w:customStyle="1" w:styleId="RFP">
    <w:name w:val="RFP본문"/>
    <w:basedOn w:val="a9"/>
    <w:rsid w:val="0097170C"/>
    <w:pPr>
      <w:tabs>
        <w:tab w:val="clear" w:pos="4320"/>
        <w:tab w:val="clear" w:pos="8640"/>
      </w:tabs>
      <w:wordWrap w:val="0"/>
      <w:autoSpaceDE w:val="0"/>
      <w:autoSpaceDN w:val="0"/>
      <w:spacing w:line="240" w:lineRule="auto"/>
      <w:ind w:leftChars="337" w:left="540"/>
      <w:jc w:val="left"/>
    </w:pPr>
    <w:rPr>
      <w:rFonts w:ascii="Arial" w:eastAsia="굴림체" w:hAnsi="Arial" w:cs="Arial"/>
      <w:snapToGrid w:val="0"/>
      <w:kern w:val="2"/>
      <w:sz w:val="22"/>
      <w:szCs w:val="24"/>
    </w:rPr>
  </w:style>
  <w:style w:type="numbering" w:customStyle="1" w:styleId="10">
    <w:name w:val="스타일1"/>
    <w:uiPriority w:val="99"/>
    <w:rsid w:val="0097170C"/>
    <w:pPr>
      <w:numPr>
        <w:numId w:val="4"/>
      </w:numPr>
    </w:pPr>
  </w:style>
  <w:style w:type="paragraph" w:styleId="af4">
    <w:name w:val="Document Map"/>
    <w:basedOn w:val="a2"/>
    <w:link w:val="Char4"/>
    <w:rsid w:val="0097170C"/>
    <w:pPr>
      <w:shd w:val="clear" w:color="auto" w:fill="000080"/>
      <w:wordWrap w:val="0"/>
      <w:autoSpaceDE w:val="0"/>
      <w:autoSpaceDN w:val="0"/>
      <w:spacing w:line="240" w:lineRule="auto"/>
    </w:pPr>
    <w:rPr>
      <w:rFonts w:ascii="Arial" w:eastAsia="돋움" w:hAnsi="Arial" w:cs="Times New Roman"/>
      <w:kern w:val="2"/>
      <w:szCs w:val="24"/>
    </w:rPr>
  </w:style>
  <w:style w:type="character" w:customStyle="1" w:styleId="Char4">
    <w:name w:val="문서 구조 Char"/>
    <w:basedOn w:val="a3"/>
    <w:link w:val="af4"/>
    <w:rsid w:val="0097170C"/>
    <w:rPr>
      <w:rFonts w:ascii="Arial" w:eastAsia="돋움" w:hAnsi="Arial" w:cs="Times New Roman"/>
      <w:kern w:val="2"/>
      <w:szCs w:val="24"/>
      <w:shd w:val="clear" w:color="auto" w:fill="000080"/>
    </w:rPr>
  </w:style>
  <w:style w:type="paragraph" w:customStyle="1" w:styleId="12">
    <w:name w:val="본문1"/>
    <w:basedOn w:val="ab"/>
    <w:autoRedefine/>
    <w:rsid w:val="0097170C"/>
    <w:pPr>
      <w:tabs>
        <w:tab w:val="num" w:pos="800"/>
      </w:tabs>
      <w:autoSpaceDE w:val="0"/>
      <w:autoSpaceDN w:val="0"/>
      <w:spacing w:after="20"/>
      <w:ind w:left="800" w:hanging="400"/>
    </w:pPr>
    <w:rPr>
      <w:rFonts w:ascii="바탕체" w:eastAsia="바탕체" w:hAnsi="바탕체" w:cs="Arial"/>
      <w:color w:val="000000"/>
      <w:kern w:val="2"/>
      <w:sz w:val="22"/>
      <w:szCs w:val="22"/>
    </w:rPr>
  </w:style>
  <w:style w:type="paragraph" w:customStyle="1" w:styleId="20">
    <w:name w:val="본문2"/>
    <w:basedOn w:val="12"/>
    <w:autoRedefine/>
    <w:rsid w:val="0097170C"/>
    <w:pPr>
      <w:numPr>
        <w:numId w:val="2"/>
      </w:numPr>
      <w:spacing w:before="60" w:after="60"/>
      <w:jc w:val="left"/>
    </w:pPr>
    <w:rPr>
      <w:rFonts w:asciiTheme="minorHAnsi" w:eastAsiaTheme="minorHAnsi" w:hAnsiTheme="minorHAnsi"/>
      <w:sz w:val="20"/>
      <w:szCs w:val="20"/>
    </w:rPr>
  </w:style>
  <w:style w:type="paragraph" w:styleId="af5">
    <w:name w:val="Date"/>
    <w:basedOn w:val="a2"/>
    <w:next w:val="a2"/>
    <w:link w:val="Char5"/>
    <w:rsid w:val="0097170C"/>
    <w:pPr>
      <w:wordWrap w:val="0"/>
      <w:autoSpaceDE w:val="0"/>
      <w:autoSpaceDN w:val="0"/>
      <w:spacing w:line="240" w:lineRule="auto"/>
    </w:pPr>
    <w:rPr>
      <w:rFonts w:ascii="바탕" w:eastAsia="Calibri" w:hAnsi="Times New Roman" w:cs="Times New Roman"/>
      <w:kern w:val="2"/>
      <w:szCs w:val="24"/>
    </w:rPr>
  </w:style>
  <w:style w:type="character" w:customStyle="1" w:styleId="Char5">
    <w:name w:val="날짜 Char"/>
    <w:basedOn w:val="a3"/>
    <w:link w:val="af5"/>
    <w:rsid w:val="0097170C"/>
    <w:rPr>
      <w:rFonts w:ascii="바탕" w:eastAsia="Calibri" w:hAnsi="Times New Roman" w:cs="Times New Roman"/>
      <w:kern w:val="2"/>
      <w:szCs w:val="24"/>
    </w:rPr>
  </w:style>
  <w:style w:type="character" w:customStyle="1" w:styleId="Char2">
    <w:name w:val="풍선 도움말 텍스트 Char"/>
    <w:basedOn w:val="a3"/>
    <w:link w:val="ae"/>
    <w:rsid w:val="0097170C"/>
    <w:rPr>
      <w:rFonts w:ascii="Arial" w:hAnsi="Arial"/>
      <w:sz w:val="18"/>
      <w:szCs w:val="18"/>
    </w:rPr>
  </w:style>
  <w:style w:type="character" w:customStyle="1" w:styleId="Char6">
    <w:name w:val="메모 텍스트 Char"/>
    <w:basedOn w:val="a3"/>
    <w:rsid w:val="0097170C"/>
    <w:rPr>
      <w:rFonts w:ascii="바탕"/>
      <w:kern w:val="2"/>
      <w:szCs w:val="24"/>
    </w:rPr>
  </w:style>
  <w:style w:type="paragraph" w:styleId="af6">
    <w:name w:val="Normal Indent"/>
    <w:basedOn w:val="a2"/>
    <w:rsid w:val="0097170C"/>
    <w:pPr>
      <w:wordWrap w:val="0"/>
      <w:snapToGrid w:val="0"/>
      <w:spacing w:line="320" w:lineRule="exact"/>
      <w:ind w:left="851"/>
      <w:jc w:val="left"/>
    </w:pPr>
    <w:rPr>
      <w:rFonts w:ascii="Century Gothic" w:eastAsia="돋움" w:hAnsi="Century Gothic" w:cs="Times New Roman"/>
      <w:kern w:val="2"/>
    </w:rPr>
  </w:style>
  <w:style w:type="paragraph" w:styleId="af7">
    <w:name w:val="annotation subject"/>
    <w:basedOn w:val="ad"/>
    <w:next w:val="ad"/>
    <w:link w:val="Char7"/>
    <w:rsid w:val="0097170C"/>
    <w:pPr>
      <w:keepLines w:val="0"/>
      <w:tabs>
        <w:tab w:val="clear" w:pos="187"/>
      </w:tabs>
      <w:wordWrap w:val="0"/>
      <w:autoSpaceDE w:val="0"/>
      <w:autoSpaceDN w:val="0"/>
      <w:spacing w:after="0" w:line="240" w:lineRule="auto"/>
      <w:ind w:left="0" w:firstLine="0"/>
      <w:jc w:val="left"/>
    </w:pPr>
    <w:rPr>
      <w:rFonts w:ascii="바탕" w:eastAsia="Calibri" w:hAnsi="Times New Roman" w:cs="Times New Roman"/>
      <w:b/>
      <w:bCs/>
      <w:kern w:val="2"/>
      <w:sz w:val="20"/>
      <w:szCs w:val="24"/>
    </w:rPr>
  </w:style>
  <w:style w:type="character" w:customStyle="1" w:styleId="Char10">
    <w:name w:val="메모 텍스트 Char1"/>
    <w:basedOn w:val="a3"/>
    <w:link w:val="ad"/>
    <w:rsid w:val="0097170C"/>
    <w:rPr>
      <w:sz w:val="18"/>
    </w:rPr>
  </w:style>
  <w:style w:type="character" w:customStyle="1" w:styleId="Char7">
    <w:name w:val="메모 주제 Char"/>
    <w:basedOn w:val="Char10"/>
    <w:link w:val="af7"/>
    <w:rsid w:val="0097170C"/>
    <w:rPr>
      <w:rFonts w:ascii="바탕" w:eastAsia="Calibri" w:hAnsi="Times New Roman" w:cs="Times New Roman"/>
      <w:b/>
      <w:bCs/>
      <w:kern w:val="2"/>
      <w:sz w:val="18"/>
      <w:szCs w:val="24"/>
    </w:rPr>
  </w:style>
  <w:style w:type="paragraph" w:styleId="af8">
    <w:name w:val="Subtitle"/>
    <w:basedOn w:val="a2"/>
    <w:next w:val="a2"/>
    <w:link w:val="Char8"/>
    <w:qFormat/>
    <w:rsid w:val="0097170C"/>
    <w:pPr>
      <w:wordWrap w:val="0"/>
      <w:autoSpaceDE w:val="0"/>
      <w:autoSpaceDN w:val="0"/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Char8">
    <w:name w:val="부제 Char"/>
    <w:basedOn w:val="a3"/>
    <w:link w:val="af8"/>
    <w:rsid w:val="0097170C"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Normal1">
    <w:name w:val="Normal1"/>
    <w:basedOn w:val="a2"/>
    <w:rsid w:val="0097170C"/>
    <w:pPr>
      <w:keepNext/>
      <w:widowControl/>
      <w:spacing w:line="240" w:lineRule="auto"/>
      <w:jc w:val="left"/>
    </w:pPr>
    <w:rPr>
      <w:rFonts w:ascii="Book Antiqua" w:eastAsia="Times New Roman" w:hAnsi="Book Antiqua" w:cs="Times New Roman"/>
      <w:lang w:eastAsia="en-US"/>
    </w:rPr>
  </w:style>
  <w:style w:type="paragraph" w:customStyle="1" w:styleId="af9">
    <w:name w:val="스타일"/>
    <w:rsid w:val="0097170C"/>
    <w:pPr>
      <w:widowControl w:val="0"/>
      <w:tabs>
        <w:tab w:val="left" w:pos="807"/>
        <w:tab w:val="left" w:pos="1602"/>
        <w:tab w:val="left" w:pos="2396"/>
        <w:tab w:val="left" w:pos="3200"/>
        <w:tab w:val="left" w:pos="3852"/>
        <w:tab w:val="left" w:pos="4572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800" w:hanging="300"/>
      <w:jc w:val="both"/>
    </w:pPr>
    <w:rPr>
      <w:rFonts w:ascii="바탕체" w:eastAsia="바탕체" w:hAnsi="Times New Roman" w:cs="Times New Roman"/>
      <w:color w:val="000000"/>
      <w:sz w:val="24"/>
      <w:szCs w:val="24"/>
    </w:rPr>
  </w:style>
  <w:style w:type="paragraph" w:customStyle="1" w:styleId="ABLOCKPARA">
    <w:name w:val="A BLOCK PARA"/>
    <w:basedOn w:val="a2"/>
    <w:rsid w:val="0097170C"/>
    <w:pPr>
      <w:widowControl/>
      <w:spacing w:line="240" w:lineRule="auto"/>
      <w:jc w:val="left"/>
    </w:pPr>
    <w:rPr>
      <w:rFonts w:ascii="Book Antiqua" w:eastAsia="Calibri" w:hAnsi="Book Antiqua" w:cs="Times New Roman"/>
      <w:sz w:val="22"/>
    </w:rPr>
  </w:style>
  <w:style w:type="character" w:styleId="afa">
    <w:name w:val="Book Title"/>
    <w:aliases w:val="박스(1단계)"/>
    <w:basedOn w:val="a3"/>
    <w:uiPriority w:val="33"/>
    <w:qFormat/>
    <w:rsid w:val="0097170C"/>
    <w:rPr>
      <w:rFonts w:eastAsiaTheme="minorEastAsia"/>
      <w:bCs/>
      <w:smallCaps/>
      <w:spacing w:val="5"/>
      <w:sz w:val="20"/>
    </w:rPr>
  </w:style>
  <w:style w:type="character" w:customStyle="1" w:styleId="3Char">
    <w:name w:val="제목 3 Char"/>
    <w:basedOn w:val="a3"/>
    <w:link w:val="3"/>
    <w:rsid w:val="0097170C"/>
    <w:rPr>
      <w:rFonts w:ascii="Arial" w:hAnsi="Arial"/>
      <w:i/>
    </w:rPr>
  </w:style>
  <w:style w:type="character" w:customStyle="1" w:styleId="1Char">
    <w:name w:val="제목 1 Char"/>
    <w:aliases w:val="l1 Char,level 1 heading Char"/>
    <w:basedOn w:val="a3"/>
    <w:link w:val="1"/>
    <w:rsid w:val="0097170C"/>
    <w:rPr>
      <w:rFonts w:ascii="Arial" w:hAnsi="Arial"/>
      <w:b/>
      <w:sz w:val="24"/>
    </w:rPr>
  </w:style>
  <w:style w:type="character" w:customStyle="1" w:styleId="Char">
    <w:name w:val="제목 Char"/>
    <w:basedOn w:val="a3"/>
    <w:link w:val="a7"/>
    <w:rsid w:val="0097170C"/>
    <w:rPr>
      <w:rFonts w:ascii="Arial" w:hAnsi="Arial"/>
      <w:b/>
      <w:sz w:val="36"/>
    </w:rPr>
  </w:style>
  <w:style w:type="paragraph" w:customStyle="1" w:styleId="-1">
    <w:name w:val="제목-1"/>
    <w:basedOn w:val="af1"/>
    <w:autoRedefine/>
    <w:qFormat/>
    <w:rsid w:val="001D1A3B"/>
    <w:pPr>
      <w:numPr>
        <w:numId w:val="3"/>
      </w:numPr>
      <w:wordWrap w:val="0"/>
      <w:autoSpaceDE w:val="0"/>
      <w:autoSpaceDN w:val="0"/>
      <w:spacing w:line="240" w:lineRule="auto"/>
      <w:ind w:leftChars="0" w:left="426"/>
      <w:outlineLvl w:val="0"/>
    </w:pPr>
    <w:rPr>
      <w:rFonts w:cs="Times New Roman"/>
      <w:b/>
      <w:kern w:val="2"/>
      <w:sz w:val="28"/>
      <w:szCs w:val="24"/>
    </w:rPr>
  </w:style>
  <w:style w:type="paragraph" w:customStyle="1" w:styleId="-2">
    <w:name w:val="제목-2"/>
    <w:basedOn w:val="af1"/>
    <w:qFormat/>
    <w:rsid w:val="0097170C"/>
    <w:pPr>
      <w:numPr>
        <w:ilvl w:val="1"/>
        <w:numId w:val="3"/>
      </w:numPr>
      <w:wordWrap w:val="0"/>
      <w:autoSpaceDE w:val="0"/>
      <w:autoSpaceDN w:val="0"/>
      <w:spacing w:line="240" w:lineRule="auto"/>
      <w:ind w:leftChars="0" w:left="0"/>
      <w:outlineLvl w:val="1"/>
    </w:pPr>
    <w:rPr>
      <w:rFonts w:cs="Times New Roman"/>
      <w:b/>
      <w:kern w:val="2"/>
      <w:sz w:val="24"/>
      <w:szCs w:val="24"/>
    </w:rPr>
  </w:style>
  <w:style w:type="paragraph" w:customStyle="1" w:styleId="-3">
    <w:name w:val="제목-3"/>
    <w:basedOn w:val="af1"/>
    <w:link w:val="-3Char"/>
    <w:qFormat/>
    <w:rsid w:val="0097170C"/>
    <w:pPr>
      <w:numPr>
        <w:ilvl w:val="2"/>
        <w:numId w:val="3"/>
      </w:numPr>
      <w:wordWrap w:val="0"/>
      <w:autoSpaceDE w:val="0"/>
      <w:autoSpaceDN w:val="0"/>
      <w:spacing w:line="240" w:lineRule="auto"/>
      <w:ind w:leftChars="0" w:left="0"/>
      <w:outlineLvl w:val="2"/>
    </w:pPr>
    <w:rPr>
      <w:rFonts w:cs="Times New Roman"/>
      <w:b/>
      <w:sz w:val="22"/>
    </w:rPr>
  </w:style>
  <w:style w:type="paragraph" w:customStyle="1" w:styleId="a0">
    <w:name w:val="닷컴본문"/>
    <w:basedOn w:val="-3"/>
    <w:link w:val="Char9"/>
    <w:autoRedefine/>
    <w:qFormat/>
    <w:rsid w:val="0097170C"/>
    <w:pPr>
      <w:numPr>
        <w:ilvl w:val="3"/>
      </w:numPr>
      <w:ind w:left="1134" w:hanging="397"/>
      <w:outlineLvl w:val="9"/>
    </w:pPr>
    <w:rPr>
      <w:rFonts w:ascii="Calibri" w:hAnsi="Calibri" w:cs="Calibri"/>
      <w:b w:val="0"/>
    </w:rPr>
  </w:style>
  <w:style w:type="paragraph" w:customStyle="1" w:styleId="-10">
    <w:name w:val="닷컴제목-1"/>
    <w:basedOn w:val="-1"/>
    <w:qFormat/>
    <w:rsid w:val="0097170C"/>
  </w:style>
  <w:style w:type="paragraph" w:customStyle="1" w:styleId="-20">
    <w:name w:val="닷컴제목-2"/>
    <w:basedOn w:val="-2"/>
    <w:qFormat/>
    <w:rsid w:val="0097170C"/>
    <w:pPr>
      <w:ind w:leftChars="100" w:left="600" w:rightChars="100" w:right="100"/>
      <w:jc w:val="left"/>
    </w:pPr>
  </w:style>
  <w:style w:type="paragraph" w:customStyle="1" w:styleId="-30">
    <w:name w:val="닷컴제목-3"/>
    <w:basedOn w:val="-3"/>
    <w:qFormat/>
    <w:rsid w:val="0097170C"/>
  </w:style>
  <w:style w:type="paragraph" w:customStyle="1" w:styleId="21">
    <w:name w:val="스타일2"/>
    <w:basedOn w:val="a0"/>
    <w:link w:val="2Char0"/>
    <w:qFormat/>
    <w:rsid w:val="0097170C"/>
    <w:pPr>
      <w:numPr>
        <w:ilvl w:val="4"/>
      </w:numPr>
      <w:ind w:leftChars="100" w:left="2098" w:rightChars="100" w:right="100" w:hanging="284"/>
    </w:pPr>
  </w:style>
  <w:style w:type="character" w:customStyle="1" w:styleId="Char3">
    <w:name w:val="목록 단락 Char"/>
    <w:basedOn w:val="a3"/>
    <w:link w:val="af1"/>
    <w:uiPriority w:val="34"/>
    <w:rsid w:val="0097170C"/>
  </w:style>
  <w:style w:type="character" w:customStyle="1" w:styleId="-3Char">
    <w:name w:val="제목-3 Char"/>
    <w:basedOn w:val="Char3"/>
    <w:link w:val="-3"/>
    <w:rsid w:val="0097170C"/>
    <w:rPr>
      <w:rFonts w:cs="Times New Roman"/>
      <w:b/>
      <w:sz w:val="22"/>
    </w:rPr>
  </w:style>
  <w:style w:type="character" w:customStyle="1" w:styleId="Char9">
    <w:name w:val="닷컴본문 Char"/>
    <w:basedOn w:val="-3Char"/>
    <w:link w:val="a0"/>
    <w:rsid w:val="0097170C"/>
    <w:rPr>
      <w:rFonts w:ascii="Calibri" w:hAnsi="Calibri" w:cs="Calibri"/>
      <w:b w:val="0"/>
      <w:sz w:val="22"/>
    </w:rPr>
  </w:style>
  <w:style w:type="character" w:customStyle="1" w:styleId="2Char0">
    <w:name w:val="스타일2 Char"/>
    <w:basedOn w:val="Char9"/>
    <w:link w:val="21"/>
    <w:rsid w:val="0097170C"/>
    <w:rPr>
      <w:rFonts w:ascii="Calibri" w:hAnsi="Calibri" w:cs="Calibri"/>
      <w:b w:val="0"/>
      <w:sz w:val="22"/>
    </w:rPr>
  </w:style>
  <w:style w:type="character" w:customStyle="1" w:styleId="Char1">
    <w:name w:val="바닥글 Char"/>
    <w:basedOn w:val="a3"/>
    <w:link w:val="a9"/>
    <w:uiPriority w:val="99"/>
    <w:rsid w:val="0097170C"/>
  </w:style>
  <w:style w:type="character" w:customStyle="1" w:styleId="Char0">
    <w:name w:val="머리글 Char"/>
    <w:basedOn w:val="a3"/>
    <w:link w:val="a8"/>
    <w:rsid w:val="0097170C"/>
  </w:style>
  <w:style w:type="character" w:customStyle="1" w:styleId="1Char0">
    <w:name w:val="스타일1 Char"/>
    <w:basedOn w:val="Char3"/>
    <w:rsid w:val="0097170C"/>
    <w:rPr>
      <w:rFonts w:asciiTheme="minorEastAsia" w:eastAsiaTheme="minorEastAsia" w:hAnsiTheme="minorEastAsia"/>
    </w:rPr>
  </w:style>
  <w:style w:type="paragraph" w:customStyle="1" w:styleId="13">
    <w:name w:val="글머리1"/>
    <w:basedOn w:val="ab"/>
    <w:link w:val="1Char1"/>
    <w:qFormat/>
    <w:rsid w:val="0097170C"/>
    <w:pPr>
      <w:widowControl/>
      <w:spacing w:after="0"/>
      <w:ind w:left="1200" w:hanging="400"/>
      <w:jc w:val="left"/>
    </w:pPr>
    <w:rPr>
      <w:rFonts w:cs="Arial"/>
      <w:kern w:val="2"/>
      <w:szCs w:val="24"/>
    </w:rPr>
  </w:style>
  <w:style w:type="character" w:customStyle="1" w:styleId="1Char1">
    <w:name w:val="글머리1 Char"/>
    <w:basedOn w:val="Char3"/>
    <w:link w:val="13"/>
    <w:rsid w:val="0097170C"/>
    <w:rPr>
      <w:rFonts w:cs="Arial"/>
      <w:kern w:val="2"/>
      <w:szCs w:val="24"/>
    </w:rPr>
  </w:style>
  <w:style w:type="paragraph" w:customStyle="1" w:styleId="afb">
    <w:name w:val="네모(본문)"/>
    <w:basedOn w:val="a2"/>
    <w:link w:val="Chara"/>
    <w:qFormat/>
    <w:rsid w:val="00CC0F02"/>
    <w:pPr>
      <w:wordWrap w:val="0"/>
      <w:autoSpaceDE w:val="0"/>
      <w:autoSpaceDN w:val="0"/>
      <w:spacing w:line="276" w:lineRule="auto"/>
      <w:ind w:leftChars="478" w:left="851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Chara">
    <w:name w:val="네모(본문) Char"/>
    <w:link w:val="afb"/>
    <w:rsid w:val="00CC0F02"/>
    <w:rPr>
      <w:rFonts w:cs="Times New Roman"/>
      <w:spacing w:val="-16"/>
      <w:kern w:val="2"/>
      <w:sz w:val="21"/>
      <w:szCs w:val="21"/>
    </w:rPr>
  </w:style>
  <w:style w:type="paragraph" w:customStyle="1" w:styleId="a">
    <w:name w:val="표 순서"/>
    <w:basedOn w:val="af1"/>
    <w:qFormat/>
    <w:rsid w:val="00CC0F02"/>
    <w:pPr>
      <w:numPr>
        <w:numId w:val="6"/>
      </w:numPr>
      <w:wordWrap w:val="0"/>
      <w:autoSpaceDE w:val="0"/>
      <w:autoSpaceDN w:val="0"/>
      <w:spacing w:line="276" w:lineRule="auto"/>
      <w:ind w:leftChars="0" w:left="0"/>
      <w:jc w:val="left"/>
    </w:pPr>
    <w:rPr>
      <w:rFonts w:cs="Times New Roman"/>
      <w:spacing w:val="-16"/>
      <w:kern w:val="2"/>
      <w:sz w:val="21"/>
      <w:szCs w:val="21"/>
    </w:rPr>
  </w:style>
  <w:style w:type="paragraph" w:customStyle="1" w:styleId="a1">
    <w:name w:val="표_쩜"/>
    <w:basedOn w:val="af1"/>
    <w:link w:val="Charb"/>
    <w:qFormat/>
    <w:rsid w:val="00B64BCD"/>
    <w:pPr>
      <w:numPr>
        <w:numId w:val="29"/>
      </w:numPr>
      <w:wordWrap w:val="0"/>
      <w:autoSpaceDE w:val="0"/>
      <w:autoSpaceDN w:val="0"/>
      <w:spacing w:line="276" w:lineRule="auto"/>
      <w:ind w:leftChars="0" w:left="196" w:hanging="196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Charb">
    <w:name w:val="표_쩜 Char"/>
    <w:link w:val="a1"/>
    <w:rsid w:val="00B64BCD"/>
    <w:rPr>
      <w:rFonts w:cs="Times New Roman"/>
      <w:spacing w:val="-16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13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e-motion</dc:creator>
  <cp:keywords/>
  <dc:description/>
  <cp:lastModifiedBy>Windows 사용자</cp:lastModifiedBy>
  <cp:revision>850</cp:revision>
  <cp:lastPrinted>2005-03-11T02:27:00Z</cp:lastPrinted>
  <dcterms:created xsi:type="dcterms:W3CDTF">2019-03-25T09:39:00Z</dcterms:created>
  <dcterms:modified xsi:type="dcterms:W3CDTF">2019-04-05T09:58:00Z</dcterms:modified>
</cp:coreProperties>
</file>